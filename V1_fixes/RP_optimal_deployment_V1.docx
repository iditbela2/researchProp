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46976" behindDoc="0" locked="0" layoutInCell="1" allowOverlap="1" wp14:anchorId="31A4910F" wp14:editId="5A9E267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2F9618AC" w:rsidR="004F072C" w:rsidRPr="00A10451" w:rsidRDefault="000A4FE6" w:rsidP="00E87BA7">
      <w:pPr>
        <w:ind w:right="-2"/>
        <w:jc w:val="center"/>
        <w:rPr>
          <w:rFonts w:cs="David"/>
          <w:sz w:val="48"/>
          <w:szCs w:val="48"/>
        </w:rPr>
      </w:pPr>
      <w:bookmarkStart w:id="0" w:name="OLE_LINK184"/>
      <w:bookmarkStart w:id="1" w:name="OLE_LINK185"/>
      <w:commentRangeStart w:id="2"/>
      <w:r>
        <w:rPr>
          <w:rFonts w:cs="David"/>
          <w:sz w:val="48"/>
          <w:szCs w:val="48"/>
        </w:rPr>
        <w:t xml:space="preserve">Methods </w:t>
      </w:r>
      <w:commentRangeEnd w:id="2"/>
      <w:r w:rsidR="00DE46AF">
        <w:rPr>
          <w:rStyle w:val="CommentReference"/>
        </w:rPr>
        <w:commentReference w:id="2"/>
      </w:r>
      <w:r>
        <w:rPr>
          <w:rFonts w:cs="David"/>
          <w:sz w:val="48"/>
          <w:szCs w:val="48"/>
        </w:rPr>
        <w:t>for studying trade-offs of</w:t>
      </w:r>
      <w:r w:rsidR="00BD4EBE">
        <w:rPr>
          <w:rFonts w:cs="David"/>
          <w:sz w:val="48"/>
          <w:szCs w:val="48"/>
        </w:rPr>
        <w:t xml:space="preserve"> </w:t>
      </w:r>
      <w:r>
        <w:rPr>
          <w:rFonts w:cs="David"/>
          <w:sz w:val="48"/>
          <w:szCs w:val="48"/>
        </w:rPr>
        <w:t xml:space="preserve">heterogeneous </w:t>
      </w:r>
      <w:r w:rsidRPr="00A10451">
        <w:rPr>
          <w:rFonts w:cs="David" w:hint="cs"/>
          <w:sz w:val="48"/>
          <w:szCs w:val="48"/>
        </w:rPr>
        <w:t>sensor</w:t>
      </w:r>
      <w:r>
        <w:rPr>
          <w:rFonts w:cs="David"/>
          <w:sz w:val="48"/>
          <w:szCs w:val="48"/>
        </w:rPr>
        <w:t xml:space="preserve"> array</w:t>
      </w:r>
      <w:r w:rsidRPr="00A10451">
        <w:rPr>
          <w:rFonts w:cs="David" w:hint="cs"/>
          <w:sz w:val="48"/>
          <w:szCs w:val="48"/>
        </w:rPr>
        <w:t xml:space="preserve"> </w:t>
      </w:r>
      <w:r w:rsidR="004F072C" w:rsidRPr="00A10451">
        <w:rPr>
          <w:rFonts w:cs="David" w:hint="cs"/>
          <w:sz w:val="48"/>
          <w:szCs w:val="48"/>
        </w:rPr>
        <w:t xml:space="preserve">deployment </w:t>
      </w:r>
      <w:r w:rsidR="00A22FA5" w:rsidRPr="00A10451">
        <w:rPr>
          <w:rFonts w:cs="David" w:hint="cs"/>
          <w:sz w:val="48"/>
          <w:szCs w:val="48"/>
        </w:rPr>
        <w:t xml:space="preserve">for </w:t>
      </w:r>
      <w:r>
        <w:rPr>
          <w:rFonts w:cs="David"/>
          <w:sz w:val="48"/>
          <w:szCs w:val="48"/>
        </w:rPr>
        <w:t>o</w:t>
      </w:r>
      <w:r w:rsidRPr="000A4FE6">
        <w:rPr>
          <w:rFonts w:cs="David"/>
          <w:sz w:val="48"/>
          <w:szCs w:val="48"/>
        </w:rPr>
        <w:t xml:space="preserve">ptimal </w:t>
      </w:r>
      <w:r w:rsidR="00C93308">
        <w:rPr>
          <w:rFonts w:cs="David"/>
          <w:sz w:val="48"/>
          <w:szCs w:val="48"/>
        </w:rPr>
        <w:t>represent</w:t>
      </w:r>
      <w:r w:rsidR="00EA4E87">
        <w:rPr>
          <w:rFonts w:cs="David"/>
          <w:sz w:val="48"/>
          <w:szCs w:val="48"/>
        </w:rPr>
        <w:t>ation</w:t>
      </w:r>
      <w:r w:rsidR="00C93308">
        <w:rPr>
          <w:rFonts w:cs="David"/>
          <w:sz w:val="48"/>
          <w:szCs w:val="48"/>
        </w:rPr>
        <w:t xml:space="preserve"> </w:t>
      </w:r>
      <w:r w:rsidR="00EA4E87">
        <w:rPr>
          <w:rFonts w:cs="David"/>
          <w:sz w:val="48"/>
          <w:szCs w:val="48"/>
        </w:rPr>
        <w:t>of air pollution</w:t>
      </w:r>
      <w:r w:rsidR="00C93308">
        <w:rPr>
          <w:rFonts w:cs="David"/>
          <w:sz w:val="48"/>
          <w:szCs w:val="48"/>
        </w:rPr>
        <w:t xml:space="preserve"> and </w:t>
      </w:r>
      <w:r w:rsidR="008C01AE">
        <w:rPr>
          <w:rFonts w:cs="David"/>
          <w:sz w:val="48"/>
          <w:szCs w:val="48"/>
        </w:rPr>
        <w:t>its sources</w:t>
      </w:r>
    </w:p>
    <w:bookmarkEnd w:id="0"/>
    <w:bookmarkEnd w:id="1"/>
    <w:p w14:paraId="3E533FF5" w14:textId="6978BF9A" w:rsidR="00682A94" w:rsidRPr="00A10451" w:rsidRDefault="00682A94" w:rsidP="00E87BA7">
      <w:pPr>
        <w:ind w:right="-2"/>
        <w:jc w:val="center"/>
        <w:rPr>
          <w:rFonts w:cs="David"/>
        </w:rPr>
      </w:pPr>
    </w:p>
    <w:p w14:paraId="0810E7CF" w14:textId="13ACB23E" w:rsidR="00E937F9" w:rsidRPr="00A10451" w:rsidRDefault="00BD4EBE" w:rsidP="00EB5F3E">
      <w:pPr>
        <w:bidi/>
        <w:ind w:right="-2"/>
        <w:jc w:val="center"/>
        <w:rPr>
          <w:rFonts w:cs="David"/>
          <w:color w:val="000000" w:themeColor="text1"/>
          <w:sz w:val="28"/>
          <w:szCs w:val="28"/>
          <w:rtl/>
        </w:rPr>
      </w:pPr>
      <w:r>
        <w:rPr>
          <w:rFonts w:cs="David" w:hint="cs"/>
          <w:color w:val="000000" w:themeColor="text1"/>
          <w:sz w:val="28"/>
          <w:szCs w:val="28"/>
          <w:rtl/>
        </w:rPr>
        <w:t>שיטות ללמידת שקלול תמורות של</w:t>
      </w:r>
      <w:r w:rsidR="00635718" w:rsidRPr="00A10451">
        <w:rPr>
          <w:rFonts w:cs="David" w:hint="cs"/>
          <w:color w:val="000000" w:themeColor="text1"/>
          <w:sz w:val="28"/>
          <w:szCs w:val="28"/>
          <w:rtl/>
        </w:rPr>
        <w:t xml:space="preserve"> </w:t>
      </w:r>
      <w:r>
        <w:rPr>
          <w:rFonts w:cs="David" w:hint="cs"/>
          <w:color w:val="000000" w:themeColor="text1"/>
          <w:sz w:val="28"/>
          <w:szCs w:val="28"/>
          <w:rtl/>
        </w:rPr>
        <w:t xml:space="preserve">פריסת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Pr>
          <w:rFonts w:cs="David" w:hint="cs"/>
          <w:color w:val="000000" w:themeColor="text1"/>
          <w:sz w:val="28"/>
          <w:szCs w:val="28"/>
          <w:rtl/>
        </w:rPr>
        <w:t>מיטבי</w:t>
      </w:r>
      <w:r w:rsidR="00692804">
        <w:rPr>
          <w:rFonts w:cs="David" w:hint="cs"/>
          <w:color w:val="000000" w:themeColor="text1"/>
          <w:sz w:val="28"/>
          <w:szCs w:val="28"/>
          <w:rtl/>
        </w:rPr>
        <w:t xml:space="preserve"> של זיהום האוויר</w:t>
      </w:r>
      <w:r w:rsidR="008C01AE">
        <w:rPr>
          <w:rFonts w:cs="David"/>
          <w:color w:val="000000" w:themeColor="text1"/>
          <w:sz w:val="28"/>
          <w:szCs w:val="28"/>
        </w:rPr>
        <w:t xml:space="preserve"> </w:t>
      </w:r>
      <w:r w:rsidR="008C01AE">
        <w:rPr>
          <w:rFonts w:cs="David" w:hint="cs"/>
          <w:color w:val="000000" w:themeColor="text1"/>
          <w:sz w:val="28"/>
          <w:szCs w:val="28"/>
          <w:rtl/>
        </w:rPr>
        <w:t>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tl/>
        </w:rPr>
      </w:pPr>
      <w:r w:rsidRPr="00A10451">
        <w:rPr>
          <w:rFonts w:cs="David" w:hint="cs"/>
          <w:b/>
          <w:bCs/>
        </w:rPr>
        <w:t>Submitted by:</w:t>
      </w:r>
      <w:r w:rsidR="00BA1E5F" w:rsidRPr="00A10451">
        <w:rPr>
          <w:rFonts w:cs="David" w:hint="cs"/>
        </w:rPr>
        <w:t xml:space="preserve"> </w:t>
      </w:r>
      <w:bookmarkStart w:id="3" w:name="_GoBack"/>
      <w:bookmarkEnd w:id="3"/>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4" w:name="OLE_LINK1"/>
      <w:bookmarkStart w:id="5" w:name="OLE_LINK2"/>
      <w:r w:rsidR="00F0519B" w:rsidRPr="00A10451">
        <w:rPr>
          <w:rFonts w:cs="David" w:hint="cs"/>
        </w:rPr>
        <w:t xml:space="preserve"> </w:t>
      </w:r>
      <w:r w:rsidRPr="00A10451">
        <w:rPr>
          <w:rFonts w:cs="David" w:hint="cs"/>
        </w:rPr>
        <w:t xml:space="preserve">Associate Professor </w:t>
      </w:r>
      <w:bookmarkStart w:id="6" w:name="OLE_LINK186"/>
      <w:bookmarkStart w:id="7" w:name="OLE_LINK187"/>
      <w:bookmarkEnd w:id="4"/>
      <w:bookmarkEnd w:id="5"/>
      <w:r w:rsidRPr="00A10451">
        <w:rPr>
          <w:rFonts w:cs="David" w:hint="cs"/>
        </w:rPr>
        <w:t xml:space="preserve">Barak </w:t>
      </w:r>
      <w:proofErr w:type="spellStart"/>
      <w:r w:rsidRPr="00A10451">
        <w:rPr>
          <w:rFonts w:cs="David" w:hint="cs"/>
        </w:rPr>
        <w:t>Fishbain</w:t>
      </w:r>
      <w:bookmarkEnd w:id="6"/>
      <w:bookmarkEnd w:id="7"/>
      <w:proofErr w:type="spellEnd"/>
      <w:r w:rsidR="00902D52" w:rsidRPr="00A10451">
        <w:rPr>
          <w:rFonts w:cs="David" w:hint="cs"/>
        </w:rPr>
        <w:t xml:space="preserve">, </w:t>
      </w:r>
      <w:r w:rsidRPr="00A10451">
        <w:rPr>
          <w:rFonts w:cs="David" w:hint="cs"/>
        </w:rPr>
        <w:t xml:space="preserve">Associate Professor </w:t>
      </w:r>
      <w:bookmarkStart w:id="8" w:name="OLE_LINK188"/>
      <w:bookmarkStart w:id="9" w:name="OLE_LINK189"/>
      <w:r w:rsidRPr="00A10451">
        <w:rPr>
          <w:rFonts w:cs="David" w:hint="cs"/>
        </w:rPr>
        <w:t>Shai Kendler</w:t>
      </w:r>
      <w:bookmarkEnd w:id="8"/>
      <w:bookmarkEnd w:id="9"/>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4F6DA60F" w14:textId="77777777"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lastRenderedPageBreak/>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E2096D5" w14:textId="1D3DD94C" w:rsidR="006C67B2" w:rsidRPr="00C93CAE" w:rsidRDefault="006C67B2" w:rsidP="00E87BA7">
      <w:pPr>
        <w:ind w:right="-2"/>
        <w:rPr>
          <w:rFonts w:cs="David"/>
          <w:color w:val="000000" w:themeColor="text1"/>
        </w:rPr>
      </w:pPr>
      <w:bookmarkStart w:id="10" w:name="OLE_LINK182"/>
      <w:bookmarkStart w:id="11" w:name="OLE_LINK183"/>
      <w:bookmarkStart w:id="12" w:name="OLE_LINK118"/>
      <w:bookmarkStart w:id="13" w:name="OLE_LINK119"/>
      <w:commentRangeStart w:id="14"/>
      <w:r w:rsidRPr="00C93CAE">
        <w:rPr>
          <w:rFonts w:cs="David"/>
          <w:color w:val="000000" w:themeColor="text1"/>
        </w:rPr>
        <w:t>Adequate monitoring of ambient air pollution is needed 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Pr>
          <w:rFonts w:cs="David"/>
          <w:color w:val="000000" w:themeColor="text1"/>
        </w:rPr>
        <w:t>to</w:t>
      </w:r>
      <w:r w:rsidRPr="00C93CAE">
        <w:rPr>
          <w:rFonts w:cs="David"/>
          <w:color w:val="000000" w:themeColor="text1"/>
        </w:rPr>
        <w:t xml:space="preserve"> </w:t>
      </w:r>
      <w:r w:rsidRPr="00B40B29">
        <w:rPr>
          <w:rFonts w:cs="David"/>
          <w:color w:val="000000" w:themeColor="text1"/>
        </w:rPr>
        <w:t>regulation</w:t>
      </w:r>
      <w:r w:rsidRPr="006C67B2">
        <w:rPr>
          <w:rFonts w:cs="David"/>
          <w:color w:val="000000" w:themeColor="text1"/>
        </w:rPr>
        <w:t xml:space="preserve"> </w:t>
      </w:r>
      <w:r w:rsidRPr="00C93CAE">
        <w:rPr>
          <w:rFonts w:cs="David"/>
          <w:color w:val="000000" w:themeColor="text1"/>
        </w:rPr>
        <w:t xml:space="preserve">industrial activities, 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w:t>
      </w:r>
      <w:r>
        <w:rPr>
          <w:rFonts w:cs="David"/>
          <w:color w:val="000000" w:themeColor="text1"/>
        </w:rPr>
        <w:t>at different times</w:t>
      </w:r>
      <w:r w:rsidRPr="00C93CAE">
        <w:rPr>
          <w:rFonts w:cs="David"/>
          <w:color w:val="000000" w:themeColor="text1"/>
        </w:rPr>
        <w:t xml:space="preserve">,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a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a larger area and obtaining a finer spatial and </w:t>
      </w:r>
      <w:commentRangeEnd w:id="14"/>
      <w:r>
        <w:rPr>
          <w:rStyle w:val="CommentReference"/>
        </w:rPr>
        <w:commentReference w:id="14"/>
      </w:r>
      <w:r w:rsidRPr="00C93CAE">
        <w:rPr>
          <w:rFonts w:cs="David"/>
          <w:color w:val="000000" w:themeColor="text1"/>
        </w:rPr>
        <w:t xml:space="preserve">temporal resolution of measurements than the standard methodology, but certainly poses a new challenge – finding the optimal way to deploy it while keeping operational costs low. </w:t>
      </w:r>
    </w:p>
    <w:bookmarkEnd w:id="12"/>
    <w:bookmarkEnd w:id="13"/>
    <w:p w14:paraId="5B2FA507" w14:textId="103DE58C" w:rsidR="00BF5DBC" w:rsidRDefault="00E3616C" w:rsidP="00E87BA7">
      <w:pPr>
        <w:ind w:right="-2"/>
        <w:rPr>
          <w:rFonts w:cs="David"/>
          <w:color w:val="000000" w:themeColor="text1"/>
        </w:rPr>
      </w:pPr>
      <w:r w:rsidRPr="00C61461">
        <w:rPr>
          <w:rFonts w:cs="David" w:hint="cs"/>
          <w:color w:val="000000" w:themeColor="text1"/>
        </w:rPr>
        <w:t xml:space="preserve">The following proposal </w:t>
      </w:r>
      <w:bookmarkStart w:id="15" w:name="OLE_LINK164"/>
      <w:bookmarkStart w:id="16" w:name="OLE_LINK165"/>
      <w:r w:rsidR="00582174">
        <w:rPr>
          <w:rFonts w:cs="David"/>
          <w:color w:val="000000" w:themeColor="text1"/>
        </w:rPr>
        <w:t>offers</w:t>
      </w:r>
      <w:r w:rsidRPr="00C61461">
        <w:rPr>
          <w:rFonts w:cs="David" w:hint="cs"/>
          <w:color w:val="000000" w:themeColor="text1"/>
        </w:rPr>
        <w:t xml:space="preserve"> </w:t>
      </w:r>
      <w:bookmarkEnd w:id="15"/>
      <w:bookmarkEnd w:id="16"/>
      <w:r w:rsidRPr="00C61461">
        <w:rPr>
          <w:rFonts w:cs="David" w:hint="cs"/>
          <w:color w:val="000000" w:themeColor="text1"/>
        </w:rPr>
        <w:t>a multi-objective optimization model</w:t>
      </w:r>
      <w:r w:rsidR="008E3823">
        <w:rPr>
          <w:rFonts w:cs="David"/>
          <w:color w:val="000000" w:themeColor="text1"/>
        </w:rPr>
        <w:t>,</w:t>
      </w:r>
      <w:r w:rsidRPr="00C61461">
        <w:rPr>
          <w:rFonts w:cs="David" w:hint="cs"/>
          <w:color w:val="000000" w:themeColor="text1"/>
        </w:rPr>
        <w:t xml:space="preserve"> </w:t>
      </w:r>
      <w:r w:rsidR="00EC3A76">
        <w:rPr>
          <w:rFonts w:cs="David"/>
          <w:color w:val="000000" w:themeColor="text1"/>
        </w:rPr>
        <w:t xml:space="preserve">coupled with </w:t>
      </w:r>
      <w:r w:rsidR="00D10425">
        <w:rPr>
          <w:rFonts w:cs="David"/>
          <w:color w:val="000000" w:themeColor="text1"/>
        </w:rPr>
        <w:t>air pollution</w:t>
      </w:r>
      <w:r w:rsidR="00522327">
        <w:rPr>
          <w:rFonts w:cs="David"/>
          <w:color w:val="000000" w:themeColor="text1"/>
        </w:rPr>
        <w:t xml:space="preserve">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Pr="00C61461">
        <w:rPr>
          <w:rFonts w:cs="David" w:hint="cs"/>
          <w:color w:val="000000" w:themeColor="text1"/>
        </w:rPr>
        <w:t xml:space="preserve">for </w:t>
      </w:r>
      <w:r w:rsidR="00D10425">
        <w:rPr>
          <w:rFonts w:cs="David"/>
          <w:color w:val="000000" w:themeColor="text1"/>
        </w:rPr>
        <w:t xml:space="preserve">studying the trade-offs related to </w:t>
      </w:r>
      <w:r w:rsidRPr="00C61461">
        <w:rPr>
          <w:rFonts w:cs="David" w:hint="cs"/>
          <w:color w:val="000000" w:themeColor="text1"/>
        </w:rPr>
        <w:t xml:space="preserve">the deployment of </w:t>
      </w:r>
      <w:r w:rsidRPr="00C61461">
        <w:rPr>
          <w:rFonts w:cs="David"/>
          <w:color w:val="000000" w:themeColor="text1"/>
        </w:rPr>
        <w:t>WDESN</w:t>
      </w:r>
      <w:r w:rsidR="00D86B61">
        <w:rPr>
          <w:rFonts w:cs="David"/>
          <w:color w:val="000000" w:themeColor="text1"/>
        </w:rPr>
        <w:t xml:space="preserve"> in a site with a complex source term and changing climatic conditions</w:t>
      </w:r>
      <w:r w:rsidR="004A788B">
        <w:rPr>
          <w:rFonts w:cs="David"/>
          <w:color w:val="000000" w:themeColor="text1"/>
        </w:rPr>
        <w:t>. The basic model</w:t>
      </w:r>
      <w:r w:rsidRPr="00C61461">
        <w:rPr>
          <w:rFonts w:cs="David" w:hint="cs"/>
          <w:color w:val="000000" w:themeColor="text1"/>
        </w:rPr>
        <w:t xml:space="preserve"> aim</w:t>
      </w:r>
      <w:r w:rsidR="004A788B">
        <w:rPr>
          <w:rFonts w:cs="David"/>
          <w:color w:val="000000" w:themeColor="text1"/>
        </w:rPr>
        <w:t>s</w:t>
      </w:r>
      <w:r w:rsidRPr="00C61461">
        <w:rPr>
          <w:rFonts w:cs="David" w:hint="cs"/>
          <w:color w:val="000000" w:themeColor="text1"/>
        </w:rPr>
        <w:t xml:space="preserve"> at </w:t>
      </w:r>
      <w:r w:rsidRPr="00C61461">
        <w:rPr>
          <w:rFonts w:cs="David"/>
          <w:color w:val="000000" w:themeColor="text1"/>
        </w:rPr>
        <w:t>finding a protocol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6D5882">
        <w:t xml:space="preserve">pairwise Euclidean distance (PED) between the sensor network potential readings for a different number of active </w:t>
      </w:r>
      <w:r w:rsidR="00544B5A">
        <w:t xml:space="preserve">sources. </w:t>
      </w:r>
      <w:r w:rsidR="002F660C">
        <w:rPr>
          <w:rFonts w:asciiTheme="majorBidi" w:hAnsiTheme="majorBidi" w:cstheme="majorBidi"/>
        </w:rPr>
        <w:t xml:space="preserve">Three 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the sensitivity of the network to changes in the source term</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considering a change in weather 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BF5DBC">
        <w:rPr>
          <w:rFonts w:cs="David"/>
          <w:color w:val="000000" w:themeColor="text1"/>
        </w:rPr>
        <w:t xml:space="preserve">. </w:t>
      </w:r>
    </w:p>
    <w:p w14:paraId="77DBF6EA" w14:textId="44F43B5B" w:rsidR="00E34EA0" w:rsidRPr="008F15EF" w:rsidRDefault="00C545F0" w:rsidP="00E87BA7">
      <w:pPr>
        <w:ind w:right="-2"/>
        <w:rPr>
          <w:rFonts w:cs="David"/>
          <w:color w:val="000000"/>
        </w:rPr>
      </w:pPr>
      <w:r>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hint="cs"/>
          <w:noProof/>
        </w:rPr>
      </w:sdtEndPr>
      <w:sdtContent>
        <w:p w14:paraId="24DDFB19" w14:textId="0243F64E" w:rsidR="00EF1A3E" w:rsidRPr="00E87BA7" w:rsidRDefault="00EF1A3E" w:rsidP="00E87BA7">
          <w:pPr>
            <w:pStyle w:val="TOCHeading"/>
            <w:numPr>
              <w:ilvl w:val="0"/>
              <w:numId w:val="0"/>
            </w:numPr>
            <w:spacing w:line="240" w:lineRule="auto"/>
            <w:ind w:left="432" w:hanging="432"/>
            <w:rPr>
              <w:rFonts w:ascii="David" w:hAnsi="David" w:cs="David"/>
              <w:color w:val="000000" w:themeColor="text1"/>
              <w:sz w:val="24"/>
              <w:szCs w:val="24"/>
            </w:rPr>
          </w:pPr>
          <w:r w:rsidRPr="00EF1A3E">
            <w:rPr>
              <w:rFonts w:ascii="David" w:hAnsi="David" w:cs="David" w:hint="cs"/>
              <w:color w:val="000000" w:themeColor="text1"/>
            </w:rPr>
            <w:t>Table of Contents</w:t>
          </w:r>
        </w:p>
        <w:p w14:paraId="0DF934A5" w14:textId="674AE126" w:rsidR="009D3D3A" w:rsidRDefault="00EF1A3E" w:rsidP="00E87BA7">
          <w:pPr>
            <w:pStyle w:val="TOC1"/>
            <w:rPr>
              <w:rFonts w:eastAsiaTheme="minorEastAsia" w:cstheme="minorBidi"/>
              <w:b w:val="0"/>
              <w:bCs w:val="0"/>
              <w:i w:val="0"/>
              <w:iCs w:val="0"/>
              <w:noProof/>
              <w:rtl/>
            </w:rPr>
          </w:pPr>
          <w:r w:rsidRPr="00181AA9">
            <w:rPr>
              <w:rFonts w:hint="cs"/>
              <w:i w:val="0"/>
              <w:iCs w:val="0"/>
            </w:rPr>
            <w:fldChar w:fldCharType="begin"/>
          </w:r>
          <w:r w:rsidRPr="00181AA9">
            <w:rPr>
              <w:rFonts w:hint="cs"/>
              <w:i w:val="0"/>
              <w:iCs w:val="0"/>
            </w:rPr>
            <w:instrText xml:space="preserve"> TOC \o "1-3" \h \z \u </w:instrText>
          </w:r>
          <w:r w:rsidRPr="00181AA9">
            <w:rPr>
              <w:rFonts w:hint="cs"/>
              <w:i w:val="0"/>
              <w:iCs w:val="0"/>
            </w:rPr>
            <w:fldChar w:fldCharType="separate"/>
          </w:r>
          <w:hyperlink w:anchor="_Toc13776978" w:history="1">
            <w:r w:rsidR="009D3D3A" w:rsidRPr="009A565C">
              <w:rPr>
                <w:rStyle w:val="Hyperlink"/>
                <w:rFonts w:eastAsiaTheme="minorHAnsi"/>
                <w:noProof/>
              </w:rPr>
              <w:t>1</w:t>
            </w:r>
            <w:r w:rsidR="009D3D3A">
              <w:rPr>
                <w:rFonts w:eastAsiaTheme="minorEastAsia" w:cstheme="minorBidi"/>
                <w:b w:val="0"/>
                <w:bCs w:val="0"/>
                <w:i w:val="0"/>
                <w:iCs w:val="0"/>
                <w:noProof/>
                <w:rtl/>
              </w:rPr>
              <w:tab/>
            </w:r>
            <w:r w:rsidR="009D3D3A" w:rsidRPr="009A565C">
              <w:rPr>
                <w:rStyle w:val="Hyperlink"/>
                <w:noProof/>
              </w:rPr>
              <w:t>Introduction</w:t>
            </w:r>
            <w:r w:rsidR="009D3D3A">
              <w:rPr>
                <w:noProof/>
                <w:webHidden/>
                <w:rtl/>
              </w:rPr>
              <w:tab/>
            </w:r>
            <w:r w:rsidR="009D3D3A">
              <w:rPr>
                <w:noProof/>
                <w:webHidden/>
                <w:rtl/>
              </w:rPr>
              <w:fldChar w:fldCharType="begin"/>
            </w:r>
            <w:r w:rsidR="009D3D3A">
              <w:rPr>
                <w:noProof/>
                <w:webHidden/>
                <w:rtl/>
              </w:rPr>
              <w:instrText xml:space="preserve"> </w:instrText>
            </w:r>
            <w:r w:rsidR="009D3D3A">
              <w:rPr>
                <w:noProof/>
                <w:webHidden/>
              </w:rPr>
              <w:instrText>PAGEREF</w:instrText>
            </w:r>
            <w:r w:rsidR="009D3D3A">
              <w:rPr>
                <w:noProof/>
                <w:webHidden/>
                <w:rtl/>
              </w:rPr>
              <w:instrText xml:space="preserve"> _</w:instrText>
            </w:r>
            <w:r w:rsidR="009D3D3A">
              <w:rPr>
                <w:noProof/>
                <w:webHidden/>
              </w:rPr>
              <w:instrText>Toc13776978 \h</w:instrText>
            </w:r>
            <w:r w:rsidR="009D3D3A">
              <w:rPr>
                <w:noProof/>
                <w:webHidden/>
                <w:rtl/>
              </w:rPr>
              <w:instrText xml:space="preserve"> </w:instrText>
            </w:r>
            <w:r w:rsidR="009D3D3A">
              <w:rPr>
                <w:noProof/>
                <w:webHidden/>
                <w:rtl/>
              </w:rPr>
            </w:r>
            <w:r w:rsidR="009D3D3A">
              <w:rPr>
                <w:noProof/>
                <w:webHidden/>
                <w:rtl/>
              </w:rPr>
              <w:fldChar w:fldCharType="separate"/>
            </w:r>
            <w:r w:rsidR="009D3D3A">
              <w:rPr>
                <w:noProof/>
                <w:webHidden/>
                <w:rtl/>
              </w:rPr>
              <w:t>1</w:t>
            </w:r>
            <w:r w:rsidR="009D3D3A">
              <w:rPr>
                <w:noProof/>
                <w:webHidden/>
                <w:rtl/>
              </w:rPr>
              <w:fldChar w:fldCharType="end"/>
            </w:r>
          </w:hyperlink>
        </w:p>
        <w:p w14:paraId="2C65565D" w14:textId="2131DD86" w:rsidR="009D3D3A" w:rsidRDefault="009D3D3A" w:rsidP="00E87BA7">
          <w:pPr>
            <w:pStyle w:val="TOC2"/>
            <w:rPr>
              <w:rFonts w:eastAsiaTheme="minorEastAsia" w:cstheme="minorBidi"/>
              <w:b w:val="0"/>
              <w:bCs w:val="0"/>
              <w:noProof/>
              <w:sz w:val="24"/>
              <w:szCs w:val="24"/>
              <w:rtl/>
            </w:rPr>
          </w:pPr>
          <w:hyperlink w:anchor="_Toc13776979" w:history="1">
            <w:r w:rsidRPr="009A565C">
              <w:rPr>
                <w:rStyle w:val="Hyperlink"/>
                <w:noProof/>
              </w:rPr>
              <w:t>1.1</w:t>
            </w:r>
            <w:r>
              <w:rPr>
                <w:rFonts w:eastAsiaTheme="minorEastAsia" w:cstheme="minorBidi"/>
                <w:b w:val="0"/>
                <w:bCs w:val="0"/>
                <w:noProof/>
                <w:sz w:val="24"/>
                <w:szCs w:val="24"/>
                <w:rtl/>
              </w:rPr>
              <w:tab/>
            </w:r>
            <w:r w:rsidRPr="009A565C">
              <w:rPr>
                <w:rStyle w:val="Hyperlink"/>
                <w:noProof/>
              </w:rPr>
              <w:t>Air pollution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Toc13776979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6AEFF02" w14:textId="2F104C2F" w:rsidR="009D3D3A" w:rsidRDefault="009D3D3A" w:rsidP="00E87BA7">
          <w:pPr>
            <w:pStyle w:val="TOC2"/>
            <w:tabs>
              <w:tab w:val="left" w:pos="2384"/>
            </w:tabs>
            <w:rPr>
              <w:rFonts w:eastAsiaTheme="minorEastAsia" w:cstheme="minorBidi"/>
              <w:b w:val="0"/>
              <w:bCs w:val="0"/>
              <w:noProof/>
              <w:sz w:val="24"/>
              <w:szCs w:val="24"/>
              <w:rtl/>
            </w:rPr>
          </w:pPr>
          <w:hyperlink w:anchor="_Toc13776980" w:history="1">
            <w:r w:rsidRPr="009A565C">
              <w:rPr>
                <w:rStyle w:val="Hyperlink"/>
                <w:noProof/>
              </w:rPr>
              <w:t>1.2</w:t>
            </w:r>
            <w:r>
              <w:rPr>
                <w:rFonts w:eastAsiaTheme="minorEastAsia" w:cstheme="minorBidi"/>
                <w:b w:val="0"/>
                <w:bCs w:val="0"/>
                <w:noProof/>
                <w:sz w:val="24"/>
                <w:szCs w:val="24"/>
                <w:rtl/>
              </w:rPr>
              <w:tab/>
            </w:r>
            <w:r w:rsidRPr="009A565C">
              <w:rPr>
                <w:rStyle w:val="Hyperlink"/>
                <w:noProof/>
              </w:rPr>
              <w:t>Monitoring air pollution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279C5AB" w14:textId="7C045E8F" w:rsidR="009D3D3A" w:rsidRDefault="009D3D3A" w:rsidP="00E87BA7">
          <w:pPr>
            <w:pStyle w:val="TOC2"/>
            <w:tabs>
              <w:tab w:val="left" w:pos="3530"/>
            </w:tabs>
            <w:rPr>
              <w:rFonts w:eastAsiaTheme="minorEastAsia" w:cstheme="minorBidi"/>
              <w:b w:val="0"/>
              <w:bCs w:val="0"/>
              <w:noProof/>
              <w:sz w:val="24"/>
              <w:szCs w:val="24"/>
              <w:rtl/>
            </w:rPr>
          </w:pPr>
          <w:hyperlink w:anchor="_Toc13776981" w:history="1">
            <w:r w:rsidRPr="009A565C">
              <w:rPr>
                <w:rStyle w:val="Hyperlink"/>
                <w:noProof/>
              </w:rPr>
              <w:t>1.3</w:t>
            </w:r>
            <w:r>
              <w:rPr>
                <w:rFonts w:eastAsiaTheme="minorEastAsia" w:cstheme="minorBidi"/>
                <w:b w:val="0"/>
                <w:bCs w:val="0"/>
                <w:noProof/>
                <w:sz w:val="24"/>
                <w:szCs w:val="24"/>
                <w:rtl/>
              </w:rPr>
              <w:tab/>
            </w:r>
            <w:r w:rsidRPr="009A565C">
              <w:rPr>
                <w:rStyle w:val="Hyperlink"/>
                <w:noProof/>
              </w:rPr>
              <w:t>Air pollution representation in space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54A11812" w14:textId="758F3FD2" w:rsidR="009D3D3A" w:rsidRDefault="009D3D3A" w:rsidP="00E87BA7">
          <w:pPr>
            <w:pStyle w:val="TOC2"/>
            <w:tabs>
              <w:tab w:val="left" w:pos="2331"/>
            </w:tabs>
            <w:rPr>
              <w:rFonts w:eastAsiaTheme="minorEastAsia" w:cstheme="minorBidi"/>
              <w:b w:val="0"/>
              <w:bCs w:val="0"/>
              <w:noProof/>
              <w:sz w:val="24"/>
              <w:szCs w:val="24"/>
              <w:rtl/>
            </w:rPr>
          </w:pPr>
          <w:hyperlink w:anchor="_Toc13776982" w:history="1">
            <w:r w:rsidRPr="009A565C">
              <w:rPr>
                <w:rStyle w:val="Hyperlink"/>
                <w:noProof/>
              </w:rPr>
              <w:t>1.4</w:t>
            </w:r>
            <w:r>
              <w:rPr>
                <w:rFonts w:eastAsiaTheme="minorEastAsia" w:cstheme="minorBidi"/>
                <w:b w:val="0"/>
                <w:bCs w:val="0"/>
                <w:noProof/>
                <w:sz w:val="24"/>
                <w:szCs w:val="24"/>
                <w:rtl/>
              </w:rPr>
              <w:tab/>
            </w:r>
            <w:r w:rsidRPr="009A565C">
              <w:rPr>
                <w:rStyle w:val="Hyperlink"/>
                <w:noProof/>
              </w:rPr>
              <w:t>Source term estimation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Toc13776982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3255A68" w14:textId="52CE7046" w:rsidR="009D3D3A" w:rsidRDefault="009D3D3A" w:rsidP="00E87BA7">
          <w:pPr>
            <w:pStyle w:val="TOC2"/>
            <w:rPr>
              <w:rFonts w:eastAsiaTheme="minorEastAsia" w:cstheme="minorBidi"/>
              <w:b w:val="0"/>
              <w:bCs w:val="0"/>
              <w:noProof/>
              <w:sz w:val="24"/>
              <w:szCs w:val="24"/>
              <w:rtl/>
            </w:rPr>
          </w:pPr>
          <w:hyperlink w:anchor="_Toc13776983" w:history="1">
            <w:r w:rsidRPr="009A565C">
              <w:rPr>
                <w:rStyle w:val="Hyperlink"/>
                <w:noProof/>
              </w:rPr>
              <w:t>1.5</w:t>
            </w:r>
            <w:r>
              <w:rPr>
                <w:rFonts w:eastAsiaTheme="minorEastAsia" w:cstheme="minorBidi"/>
                <w:b w:val="0"/>
                <w:bCs w:val="0"/>
                <w:noProof/>
                <w:sz w:val="24"/>
                <w:szCs w:val="24"/>
                <w:rtl/>
              </w:rPr>
              <w:tab/>
            </w:r>
            <w:r w:rsidRPr="009A565C">
              <w:rPr>
                <w:rStyle w:val="Hyperlink"/>
                <w:noProof/>
              </w:rPr>
              <w:t>Network deployment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B0A28E4" w14:textId="57C977AC" w:rsidR="009D3D3A" w:rsidRDefault="009D3D3A" w:rsidP="00E87BA7">
          <w:pPr>
            <w:pStyle w:val="TOC1"/>
            <w:tabs>
              <w:tab w:val="left" w:pos="3580"/>
            </w:tabs>
            <w:rPr>
              <w:rFonts w:eastAsiaTheme="minorEastAsia" w:cstheme="minorBidi"/>
              <w:b w:val="0"/>
              <w:bCs w:val="0"/>
              <w:i w:val="0"/>
              <w:iCs w:val="0"/>
              <w:noProof/>
              <w:rtl/>
            </w:rPr>
          </w:pPr>
          <w:hyperlink w:anchor="_Toc13776984" w:history="1">
            <w:r w:rsidRPr="009A565C">
              <w:rPr>
                <w:rStyle w:val="Hyperlink"/>
                <w:noProof/>
              </w:rPr>
              <w:t>2</w:t>
            </w:r>
            <w:r>
              <w:rPr>
                <w:rFonts w:eastAsiaTheme="minorEastAsia" w:cstheme="minorBidi"/>
                <w:b w:val="0"/>
                <w:bCs w:val="0"/>
                <w:i w:val="0"/>
                <w:iCs w:val="0"/>
                <w:noProof/>
                <w:rtl/>
              </w:rPr>
              <w:tab/>
            </w:r>
            <w:r w:rsidRPr="009A565C">
              <w:rPr>
                <w:rStyle w:val="Hyperlink"/>
                <w:noProof/>
              </w:rPr>
              <w:t>Research hypothesis and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FCF75E4" w14:textId="770A96D3" w:rsidR="009D3D3A" w:rsidRDefault="009D3D3A" w:rsidP="00E87BA7">
          <w:pPr>
            <w:pStyle w:val="TOC2"/>
            <w:rPr>
              <w:rFonts w:eastAsiaTheme="minorEastAsia" w:cstheme="minorBidi"/>
              <w:b w:val="0"/>
              <w:bCs w:val="0"/>
              <w:noProof/>
              <w:sz w:val="24"/>
              <w:szCs w:val="24"/>
              <w:rtl/>
            </w:rPr>
          </w:pPr>
          <w:hyperlink w:anchor="_Toc13776985" w:history="1">
            <w:r w:rsidRPr="009A565C">
              <w:rPr>
                <w:rStyle w:val="Hyperlink"/>
                <w:noProof/>
              </w:rPr>
              <w:t>2.1</w:t>
            </w:r>
            <w:r>
              <w:rPr>
                <w:rFonts w:eastAsiaTheme="minorEastAsia" w:cstheme="minorBidi"/>
                <w:b w:val="0"/>
                <w:bCs w:val="0"/>
                <w:noProof/>
                <w:sz w:val="24"/>
                <w:szCs w:val="24"/>
                <w:rtl/>
              </w:rPr>
              <w:tab/>
            </w:r>
            <w:r w:rsidRPr="009A565C">
              <w:rPr>
                <w:rStyle w:val="Hyperlink"/>
                <w:noProof/>
              </w:rPr>
              <w:t>Research hypothesis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4EA751B" w14:textId="6FFBFFCF" w:rsidR="009D3D3A" w:rsidRDefault="009D3D3A" w:rsidP="00E87BA7">
          <w:pPr>
            <w:pStyle w:val="TOC2"/>
            <w:rPr>
              <w:rFonts w:eastAsiaTheme="minorEastAsia" w:cstheme="minorBidi"/>
              <w:b w:val="0"/>
              <w:bCs w:val="0"/>
              <w:noProof/>
              <w:sz w:val="24"/>
              <w:szCs w:val="24"/>
              <w:rtl/>
            </w:rPr>
          </w:pPr>
          <w:hyperlink w:anchor="_Toc13776986" w:history="1">
            <w:r w:rsidRPr="009A565C">
              <w:rPr>
                <w:rStyle w:val="Hyperlink"/>
                <w:noProof/>
              </w:rPr>
              <w:t>2.2</w:t>
            </w:r>
            <w:r>
              <w:rPr>
                <w:rFonts w:eastAsiaTheme="minorEastAsia" w:cstheme="minorBidi"/>
                <w:b w:val="0"/>
                <w:bCs w:val="0"/>
                <w:noProof/>
                <w:sz w:val="24"/>
                <w:szCs w:val="24"/>
                <w:rtl/>
              </w:rPr>
              <w:tab/>
            </w:r>
            <w:r w:rsidRPr="009A565C">
              <w:rPr>
                <w:rStyle w:val="Hyperlink"/>
                <w:noProof/>
              </w:rPr>
              <w:t>Research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19B7F5F" w14:textId="7E45F8ED" w:rsidR="009D3D3A" w:rsidRDefault="009D3D3A" w:rsidP="00E87BA7">
          <w:pPr>
            <w:pStyle w:val="TOC1"/>
            <w:tabs>
              <w:tab w:val="left" w:pos="2252"/>
            </w:tabs>
            <w:rPr>
              <w:rFonts w:eastAsiaTheme="minorEastAsia" w:cstheme="minorBidi"/>
              <w:b w:val="0"/>
              <w:bCs w:val="0"/>
              <w:i w:val="0"/>
              <w:iCs w:val="0"/>
              <w:noProof/>
              <w:rtl/>
            </w:rPr>
          </w:pPr>
          <w:hyperlink w:anchor="_Toc13776987" w:history="1">
            <w:r w:rsidRPr="009A565C">
              <w:rPr>
                <w:rStyle w:val="Hyperlink"/>
                <w:noProof/>
              </w:rPr>
              <w:t>3</w:t>
            </w:r>
            <w:r>
              <w:rPr>
                <w:rFonts w:eastAsiaTheme="minorEastAsia" w:cstheme="minorBidi"/>
                <w:b w:val="0"/>
                <w:bCs w:val="0"/>
                <w:i w:val="0"/>
                <w:iCs w:val="0"/>
                <w:noProof/>
                <w:rtl/>
              </w:rPr>
              <w:tab/>
            </w:r>
            <w:r w:rsidRPr="009A565C">
              <w:rPr>
                <w:rStyle w:val="Hyperlink"/>
                <w:noProof/>
              </w:rPr>
              <w:t>Research contribution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5725560" w14:textId="3690C6EA" w:rsidR="009D3D3A" w:rsidRDefault="009D3D3A" w:rsidP="00E87BA7">
          <w:pPr>
            <w:pStyle w:val="TOC1"/>
            <w:tabs>
              <w:tab w:val="left" w:pos="1920"/>
            </w:tabs>
            <w:rPr>
              <w:rFonts w:eastAsiaTheme="minorEastAsia" w:cstheme="minorBidi"/>
              <w:b w:val="0"/>
              <w:bCs w:val="0"/>
              <w:i w:val="0"/>
              <w:iCs w:val="0"/>
              <w:noProof/>
              <w:rtl/>
            </w:rPr>
          </w:pPr>
          <w:hyperlink w:anchor="_Toc13776988" w:history="1">
            <w:r w:rsidRPr="009A565C">
              <w:rPr>
                <w:rStyle w:val="Hyperlink"/>
                <w:noProof/>
              </w:rPr>
              <w:t>4</w:t>
            </w:r>
            <w:r>
              <w:rPr>
                <w:rFonts w:eastAsiaTheme="minorEastAsia" w:cstheme="minorBidi"/>
                <w:b w:val="0"/>
                <w:bCs w:val="0"/>
                <w:i w:val="0"/>
                <w:iCs w:val="0"/>
                <w:noProof/>
                <w:rtl/>
              </w:rPr>
              <w:tab/>
            </w:r>
            <w:r w:rsidRPr="009A565C">
              <w:rPr>
                <w:rStyle w:val="Hyperlink"/>
                <w:noProof/>
              </w:rPr>
              <w:t>Literature review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E421300" w14:textId="0532CF33" w:rsidR="009D3D3A" w:rsidRDefault="009D3D3A" w:rsidP="00E87BA7">
          <w:pPr>
            <w:pStyle w:val="TOC2"/>
            <w:tabs>
              <w:tab w:val="left" w:pos="3480"/>
            </w:tabs>
            <w:rPr>
              <w:rFonts w:eastAsiaTheme="minorEastAsia" w:cstheme="minorBidi"/>
              <w:b w:val="0"/>
              <w:bCs w:val="0"/>
              <w:noProof/>
              <w:sz w:val="24"/>
              <w:szCs w:val="24"/>
              <w:rtl/>
            </w:rPr>
          </w:pPr>
          <w:hyperlink w:anchor="_Toc13776989" w:history="1">
            <w:r w:rsidRPr="009A565C">
              <w:rPr>
                <w:rStyle w:val="Hyperlink"/>
                <w:noProof/>
              </w:rPr>
              <w:t>4.1</w:t>
            </w:r>
            <w:r>
              <w:rPr>
                <w:rFonts w:eastAsiaTheme="minorEastAsia" w:cstheme="minorBidi"/>
                <w:b w:val="0"/>
                <w:bCs w:val="0"/>
                <w:noProof/>
                <w:sz w:val="24"/>
                <w:szCs w:val="24"/>
                <w:rtl/>
              </w:rPr>
              <w:tab/>
            </w:r>
            <w:r w:rsidRPr="009A565C">
              <w:rPr>
                <w:rStyle w:val="Hyperlink"/>
                <w:noProof/>
              </w:rPr>
              <w:t>The problem of sensors deployment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7DFB9A6" w14:textId="6ACA5A09" w:rsidR="009D3D3A" w:rsidRDefault="009D3D3A" w:rsidP="00E87BA7">
          <w:pPr>
            <w:pStyle w:val="TOC2"/>
            <w:tabs>
              <w:tab w:val="left" w:pos="3896"/>
            </w:tabs>
            <w:rPr>
              <w:rFonts w:eastAsiaTheme="minorEastAsia" w:cstheme="minorBidi"/>
              <w:b w:val="0"/>
              <w:bCs w:val="0"/>
              <w:noProof/>
              <w:sz w:val="24"/>
              <w:szCs w:val="24"/>
              <w:rtl/>
            </w:rPr>
          </w:pPr>
          <w:hyperlink w:anchor="_Toc13776990" w:history="1">
            <w:r w:rsidRPr="009A565C">
              <w:rPr>
                <w:rStyle w:val="Hyperlink"/>
                <w:rFonts w:cs="David"/>
                <w:noProof/>
              </w:rPr>
              <w:t>4.2</w:t>
            </w:r>
            <w:r>
              <w:rPr>
                <w:rFonts w:eastAsiaTheme="minorEastAsia" w:cstheme="minorBidi"/>
                <w:b w:val="0"/>
                <w:bCs w:val="0"/>
                <w:noProof/>
                <w:sz w:val="24"/>
                <w:szCs w:val="24"/>
                <w:rtl/>
              </w:rPr>
              <w:tab/>
            </w:r>
            <w:r w:rsidRPr="009A565C">
              <w:rPr>
                <w:rStyle w:val="Hyperlink"/>
                <w:noProof/>
              </w:rPr>
              <w:t>The importance of network’s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CE1D632" w14:textId="3AB9CCA5" w:rsidR="009D3D3A" w:rsidRDefault="009D3D3A" w:rsidP="00E87BA7">
          <w:pPr>
            <w:pStyle w:val="TOC2"/>
            <w:tabs>
              <w:tab w:val="left" w:pos="2321"/>
            </w:tabs>
            <w:rPr>
              <w:rFonts w:eastAsiaTheme="minorEastAsia" w:cstheme="minorBidi"/>
              <w:b w:val="0"/>
              <w:bCs w:val="0"/>
              <w:noProof/>
              <w:sz w:val="24"/>
              <w:szCs w:val="24"/>
              <w:rtl/>
            </w:rPr>
          </w:pPr>
          <w:hyperlink w:anchor="_Toc13776991" w:history="1">
            <w:r w:rsidRPr="009A565C">
              <w:rPr>
                <w:rStyle w:val="Hyperlink"/>
                <w:noProof/>
              </w:rPr>
              <w:t>4.3</w:t>
            </w:r>
            <w:r>
              <w:rPr>
                <w:rFonts w:eastAsiaTheme="minorEastAsia" w:cstheme="minorBidi"/>
                <w:b w:val="0"/>
                <w:bCs w:val="0"/>
                <w:noProof/>
                <w:sz w:val="24"/>
                <w:szCs w:val="24"/>
                <w:rtl/>
              </w:rPr>
              <w:tab/>
            </w:r>
            <w:r w:rsidRPr="009A565C">
              <w:rPr>
                <w:rStyle w:val="Hyperlink"/>
                <w:noProof/>
              </w:rPr>
              <w:t>Network heterogeneity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Toc13776991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EE2FB2E" w14:textId="1BECAE70" w:rsidR="009D3D3A" w:rsidRDefault="009D3D3A" w:rsidP="00E87BA7">
          <w:pPr>
            <w:pStyle w:val="TOC2"/>
            <w:tabs>
              <w:tab w:val="left" w:pos="2501"/>
            </w:tabs>
            <w:rPr>
              <w:rFonts w:eastAsiaTheme="minorEastAsia" w:cstheme="minorBidi"/>
              <w:b w:val="0"/>
              <w:bCs w:val="0"/>
              <w:noProof/>
              <w:sz w:val="24"/>
              <w:szCs w:val="24"/>
              <w:rtl/>
            </w:rPr>
          </w:pPr>
          <w:hyperlink w:anchor="_Toc13776992" w:history="1">
            <w:r w:rsidRPr="009A565C">
              <w:rPr>
                <w:rStyle w:val="Hyperlink"/>
                <w:rFonts w:cs="David"/>
                <w:noProof/>
              </w:rPr>
              <w:t>4.4</w:t>
            </w:r>
            <w:r>
              <w:rPr>
                <w:rFonts w:eastAsiaTheme="minorEastAsia" w:cstheme="minorBidi"/>
                <w:b w:val="0"/>
                <w:bCs w:val="0"/>
                <w:noProof/>
                <w:sz w:val="24"/>
                <w:szCs w:val="24"/>
                <w:rtl/>
              </w:rPr>
              <w:tab/>
            </w:r>
            <w:r w:rsidRPr="009A565C">
              <w:rPr>
                <w:rStyle w:val="Hyperlink"/>
                <w:noProof/>
              </w:rPr>
              <w:t>Redeployment of sensors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4CAE456" w14:textId="4675C12B" w:rsidR="009D3D3A" w:rsidRDefault="009D3D3A" w:rsidP="00E87BA7">
          <w:pPr>
            <w:pStyle w:val="TOC2"/>
            <w:rPr>
              <w:rFonts w:eastAsiaTheme="minorEastAsia" w:cstheme="minorBidi"/>
              <w:b w:val="0"/>
              <w:bCs w:val="0"/>
              <w:noProof/>
              <w:sz w:val="24"/>
              <w:szCs w:val="24"/>
              <w:rtl/>
            </w:rPr>
          </w:pPr>
          <w:hyperlink w:anchor="_Toc13776993" w:history="1">
            <w:r w:rsidRPr="009A565C">
              <w:rPr>
                <w:rStyle w:val="Hyperlink"/>
                <w:noProof/>
              </w:rPr>
              <w:t>4.5</w:t>
            </w:r>
            <w:r>
              <w:rPr>
                <w:rFonts w:eastAsiaTheme="minorEastAsia" w:cstheme="minorBidi"/>
                <w:b w:val="0"/>
                <w:bCs w:val="0"/>
                <w:noProof/>
                <w:sz w:val="24"/>
                <w:szCs w:val="24"/>
                <w:rtl/>
              </w:rPr>
              <w:tab/>
            </w:r>
            <w:r w:rsidRPr="009A565C">
              <w:rPr>
                <w:rStyle w:val="Hyperlink"/>
                <w:noProof/>
              </w:rPr>
              <w:t>Optimization aspect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6A67BCC" w14:textId="04FE86F1" w:rsidR="009D3D3A" w:rsidRDefault="009D3D3A" w:rsidP="00E87BA7">
          <w:pPr>
            <w:pStyle w:val="TOC1"/>
            <w:tabs>
              <w:tab w:val="left" w:pos="2838"/>
            </w:tabs>
            <w:rPr>
              <w:rFonts w:eastAsiaTheme="minorEastAsia" w:cstheme="minorBidi"/>
              <w:b w:val="0"/>
              <w:bCs w:val="0"/>
              <w:i w:val="0"/>
              <w:iCs w:val="0"/>
              <w:noProof/>
              <w:rtl/>
            </w:rPr>
          </w:pPr>
          <w:hyperlink w:anchor="_Toc13776994" w:history="1">
            <w:r w:rsidRPr="009A565C">
              <w:rPr>
                <w:rStyle w:val="Hyperlink"/>
                <w:noProof/>
              </w:rPr>
              <w:t>5</w:t>
            </w:r>
            <w:r>
              <w:rPr>
                <w:rFonts w:eastAsiaTheme="minorEastAsia" w:cstheme="minorBidi"/>
                <w:b w:val="0"/>
                <w:bCs w:val="0"/>
                <w:i w:val="0"/>
                <w:iCs w:val="0"/>
                <w:noProof/>
                <w:rtl/>
              </w:rPr>
              <w:tab/>
            </w:r>
            <w:r w:rsidRPr="009A565C">
              <w:rPr>
                <w:rStyle w:val="Hyperlink"/>
                <w:noProof/>
              </w:rPr>
              <w:t>Methods and Research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BE84907" w14:textId="7A262DE5" w:rsidR="009D3D3A" w:rsidRDefault="009D3D3A" w:rsidP="00E87BA7">
          <w:pPr>
            <w:pStyle w:val="TOC2"/>
            <w:rPr>
              <w:rFonts w:eastAsiaTheme="minorEastAsia" w:cstheme="minorBidi"/>
              <w:b w:val="0"/>
              <w:bCs w:val="0"/>
              <w:noProof/>
              <w:sz w:val="24"/>
              <w:szCs w:val="24"/>
              <w:rtl/>
            </w:rPr>
          </w:pPr>
          <w:hyperlink w:anchor="_Toc13776995" w:history="1">
            <w:r w:rsidRPr="009A565C">
              <w:rPr>
                <w:rStyle w:val="Hyperlink"/>
                <w:noProof/>
              </w:rPr>
              <w:t>5.1</w:t>
            </w:r>
            <w:r>
              <w:rPr>
                <w:rFonts w:eastAsiaTheme="minorEastAsia" w:cstheme="minorBidi"/>
                <w:b w:val="0"/>
                <w:bCs w:val="0"/>
                <w:noProof/>
                <w:sz w:val="24"/>
                <w:szCs w:val="24"/>
                <w:rtl/>
              </w:rPr>
              <w:tab/>
            </w:r>
            <w:r w:rsidRPr="009A565C">
              <w:rPr>
                <w:rStyle w:val="Hyperlink"/>
                <w:noProof/>
              </w:rPr>
              <w:t>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9467E90" w14:textId="3240323C" w:rsidR="009D3D3A" w:rsidRDefault="009D3D3A" w:rsidP="00E87BA7">
          <w:pPr>
            <w:pStyle w:val="TOC3"/>
            <w:rPr>
              <w:rFonts w:eastAsiaTheme="minorEastAsia" w:cstheme="minorBidi"/>
              <w:noProof/>
              <w:sz w:val="24"/>
              <w:szCs w:val="24"/>
              <w:rtl/>
            </w:rPr>
          </w:pPr>
          <w:hyperlink w:anchor="_Toc13776996" w:history="1">
            <w:r w:rsidRPr="009A565C">
              <w:rPr>
                <w:rStyle w:val="Hyperlink"/>
                <w:noProof/>
              </w:rPr>
              <w:t>5.1.1</w:t>
            </w:r>
            <w:r>
              <w:rPr>
                <w:rFonts w:eastAsiaTheme="minorEastAsia" w:cstheme="minorBidi"/>
                <w:noProof/>
                <w:sz w:val="24"/>
                <w:szCs w:val="24"/>
                <w:rtl/>
              </w:rPr>
              <w:tab/>
            </w:r>
            <w:r w:rsidRPr="009A565C">
              <w:rPr>
                <w:rStyle w:val="Hyperlink"/>
                <w:noProof/>
              </w:rPr>
              <w:t>The Gaussian plume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30723F3E" w14:textId="7108F165" w:rsidR="009D3D3A" w:rsidRDefault="009D3D3A" w:rsidP="00E87BA7">
          <w:pPr>
            <w:pStyle w:val="TOC3"/>
            <w:rPr>
              <w:rFonts w:eastAsiaTheme="minorEastAsia" w:cstheme="minorBidi"/>
              <w:noProof/>
              <w:sz w:val="24"/>
              <w:szCs w:val="24"/>
              <w:rtl/>
            </w:rPr>
          </w:pPr>
          <w:hyperlink w:anchor="_Toc13776997"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29F0FAB4" w14:textId="3844ABD7" w:rsidR="009D3D3A" w:rsidRDefault="009D3D3A" w:rsidP="00E87BA7">
          <w:pPr>
            <w:pStyle w:val="TOC3"/>
            <w:rPr>
              <w:rFonts w:eastAsiaTheme="minorEastAsia" w:cstheme="minorBidi"/>
              <w:noProof/>
              <w:sz w:val="24"/>
              <w:szCs w:val="24"/>
              <w:rtl/>
            </w:rPr>
          </w:pPr>
          <w:hyperlink w:anchor="_Toc13776998" w:history="1">
            <w:r w:rsidRPr="009A565C">
              <w:rPr>
                <w:rStyle w:val="Hyperlink"/>
                <w:noProof/>
              </w:rPr>
              <w:t>5.1.2</w:t>
            </w:r>
            <w:r>
              <w:rPr>
                <w:rFonts w:eastAsiaTheme="minorEastAsia" w:cstheme="minorBidi"/>
                <w:noProof/>
                <w:sz w:val="24"/>
                <w:szCs w:val="24"/>
                <w:rtl/>
              </w:rPr>
              <w:tab/>
            </w:r>
            <w:r w:rsidRPr="009A565C">
              <w:rPr>
                <w:rStyle w:val="Hyperlink"/>
                <w:noProof/>
              </w:rPr>
              <w:t>Meteorology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CCE8251" w14:textId="7C2B40CD" w:rsidR="009D3D3A" w:rsidRDefault="009D3D3A" w:rsidP="00E87BA7">
          <w:pPr>
            <w:pStyle w:val="TOC3"/>
            <w:tabs>
              <w:tab w:val="left" w:pos="5880"/>
            </w:tabs>
            <w:rPr>
              <w:rFonts w:eastAsiaTheme="minorEastAsia" w:cstheme="minorBidi"/>
              <w:noProof/>
              <w:sz w:val="24"/>
              <w:szCs w:val="24"/>
              <w:rtl/>
            </w:rPr>
          </w:pPr>
          <w:hyperlink w:anchor="_Toc13776999" w:history="1">
            <w:r w:rsidRPr="009A565C">
              <w:rPr>
                <w:rStyle w:val="Hyperlink"/>
                <w:noProof/>
              </w:rPr>
              <w:t>5.1.3</w:t>
            </w:r>
            <w:r>
              <w:rPr>
                <w:rFonts w:eastAsiaTheme="minorEastAsia" w:cstheme="minorBidi"/>
                <w:noProof/>
                <w:sz w:val="24"/>
                <w:szCs w:val="24"/>
                <w:rtl/>
              </w:rPr>
              <w:tab/>
            </w:r>
            <w:r w:rsidRPr="009A565C">
              <w:rPr>
                <w:rStyle w:val="Hyperlink"/>
                <w:noProof/>
              </w:rPr>
              <w:t>The Borg Multi-Objective Evolutionary Algorithm (MOEA) framework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96A165F" w14:textId="3A56362D" w:rsidR="009D3D3A" w:rsidRDefault="009D3D3A" w:rsidP="00E87BA7">
          <w:pPr>
            <w:pStyle w:val="TOC2"/>
            <w:tabs>
              <w:tab w:val="left" w:pos="5150"/>
            </w:tabs>
            <w:rPr>
              <w:rFonts w:eastAsiaTheme="minorEastAsia" w:cstheme="minorBidi"/>
              <w:b w:val="0"/>
              <w:bCs w:val="0"/>
              <w:noProof/>
              <w:sz w:val="24"/>
              <w:szCs w:val="24"/>
              <w:rtl/>
            </w:rPr>
          </w:pPr>
          <w:hyperlink w:anchor="_Toc13777000" w:history="1">
            <w:r w:rsidRPr="009A565C">
              <w:rPr>
                <w:rStyle w:val="Hyperlink"/>
                <w:noProof/>
              </w:rPr>
              <w:t>5.2</w:t>
            </w:r>
            <w:r>
              <w:rPr>
                <w:rFonts w:eastAsiaTheme="minorEastAsia" w:cstheme="minorBidi"/>
                <w:b w:val="0"/>
                <w:bCs w:val="0"/>
                <w:noProof/>
                <w:sz w:val="24"/>
                <w:szCs w:val="24"/>
                <w:rtl/>
              </w:rPr>
              <w:tab/>
            </w:r>
            <w:r w:rsidRPr="009A565C">
              <w:rPr>
                <w:rStyle w:val="Hyperlink"/>
                <w:noProof/>
              </w:rPr>
              <w:t>Methodology – problem formulation and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5E91626" w14:textId="786A7135" w:rsidR="009D3D3A" w:rsidRDefault="009D3D3A" w:rsidP="00E87BA7">
          <w:pPr>
            <w:pStyle w:val="TOC3"/>
            <w:rPr>
              <w:rFonts w:eastAsiaTheme="minorEastAsia" w:cstheme="minorBidi"/>
              <w:noProof/>
              <w:sz w:val="24"/>
              <w:szCs w:val="24"/>
              <w:rtl/>
            </w:rPr>
          </w:pPr>
          <w:hyperlink w:anchor="_Toc13777001" w:history="1">
            <w:r w:rsidRPr="009A565C">
              <w:rPr>
                <w:rStyle w:val="Hyperlink"/>
                <w:noProof/>
              </w:rPr>
              <w:t>5.2.1</w:t>
            </w:r>
            <w:r>
              <w:rPr>
                <w:rFonts w:eastAsiaTheme="minorEastAsia" w:cstheme="minorBidi"/>
                <w:noProof/>
                <w:sz w:val="24"/>
                <w:szCs w:val="24"/>
                <w:rtl/>
              </w:rPr>
              <w:tab/>
            </w:r>
            <w:r w:rsidRPr="009A565C">
              <w:rPr>
                <w:rStyle w:val="Hyperlink"/>
                <w:noProof/>
              </w:rPr>
              <w:t>General formulation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A038F43" w14:textId="06CCC54D" w:rsidR="009D3D3A" w:rsidRDefault="009D3D3A" w:rsidP="00E87BA7">
          <w:pPr>
            <w:pStyle w:val="TOC3"/>
            <w:rPr>
              <w:rFonts w:eastAsiaTheme="minorEastAsia" w:cstheme="minorBidi"/>
              <w:noProof/>
              <w:sz w:val="24"/>
              <w:szCs w:val="24"/>
              <w:rtl/>
            </w:rPr>
          </w:pPr>
          <w:hyperlink w:anchor="_Toc13777002" w:history="1">
            <w:r w:rsidRPr="009A565C">
              <w:rPr>
                <w:rStyle w:val="Hyperlink"/>
                <w:noProof/>
              </w:rPr>
              <w:t>5.2.2</w:t>
            </w:r>
            <w:r>
              <w:rPr>
                <w:rFonts w:eastAsiaTheme="minorEastAsia" w:cstheme="minorBidi"/>
                <w:noProof/>
                <w:sz w:val="24"/>
                <w:szCs w:val="24"/>
                <w:rtl/>
              </w:rPr>
              <w:tab/>
            </w:r>
            <w:r w:rsidRPr="009A565C">
              <w:rPr>
                <w:rStyle w:val="Hyperlink"/>
                <w:noProof/>
              </w:rPr>
              <w:t>Pairwise Euclidean Distance (PED)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59BE6EB" w14:textId="08CF5CA9" w:rsidR="009D3D3A" w:rsidRDefault="009D3D3A" w:rsidP="00E87BA7">
          <w:pPr>
            <w:pStyle w:val="TOC3"/>
            <w:rPr>
              <w:rFonts w:eastAsiaTheme="minorEastAsia" w:cstheme="minorBidi"/>
              <w:noProof/>
              <w:sz w:val="24"/>
              <w:szCs w:val="24"/>
              <w:rtl/>
            </w:rPr>
          </w:pPr>
          <w:hyperlink w:anchor="_Toc13777003" w:history="1">
            <w:r w:rsidRPr="009A565C">
              <w:rPr>
                <w:rStyle w:val="Hyperlink"/>
                <w:noProof/>
              </w:rPr>
              <w:t>5.2.3</w:t>
            </w:r>
            <w:r>
              <w:rPr>
                <w:rFonts w:eastAsiaTheme="minorEastAsia" w:cstheme="minorBidi"/>
                <w:noProof/>
                <w:sz w:val="24"/>
                <w:szCs w:val="24"/>
                <w:rtl/>
              </w:rPr>
              <w:tab/>
            </w:r>
            <w:r w:rsidRPr="009A565C">
              <w:rPr>
                <w:rStyle w:val="Hyperlink"/>
                <w:noProof/>
              </w:rPr>
              <w:t>Problem formulation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8F67639" w14:textId="7000E7EF" w:rsidR="009D3D3A" w:rsidRDefault="009D3D3A" w:rsidP="00E87BA7">
          <w:pPr>
            <w:pStyle w:val="TOC3"/>
            <w:rPr>
              <w:rFonts w:eastAsiaTheme="minorEastAsia" w:cstheme="minorBidi"/>
              <w:noProof/>
              <w:sz w:val="24"/>
              <w:szCs w:val="24"/>
              <w:rtl/>
            </w:rPr>
          </w:pPr>
          <w:hyperlink w:anchor="_Toc13777004" w:history="1">
            <w:r w:rsidRPr="009A565C">
              <w:rPr>
                <w:rStyle w:val="Hyperlink"/>
                <w:noProof/>
              </w:rPr>
              <w:t>5.2.4</w:t>
            </w:r>
            <w:r>
              <w:rPr>
                <w:rFonts w:eastAsiaTheme="minorEastAsia" w:cstheme="minorBidi"/>
                <w:noProof/>
                <w:sz w:val="24"/>
                <w:szCs w:val="24"/>
                <w:rtl/>
              </w:rPr>
              <w:tab/>
            </w:r>
            <w:r w:rsidRPr="009A565C">
              <w:rPr>
                <w:rStyle w:val="Hyperlink"/>
                <w:noProof/>
              </w:rPr>
              <w:t>Optimization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2225308" w14:textId="7BC2D18E" w:rsidR="009D3D3A" w:rsidRDefault="009D3D3A" w:rsidP="00E87BA7">
          <w:pPr>
            <w:pStyle w:val="TOC2"/>
            <w:rPr>
              <w:rFonts w:eastAsiaTheme="minorEastAsia" w:cstheme="minorBidi"/>
              <w:b w:val="0"/>
              <w:bCs w:val="0"/>
              <w:noProof/>
              <w:sz w:val="24"/>
              <w:szCs w:val="24"/>
              <w:rtl/>
            </w:rPr>
          </w:pPr>
          <w:hyperlink w:anchor="_Toc13777005" w:history="1">
            <w:r w:rsidRPr="009A565C">
              <w:rPr>
                <w:rStyle w:val="Hyperlink"/>
                <w:noProof/>
              </w:rPr>
              <w:t>5.3</w:t>
            </w:r>
            <w:r>
              <w:rPr>
                <w:rFonts w:eastAsiaTheme="minorEastAsia" w:cstheme="minorBidi"/>
                <w:b w:val="0"/>
                <w:bCs w:val="0"/>
                <w:noProof/>
                <w:sz w:val="24"/>
                <w:szCs w:val="24"/>
                <w:rtl/>
              </w:rPr>
              <w:tab/>
            </w:r>
            <w:r w:rsidRPr="009A565C">
              <w:rPr>
                <w:rStyle w:val="Hyperlink"/>
                <w:noProof/>
              </w:rPr>
              <w:t>Research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9D82A14" w14:textId="5E6D9D91" w:rsidR="009D3D3A" w:rsidRDefault="009D3D3A" w:rsidP="00E87BA7">
          <w:pPr>
            <w:pStyle w:val="TOC1"/>
            <w:rPr>
              <w:rFonts w:eastAsiaTheme="minorEastAsia" w:cstheme="minorBidi"/>
              <w:b w:val="0"/>
              <w:bCs w:val="0"/>
              <w:i w:val="0"/>
              <w:iCs w:val="0"/>
              <w:noProof/>
              <w:rtl/>
            </w:rPr>
          </w:pPr>
          <w:hyperlink w:anchor="_Toc13777006" w:history="1">
            <w:r w:rsidRPr="009A565C">
              <w:rPr>
                <w:rStyle w:val="Hyperlink"/>
                <w:noProof/>
              </w:rPr>
              <w:t>6</w:t>
            </w:r>
            <w:r>
              <w:rPr>
                <w:rFonts w:eastAsiaTheme="minorEastAsia" w:cstheme="minorBidi"/>
                <w:b w:val="0"/>
                <w:bCs w:val="0"/>
                <w:i w:val="0"/>
                <w:iCs w:val="0"/>
                <w:noProof/>
                <w:rtl/>
              </w:rPr>
              <w:tab/>
            </w:r>
            <w:r w:rsidRPr="009A565C">
              <w:rPr>
                <w:rStyle w:val="Hyperlink"/>
                <w:noProof/>
              </w:rPr>
              <w:t>Initial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Toc13777006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4D328BE" w14:textId="6AF53CCA" w:rsidR="009D3D3A" w:rsidRDefault="009D3D3A" w:rsidP="00E87BA7">
          <w:pPr>
            <w:pStyle w:val="TOC2"/>
            <w:rPr>
              <w:rFonts w:eastAsiaTheme="minorEastAsia" w:cstheme="minorBidi"/>
              <w:b w:val="0"/>
              <w:bCs w:val="0"/>
              <w:noProof/>
              <w:sz w:val="24"/>
              <w:szCs w:val="24"/>
              <w:rtl/>
            </w:rPr>
          </w:pPr>
          <w:hyperlink w:anchor="_Toc13777007" w:history="1">
            <w:r w:rsidRPr="009A565C">
              <w:rPr>
                <w:rStyle w:val="Hyperlink"/>
                <w:noProof/>
              </w:rPr>
              <w:t>6.1</w:t>
            </w:r>
            <w:r>
              <w:rPr>
                <w:rFonts w:eastAsiaTheme="minorEastAsia" w:cstheme="minorBidi"/>
                <w:b w:val="0"/>
                <w:bCs w:val="0"/>
                <w:noProof/>
                <w:sz w:val="24"/>
                <w:szCs w:val="24"/>
                <w:rtl/>
              </w:rPr>
              <w:tab/>
            </w:r>
            <w:r w:rsidRPr="009A565C">
              <w:rPr>
                <w:rStyle w:val="Hyperlink"/>
                <w:noProof/>
              </w:rPr>
              <w:t>Simulation 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3CED4F1" w14:textId="5499B3DB" w:rsidR="009D3D3A" w:rsidRDefault="009D3D3A" w:rsidP="00E87BA7">
          <w:pPr>
            <w:pStyle w:val="TOC2"/>
            <w:rPr>
              <w:rFonts w:eastAsiaTheme="minorEastAsia" w:cstheme="minorBidi"/>
              <w:b w:val="0"/>
              <w:bCs w:val="0"/>
              <w:noProof/>
              <w:sz w:val="24"/>
              <w:szCs w:val="24"/>
              <w:rtl/>
            </w:rPr>
          </w:pPr>
          <w:hyperlink w:anchor="_Toc13777008" w:history="1">
            <w:r w:rsidRPr="009A565C">
              <w:rPr>
                <w:rStyle w:val="Hyperlink"/>
                <w:rFonts w:cs="David"/>
                <w:noProof/>
              </w:rPr>
              <w:t>6.2</w:t>
            </w:r>
            <w:r>
              <w:rPr>
                <w:rFonts w:eastAsiaTheme="minorEastAsia" w:cstheme="minorBidi"/>
                <w:b w:val="0"/>
                <w:bCs w:val="0"/>
                <w:noProof/>
                <w:sz w:val="24"/>
                <w:szCs w:val="24"/>
                <w:rtl/>
              </w:rPr>
              <w:tab/>
            </w:r>
            <w:r w:rsidRPr="009A565C">
              <w:rPr>
                <w:rStyle w:val="Hyperlink"/>
                <w:noProof/>
              </w:rPr>
              <w:t>Obtained solutions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40CC0C2D" w14:textId="5F4636F4" w:rsidR="009D3D3A" w:rsidRDefault="009D3D3A" w:rsidP="00E87BA7">
          <w:pPr>
            <w:pStyle w:val="TOC1"/>
            <w:rPr>
              <w:rFonts w:eastAsiaTheme="minorEastAsia" w:cstheme="minorBidi"/>
              <w:b w:val="0"/>
              <w:bCs w:val="0"/>
              <w:i w:val="0"/>
              <w:iCs w:val="0"/>
              <w:noProof/>
              <w:rtl/>
            </w:rPr>
          </w:pPr>
          <w:hyperlink w:anchor="_Toc13777009" w:history="1">
            <w:r w:rsidRPr="009A565C">
              <w:rPr>
                <w:rStyle w:val="Hyperlink"/>
                <w:noProof/>
              </w:rPr>
              <w:t>7</w:t>
            </w:r>
            <w:r>
              <w:rPr>
                <w:rFonts w:eastAsiaTheme="minorEastAsia" w:cstheme="minorBidi"/>
                <w:b w:val="0"/>
                <w:bCs w:val="0"/>
                <w:i w:val="0"/>
                <w:iCs w:val="0"/>
                <w:noProof/>
                <w:rtl/>
              </w:rPr>
              <w:tab/>
            </w:r>
            <w:r w:rsidRPr="009A565C">
              <w:rPr>
                <w:rStyle w:val="Hyperlink"/>
                <w:noProof/>
              </w:rPr>
              <w:t>Work schedule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EFBE007" w14:textId="2BCC57A4" w:rsidR="009D3D3A" w:rsidRDefault="009D3D3A" w:rsidP="00E87BA7">
          <w:pPr>
            <w:pStyle w:val="TOC1"/>
            <w:rPr>
              <w:rFonts w:eastAsiaTheme="minorEastAsia" w:cstheme="minorBidi"/>
              <w:b w:val="0"/>
              <w:bCs w:val="0"/>
              <w:i w:val="0"/>
              <w:iCs w:val="0"/>
              <w:noProof/>
              <w:rtl/>
            </w:rPr>
          </w:pPr>
          <w:hyperlink w:anchor="_Toc13777010" w:history="1">
            <w:r w:rsidRPr="009A565C">
              <w:rPr>
                <w:rStyle w:val="Hyperlink"/>
                <w:noProof/>
              </w:rPr>
              <w:t>8</w:t>
            </w:r>
            <w:r>
              <w:rPr>
                <w:rFonts w:eastAsiaTheme="minorEastAsia" w:cstheme="minorBidi"/>
                <w:b w:val="0"/>
                <w:bCs w:val="0"/>
                <w:i w:val="0"/>
                <w:iCs w:val="0"/>
                <w:noProof/>
                <w:rtl/>
              </w:rPr>
              <w:tab/>
            </w:r>
            <w:r w:rsidRPr="009A565C">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FCE69E6" w14:textId="4E4DC3D1" w:rsidR="009D3D3A" w:rsidRDefault="009D3D3A" w:rsidP="00E87BA7">
          <w:pPr>
            <w:pStyle w:val="TOC1"/>
            <w:rPr>
              <w:rFonts w:eastAsiaTheme="minorEastAsia" w:cstheme="minorBidi"/>
              <w:b w:val="0"/>
              <w:bCs w:val="0"/>
              <w:i w:val="0"/>
              <w:iCs w:val="0"/>
              <w:noProof/>
              <w:rtl/>
            </w:rPr>
          </w:pPr>
          <w:hyperlink w:anchor="_Toc13777011" w:history="1">
            <w:r w:rsidRPr="009A565C">
              <w:rPr>
                <w:rStyle w:val="Hyperlink"/>
                <w:noProof/>
              </w:rPr>
              <w:t>9</w:t>
            </w:r>
            <w:r>
              <w:rPr>
                <w:rFonts w:eastAsiaTheme="minorEastAsia" w:cstheme="minorBidi"/>
                <w:b w:val="0"/>
                <w:bCs w:val="0"/>
                <w:i w:val="0"/>
                <w:iCs w:val="0"/>
                <w:noProof/>
                <w:rtl/>
              </w:rPr>
              <w:tab/>
            </w:r>
            <w:r w:rsidRPr="009A565C">
              <w:rPr>
                <w:rStyle w:val="Hyperlink"/>
                <w:noProof/>
              </w:rPr>
              <w:t>Appendices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3CC1720C" w14:textId="351DCB6D" w:rsidR="009D3D3A" w:rsidRDefault="009D3D3A" w:rsidP="00E87BA7">
          <w:pPr>
            <w:pStyle w:val="TOC2"/>
            <w:rPr>
              <w:rFonts w:eastAsiaTheme="minorEastAsia" w:cstheme="minorBidi"/>
              <w:b w:val="0"/>
              <w:bCs w:val="0"/>
              <w:noProof/>
              <w:sz w:val="24"/>
              <w:szCs w:val="24"/>
              <w:rtl/>
            </w:rPr>
          </w:pPr>
          <w:hyperlink w:anchor="_Toc13777012" w:history="1">
            <w:r w:rsidRPr="009A565C">
              <w:rPr>
                <w:rStyle w:val="Hyperlink"/>
                <w:noProof/>
              </w:rPr>
              <w:t>9.1</w:t>
            </w:r>
            <w:r>
              <w:rPr>
                <w:rFonts w:eastAsiaTheme="minorEastAsia" w:cstheme="minorBidi"/>
                <w:b w:val="0"/>
                <w:bCs w:val="0"/>
                <w:noProof/>
                <w:sz w:val="24"/>
                <w:szCs w:val="24"/>
                <w:rtl/>
              </w:rPr>
              <w:tab/>
            </w:r>
            <w:r w:rsidRPr="009A565C">
              <w:rPr>
                <w:rStyle w:val="Hyperlink"/>
                <w:noProof/>
              </w:rPr>
              <w:t>Appendix 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Toc13777012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44119DD" w14:textId="69FCB9E7" w:rsidR="009D3D3A" w:rsidRDefault="009D3D3A" w:rsidP="00E87BA7">
          <w:pPr>
            <w:pStyle w:val="TOC2"/>
            <w:rPr>
              <w:rFonts w:eastAsiaTheme="minorEastAsia" w:cstheme="minorBidi"/>
              <w:b w:val="0"/>
              <w:bCs w:val="0"/>
              <w:noProof/>
              <w:sz w:val="24"/>
              <w:szCs w:val="24"/>
              <w:rtl/>
            </w:rPr>
          </w:pPr>
          <w:hyperlink w:anchor="_Toc13777013" w:history="1">
            <w:r w:rsidRPr="009A565C">
              <w:rPr>
                <w:rStyle w:val="Hyperlink"/>
                <w:noProof/>
              </w:rPr>
              <w:t>9.2</w:t>
            </w:r>
            <w:r>
              <w:rPr>
                <w:rFonts w:eastAsiaTheme="minorEastAsia" w:cstheme="minorBidi"/>
                <w:b w:val="0"/>
                <w:bCs w:val="0"/>
                <w:noProof/>
                <w:sz w:val="24"/>
                <w:szCs w:val="24"/>
                <w:rtl/>
              </w:rPr>
              <w:tab/>
            </w:r>
            <w:r w:rsidRPr="009A565C">
              <w:rPr>
                <w:rStyle w:val="Hyperlink"/>
                <w:noProof/>
              </w:rPr>
              <w:t>Appendix 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08A1584" w14:textId="3BF70F52" w:rsidR="009D3D3A" w:rsidRDefault="009D3D3A" w:rsidP="00E87BA7">
          <w:pPr>
            <w:pStyle w:val="TOC2"/>
            <w:rPr>
              <w:rFonts w:eastAsiaTheme="minorEastAsia" w:cstheme="minorBidi"/>
              <w:b w:val="0"/>
              <w:bCs w:val="0"/>
              <w:noProof/>
              <w:sz w:val="24"/>
              <w:szCs w:val="24"/>
              <w:rtl/>
            </w:rPr>
          </w:pPr>
          <w:hyperlink w:anchor="_Toc13777014" w:history="1">
            <w:r w:rsidRPr="009A565C">
              <w:rPr>
                <w:rStyle w:val="Hyperlink"/>
                <w:noProof/>
              </w:rPr>
              <w:t>9.3</w:t>
            </w:r>
            <w:r>
              <w:rPr>
                <w:rFonts w:eastAsiaTheme="minorEastAsia" w:cstheme="minorBidi"/>
                <w:b w:val="0"/>
                <w:bCs w:val="0"/>
                <w:noProof/>
                <w:sz w:val="24"/>
                <w:szCs w:val="24"/>
                <w:rtl/>
              </w:rPr>
              <w:tab/>
            </w:r>
            <w:r w:rsidRPr="009A565C">
              <w:rPr>
                <w:rStyle w:val="Hyperlink"/>
                <w:noProof/>
              </w:rPr>
              <w:t>Appendix 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7C0F106A" w14:textId="6E84E735" w:rsidR="00EF1A3E" w:rsidRPr="00EF1A3E" w:rsidRDefault="00EF1A3E" w:rsidP="00E87BA7">
          <w:pPr>
            <w:rPr>
              <w:rFonts w:cs="David"/>
            </w:rPr>
          </w:pPr>
          <w:r w:rsidRPr="00181AA9">
            <w:rPr>
              <w:rFonts w:cs="David" w:hint="cs"/>
              <w:noProof/>
            </w:rPr>
            <w:fldChar w:fldCharType="end"/>
          </w:r>
        </w:p>
      </w:sdtContent>
    </w:sdt>
    <w:p w14:paraId="0274589D" w14:textId="77777777" w:rsidR="004F2A45" w:rsidRPr="00C239DA" w:rsidRDefault="004F2A45" w:rsidP="00E87BA7">
      <w:pPr>
        <w:pStyle w:val="Heading1"/>
        <w:rPr>
          <w:vertAlign w:val="subscript"/>
        </w:rPr>
        <w:sectPr w:rsidR="004F2A45" w:rsidRPr="00C239DA" w:rsidSect="003F702D">
          <w:headerReference w:type="even" r:id="rId12"/>
          <w:pgSz w:w="11906" w:h="16838"/>
          <w:pgMar w:top="1440" w:right="1418" w:bottom="1440" w:left="1418" w:header="709" w:footer="709" w:gutter="0"/>
          <w:cols w:space="708"/>
          <w:bidi/>
          <w:rtlGutter/>
          <w:docGrid w:linePitch="360"/>
        </w:sectPr>
      </w:pPr>
    </w:p>
    <w:p w14:paraId="6E6B716B" w14:textId="6B3FC31F" w:rsidR="00CE7625" w:rsidRPr="00A10451" w:rsidRDefault="00B926B5" w:rsidP="00E87BA7">
      <w:pPr>
        <w:pStyle w:val="Heading1"/>
        <w:rPr>
          <w:rFonts w:eastAsiaTheme="minorHAnsi"/>
        </w:rPr>
      </w:pPr>
      <w:bookmarkStart w:id="17" w:name="_Toc13776978"/>
      <w:r w:rsidRPr="00A10451">
        <w:rPr>
          <w:rFonts w:hint="cs"/>
        </w:rPr>
        <w:lastRenderedPageBreak/>
        <w:t>I</w:t>
      </w:r>
      <w:r w:rsidR="00492684" w:rsidRPr="00A10451">
        <w:rPr>
          <w:rFonts w:hint="cs"/>
        </w:rPr>
        <w:t>ntroduction</w:t>
      </w:r>
      <w:bookmarkEnd w:id="17"/>
    </w:p>
    <w:p w14:paraId="07FB679B" w14:textId="3F680BBD" w:rsidR="00182389" w:rsidRPr="00A10451" w:rsidRDefault="00182389" w:rsidP="00E87BA7">
      <w:pPr>
        <w:pStyle w:val="Heading2"/>
      </w:pPr>
      <w:bookmarkStart w:id="18" w:name="_Toc13776979"/>
      <w:r w:rsidRPr="00A10451">
        <w:rPr>
          <w:rFonts w:hint="cs"/>
        </w:rPr>
        <w:t>Air pollution</w:t>
      </w:r>
      <w:bookmarkEnd w:id="18"/>
    </w:p>
    <w:p w14:paraId="4C9AA649" w14:textId="6EC683FF"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the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58520E" w:rsidRPr="00A10451">
        <w:rPr>
          <w:rFonts w:cs="David" w:hint="cs"/>
          <w:color w:val="000000"/>
        </w:rPr>
        <w:t xml:space="preserve"> and </w:t>
      </w:r>
      <w:r w:rsidR="00FA5780" w:rsidRPr="00A10451">
        <w:rPr>
          <w:rFonts w:cs="David" w:hint="cs"/>
          <w:color w:val="000000"/>
        </w:rPr>
        <w:t xml:space="preserve">mostly a summer problem in </w:t>
      </w:r>
      <w:r w:rsidR="003B03EE" w:rsidRPr="00A10451">
        <w:rPr>
          <w:rFonts w:cs="David" w:hint="cs"/>
          <w:color w:val="000000"/>
        </w:rPr>
        <w:t>urban enviro</w:t>
      </w:r>
      <w:r w:rsidR="00FA5780" w:rsidRPr="00A10451">
        <w:rPr>
          <w:rFonts w:cs="David" w:hint="cs"/>
          <w:color w:val="000000"/>
        </w:rPr>
        <w:t>n</w:t>
      </w:r>
      <w:r w:rsidR="003B03EE" w:rsidRPr="00A10451">
        <w:rPr>
          <w:rFonts w:cs="David" w:hint="cs"/>
          <w:color w:val="000000"/>
        </w:rPr>
        <w:t>ments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the fertilizer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9" w:name="OLE_LINK60"/>
      <w:bookmarkStart w:id="20" w:name="OLE_LINK61"/>
      <w:r w:rsidR="008E3525" w:rsidRPr="008E3525">
        <w:rPr>
          <w:rFonts w:cs="David"/>
          <w:color w:val="000000"/>
        </w:rPr>
        <w:t xml:space="preserve">on-point source emissions </w:t>
      </w:r>
      <w:bookmarkEnd w:id="19"/>
      <w:bookmarkEnd w:id="20"/>
      <w:r w:rsidR="008E3525" w:rsidRPr="008E3525">
        <w:rPr>
          <w:rFonts w:cs="David"/>
          <w:color w:val="000000"/>
        </w:rPr>
        <w:t xml:space="preserve">– caused by </w:t>
      </w:r>
      <w:bookmarkStart w:id="21" w:name="OLE_LINK62"/>
      <w:bookmarkStart w:id="22" w:name="OLE_LINK63"/>
      <w:r w:rsidR="008E3525" w:rsidRPr="008E3525">
        <w:rPr>
          <w:rFonts w:cs="David"/>
          <w:color w:val="000000"/>
        </w:rPr>
        <w:t xml:space="preserve">direct contact of volatile substances </w:t>
      </w:r>
      <w:bookmarkEnd w:id="21"/>
      <w:bookmarkEnd w:id="22"/>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6C1C47BD" w:rsidR="00AF392C" w:rsidRPr="00A10451" w:rsidRDefault="00CE7625" w:rsidP="00E87BA7">
      <w:pPr>
        <w:ind w:right="-2" w:firstLine="720"/>
        <w:rPr>
          <w:rFonts w:cs="David"/>
        </w:rPr>
      </w:pPr>
      <w:bookmarkStart w:id="23" w:name="OLE_LINK111"/>
      <w:bookmarkStart w:id="24" w:name="OLE_LINK112"/>
      <w:bookmarkStart w:id="25" w:name="OLE_LINK113"/>
      <w:bookmarkStart w:id="26" w:name="OLE_LINK114"/>
      <w:bookmarkStart w:id="27"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3"/>
      <w:bookmarkEnd w:id="24"/>
      <w:bookmarkEnd w:id="25"/>
      <w:r w:rsidRPr="00A10451">
        <w:rPr>
          <w:rFonts w:cs="David" w:hint="cs"/>
          <w:color w:val="000000"/>
        </w:rPr>
        <w:t>.</w:t>
      </w:r>
      <w:bookmarkEnd w:id="26"/>
      <w:bookmarkEnd w:id="27"/>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 xml:space="preserve">globally are linked to ambient air pollution, mainly from heart disease, stroke, chronic obstructive pulmonary disease, lung cancer, and acute respiratory infections in children.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 </w:t>
      </w:r>
      <w:r w:rsidR="009A23BC" w:rsidRPr="00A10451">
        <w:rPr>
          <w:rFonts w:cs="David" w:hint="cs"/>
          <w:color w:val="000000"/>
          <w:shd w:val="clear" w:color="auto" w:fill="FFFFFF"/>
        </w:rPr>
        <w:fldChar w:fldCharType="begin" w:fldLock="1"/>
      </w:r>
      <w:r w:rsidR="002F5CFC">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9A23BC" w:rsidRPr="00A10451">
        <w:rPr>
          <w:rFonts w:cs="David" w:hint="cs"/>
          <w:color w:val="000000"/>
          <w:shd w:val="clear" w:color="auto" w:fill="FFFFFF"/>
        </w:rPr>
        <w:fldChar w:fldCharType="separate"/>
      </w:r>
      <w:r w:rsidR="00076509" w:rsidRPr="00076509">
        <w:rPr>
          <w:rFonts w:cs="David"/>
          <w:noProof/>
          <w:color w:val="000000"/>
          <w:shd w:val="clear" w:color="auto" w:fill="FFFFFF"/>
        </w:rPr>
        <w:t>[5]</w:t>
      </w:r>
      <w:r w:rsidR="009A23BC" w:rsidRPr="00A10451">
        <w:rPr>
          <w:rFonts w:cs="David" w:hint="cs"/>
          <w:color w:val="000000"/>
          <w:shd w:val="clear" w:color="auto" w:fill="FFFFFF"/>
        </w:rPr>
        <w:fldChar w:fldCharType="end"/>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8" w:name="_Toc13776980"/>
      <w:r w:rsidRPr="00A10451">
        <w:rPr>
          <w:rFonts w:hint="cs"/>
        </w:rPr>
        <w:t>Monitoring air pollution</w:t>
      </w:r>
      <w:bookmarkEnd w:id="28"/>
    </w:p>
    <w:p w14:paraId="23A9B8F5" w14:textId="081497C7" w:rsidR="00291E11" w:rsidRPr="00A10451" w:rsidRDefault="00AE0031" w:rsidP="00E87BA7">
      <w:pPr>
        <w:ind w:right="-2"/>
        <w:rPr>
          <w:rFonts w:cs="David"/>
          <w:color w:val="000000"/>
          <w:rtl/>
        </w:rPr>
      </w:pPr>
      <w:bookmarkStart w:id="29" w:name="OLE_LINK109"/>
      <w:bookmarkStart w:id="30"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w:t>
      </w:r>
      <w:r w:rsidR="00F25C50" w:rsidRPr="00A10451">
        <w:rPr>
          <w:rFonts w:cs="David" w:hint="cs"/>
          <w:color w:val="000000"/>
        </w:rPr>
        <w:lastRenderedPageBreak/>
        <w:t>air pollution to enforce plants that temporarily exceed their emission permit, reveal leaks or new 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28CE842D" w14:textId="50C2B423" w:rsidR="007C750E" w:rsidRDefault="00190845" w:rsidP="00E87BA7">
      <w:pPr>
        <w:ind w:right="-2" w:firstLine="720"/>
        <w:rPr>
          <w:rFonts w:cs="David"/>
          <w:color w:val="000000"/>
        </w:rPr>
      </w:pPr>
      <w:bookmarkStart w:id="31" w:name="OLE_LINK120"/>
      <w:bookmarkStart w:id="32" w:name="OLE_LINK121"/>
      <w:bookmarkEnd w:id="29"/>
      <w:bookmarkEnd w:id="30"/>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 xml:space="preserve">and iii) they are costly to maintain. Short-term measurement campaigns on the other hand can provide a higher spatial resolution of the desired region of research, but for a limited time only, </w:t>
      </w:r>
      <w:r w:rsidR="00747A7E">
        <w:rPr>
          <w:rFonts w:cs="David"/>
          <w:color w:val="000000"/>
        </w:rPr>
        <w:t xml:space="preserve">and thus, would fail to account for seasonality or any phenomenon that presents longer cycles than the time of the campaign. </w:t>
      </w:r>
    </w:p>
    <w:p w14:paraId="38222235" w14:textId="2E0BAC93" w:rsidR="000067F7" w:rsidRPr="00A10451" w:rsidRDefault="000067F7" w:rsidP="00E87BA7">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 xml:space="preserve">These properties enable covering a larger area and obtaining </w:t>
      </w:r>
      <w:r w:rsidRPr="00A10451">
        <w:rPr>
          <w:rFonts w:cs="David" w:hint="cs"/>
          <w:color w:val="000000"/>
        </w:rPr>
        <w:t xml:space="preserve">a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31"/>
    <w:bookmarkEnd w:id="32"/>
    <w:p w14:paraId="44FDB524" w14:textId="77777777" w:rsidR="00F322EC" w:rsidRPr="00A10451" w:rsidRDefault="00F322EC" w:rsidP="00E87BA7">
      <w:pPr>
        <w:ind w:right="-2"/>
        <w:rPr>
          <w:rFonts w:cs="David"/>
          <w:color w:val="000000"/>
        </w:rPr>
      </w:pPr>
    </w:p>
    <w:p w14:paraId="7A1DCCBF" w14:textId="2C4B3FF3" w:rsidR="003A4996" w:rsidRPr="00A10451" w:rsidRDefault="00414168" w:rsidP="00E87BA7">
      <w:pPr>
        <w:pStyle w:val="Heading2"/>
      </w:pPr>
      <w:bookmarkStart w:id="33" w:name="_Toc13776981"/>
      <w:r w:rsidRPr="00A10451">
        <w:rPr>
          <w:rFonts w:hint="cs"/>
        </w:rPr>
        <w:t>A</w:t>
      </w:r>
      <w:r w:rsidR="003A4996" w:rsidRPr="00A10451">
        <w:rPr>
          <w:rFonts w:hint="cs"/>
        </w:rPr>
        <w:t>ir pollution</w:t>
      </w:r>
      <w:r w:rsidR="009770C1" w:rsidRPr="00A10451">
        <w:rPr>
          <w:rFonts w:hint="cs"/>
        </w:rPr>
        <w:t xml:space="preserve"> representation in space</w:t>
      </w:r>
      <w:bookmarkEnd w:id="33"/>
      <w:r w:rsidR="00E23FB9" w:rsidRPr="00A10451">
        <w:rPr>
          <w:rFonts w:hint="cs"/>
        </w:rPr>
        <w:t xml:space="preserve"> </w:t>
      </w:r>
    </w:p>
    <w:p w14:paraId="381331B9" w14:textId="77777777" w:rsidR="00147F82" w:rsidRDefault="00CE7625" w:rsidP="00E87BA7">
      <w:pPr>
        <w:ind w:right="-2"/>
        <w:rPr>
          <w:rFonts w:cs="David"/>
          <w:color w:val="000000"/>
        </w:rPr>
      </w:pPr>
      <w:r w:rsidRPr="00A10451">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 xml:space="preserve">. </w:t>
      </w:r>
    </w:p>
    <w:p w14:paraId="4A02708B" w14:textId="7337A072" w:rsidR="00B1491C" w:rsidRPr="00A10451" w:rsidRDefault="00CE7625" w:rsidP="00E87BA7">
      <w:pPr>
        <w:ind w:right="-2" w:firstLine="720"/>
        <w:rPr>
          <w:rFonts w:cs="David"/>
          <w:color w:val="000000"/>
        </w:rPr>
      </w:pPr>
      <w:r w:rsidRPr="00A10451">
        <w:rPr>
          <w:rFonts w:cs="David" w:hint="cs"/>
          <w:color w:val="000000"/>
        </w:rPr>
        <w:lastRenderedPageBreak/>
        <w:t>Nevertheless, atmospheric transport and dispersion (ATD) models are the only models that can quantify the deterministic relationships between sources’ emissions and concentrations in space</w:t>
      </w:r>
      <w:r w:rsidR="006F05F2" w:rsidRPr="00A10451">
        <w:rPr>
          <w:rFonts w:cs="David" w:hint="cs"/>
          <w:color w:val="000000"/>
        </w:rPr>
        <w:t xml:space="preserve"> and in time</w:t>
      </w:r>
      <w:r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Pr="00A10451">
        <w:rPr>
          <w:rFonts w:cs="David" w:hint="cs"/>
          <w:color w:val="000000"/>
        </w:rPr>
        <w:t xml:space="preserve">ATD models can forecast the spread of the pollutants, when available results from monitoring data are used for calibration and evaluation of model performance. </w:t>
      </w:r>
      <w:r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Pr="00A10451">
        <w:rPr>
          <w:rFonts w:cs="David" w:hint="cs"/>
          <w:color w:val="000000" w:themeColor="text1"/>
        </w:rPr>
        <w:t xml:space="preserve">. </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4" w:name="_Toc13776982"/>
      <w:r w:rsidRPr="00A10451">
        <w:rPr>
          <w:rFonts w:hint="cs"/>
        </w:rPr>
        <w:t>Source term estimation</w:t>
      </w:r>
      <w:bookmarkEnd w:id="34"/>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5" w:name="_Toc13776983"/>
      <w:r>
        <w:t>N</w:t>
      </w:r>
      <w:r w:rsidR="00E773DD" w:rsidRPr="00A10451">
        <w:rPr>
          <w:rFonts w:hint="cs"/>
        </w:rPr>
        <w:t>etwork deployment</w:t>
      </w:r>
      <w:bookmarkEnd w:id="35"/>
    </w:p>
    <w:p w14:paraId="32737F91" w14:textId="237D203B" w:rsidR="001E61E8" w:rsidRDefault="001E61E8" w:rsidP="00E87BA7">
      <w:pPr>
        <w:ind w:right="-2"/>
        <w:rPr>
          <w:rFonts w:cs="David"/>
          <w:color w:val="000000"/>
        </w:rPr>
      </w:pPr>
      <w:bookmarkStart w:id="36" w:name="OLE_LINK122"/>
      <w:bookmarkStart w:id="37"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6"/>
    <w:bookmarkEnd w:id="37"/>
    <w:p w14:paraId="5083CDB4" w14:textId="77777777" w:rsidR="00F25B7C" w:rsidRDefault="003039CC" w:rsidP="00E87BA7">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 xml:space="preserve">All that is required is the deployment </w:t>
      </w:r>
      <w:r w:rsidRPr="003039CC">
        <w:rPr>
          <w:rFonts w:cs="David"/>
          <w:color w:val="000000"/>
        </w:rPr>
        <w:lastRenderedPageBreak/>
        <w:t>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8" w:name="OLE_LINK66"/>
      <w:bookmarkStart w:id="39" w:name="OLE_LINK67"/>
      <w:r w:rsidR="000B0FAE">
        <w:t>severe</w:t>
      </w:r>
      <w:r w:rsidR="00AE467C">
        <w:t xml:space="preserve"> </w:t>
      </w:r>
      <w:bookmarkEnd w:id="38"/>
      <w:bookmarkEnd w:id="39"/>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40" w:name="OLE_LINK20"/>
      <w:bookmarkStart w:id="41" w:name="OLE_LINK21"/>
      <w:r w:rsidR="00AE467C">
        <w:t>industrial sites</w:t>
      </w:r>
      <w:bookmarkEnd w:id="40"/>
      <w:bookmarkEnd w:id="41"/>
      <w:r w:rsidR="0093363E">
        <w:t>,</w:t>
      </w:r>
      <w:r w:rsidR="00AE467C">
        <w:t xml:space="preserve"> sensor locations may be limited due to economic and </w:t>
      </w:r>
      <w:r w:rsidR="004B423C">
        <w:t>practical</w:t>
      </w:r>
      <w:r w:rsidR="00AE467C">
        <w:t xml:space="preserve"> considerations.</w:t>
      </w:r>
    </w:p>
    <w:p w14:paraId="42255062" w14:textId="174F70D4" w:rsidR="00EB3612" w:rsidRPr="00393CBC" w:rsidRDefault="00C55310" w:rsidP="00E87BA7">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r w:rsidR="005053C9">
        <w:t xml:space="preserve">A mobile deployment approach may </w:t>
      </w:r>
      <w:r w:rsidR="00C61461">
        <w:t>work well in</w:t>
      </w:r>
      <w:r w:rsidR="005053C9">
        <w:t xml:space="preserve"> </w:t>
      </w:r>
      <w:r w:rsidR="00410287">
        <w:t>emergency cases</w:t>
      </w:r>
      <w:r w:rsidR="00A62CD5">
        <w:t xml:space="preserve">, where multiple leaks </w:t>
      </w:r>
      <w:r w:rsidR="0019433B">
        <w:t xml:space="preserve">should be </w:t>
      </w:r>
      <w:r w:rsidR="00922A4D">
        <w:t>handled</w:t>
      </w:r>
      <w:r w:rsidR="0019433B">
        <w:t xml:space="preserve"> and </w:t>
      </w:r>
      <w:r w:rsidR="0019433B" w:rsidRPr="00791B74">
        <w:rPr>
          <w:rFonts w:asciiTheme="majorBidi" w:hAnsiTheme="majorBidi" w:cstheme="majorBidi"/>
        </w:rPr>
        <w:t>detailed mapping of air pollution</w:t>
      </w:r>
      <w:r w:rsidR="0019433B">
        <w:rPr>
          <w:rFonts w:asciiTheme="majorBidi" w:hAnsiTheme="majorBidi" w:cstheme="majorBidi"/>
        </w:rPr>
        <w:t xml:space="preserve"> in the environment is required. </w:t>
      </w:r>
    </w:p>
    <w:p w14:paraId="44E14C94" w14:textId="158E21EE" w:rsidR="00AE467C" w:rsidRPr="00264563" w:rsidRDefault="00EE55DF" w:rsidP="00E87BA7">
      <w:pPr>
        <w:ind w:right="-2"/>
      </w:pPr>
      <w:r w:rsidRPr="00FF6192">
        <w:rPr>
          <w:rFonts w:cs="David"/>
          <w:color w:val="FF0000"/>
        </w:rPr>
        <w:tab/>
      </w:r>
      <w:bookmarkStart w:id="42" w:name="OLE_LINK146"/>
      <w:bookmarkStart w:id="43" w:name="OLE_LINK147"/>
      <w:r w:rsidR="00CE7625" w:rsidRPr="00C61461">
        <w:rPr>
          <w:rFonts w:cs="David" w:hint="cs"/>
          <w:color w:val="000000" w:themeColor="text1"/>
        </w:rPr>
        <w:t xml:space="preserve">The following </w:t>
      </w:r>
      <w:r w:rsidR="004B7699" w:rsidRPr="00C61461">
        <w:rPr>
          <w:rFonts w:cs="David" w:hint="cs"/>
          <w:color w:val="000000" w:themeColor="text1"/>
        </w:rPr>
        <w:t>proposal</w:t>
      </w:r>
      <w:r w:rsidR="00CE7625"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00CE7625"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00CE7625" w:rsidRPr="00C61461">
        <w:rPr>
          <w:rFonts w:cs="David" w:hint="cs"/>
          <w:color w:val="000000" w:themeColor="text1"/>
        </w:rPr>
        <w:t xml:space="preserve">can serve </w:t>
      </w:r>
      <w:r w:rsidR="005642BE">
        <w:rPr>
          <w:rFonts w:cs="David"/>
          <w:color w:val="000000" w:themeColor="text1"/>
        </w:rPr>
        <w:t>decision-makers</w:t>
      </w:r>
      <w:r w:rsidR="00CE7625"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4" w:name="OLE_LINK162"/>
      <w:bookmarkStart w:id="45" w:name="OLE_LINK163"/>
      <w:r w:rsidR="00CE7625"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42"/>
    <w:bookmarkEnd w:id="43"/>
    <w:bookmarkEnd w:id="44"/>
    <w:bookmarkEnd w:id="45"/>
    <w:p w14:paraId="2C45A180" w14:textId="20D0364E" w:rsidR="000C78D0" w:rsidRDefault="000C78D0" w:rsidP="00E87BA7">
      <w:pPr>
        <w:pStyle w:val="Heading1"/>
        <w:numPr>
          <w:ilvl w:val="0"/>
          <w:numId w:val="0"/>
        </w:numPr>
        <w:ind w:left="432"/>
      </w:pPr>
    </w:p>
    <w:p w14:paraId="6EC014D7" w14:textId="59EC7962" w:rsidR="00410CF7" w:rsidRDefault="00410CF7" w:rsidP="00E87BA7"/>
    <w:p w14:paraId="5FF9996A" w14:textId="77777777" w:rsidR="00410CF7" w:rsidRPr="00410CF7" w:rsidRDefault="00410CF7" w:rsidP="00E87BA7"/>
    <w:p w14:paraId="385C37A1" w14:textId="77777777" w:rsidR="000C78D0" w:rsidRPr="000C78D0" w:rsidRDefault="000C78D0" w:rsidP="00E87BA7"/>
    <w:p w14:paraId="79A55EC5" w14:textId="065188CA" w:rsidR="00F229D5" w:rsidRDefault="00B011EB" w:rsidP="00E87BA7">
      <w:pPr>
        <w:pStyle w:val="Heading1"/>
      </w:pPr>
      <w:bookmarkStart w:id="46" w:name="_Toc13776984"/>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6"/>
      <w:r w:rsidR="00B139E0" w:rsidRPr="00A10451">
        <w:rPr>
          <w:rFonts w:hint="cs"/>
        </w:rPr>
        <w:t xml:space="preserve"> </w:t>
      </w:r>
    </w:p>
    <w:p w14:paraId="2906165A" w14:textId="64F9AE1B" w:rsidR="002055D3" w:rsidRDefault="00CF5CB6" w:rsidP="00E87BA7">
      <w:pPr>
        <w:pStyle w:val="Heading2"/>
      </w:pPr>
      <w:bookmarkStart w:id="47" w:name="_Toc13776985"/>
      <w:r>
        <w:t xml:space="preserve">Research </w:t>
      </w:r>
      <w:r w:rsidR="00107D43">
        <w:t>h</w:t>
      </w:r>
      <w:r>
        <w:t>ypothesis</w:t>
      </w:r>
      <w:bookmarkEnd w:id="47"/>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8" w:name="OLE_LINK144"/>
      <w:bookmarkStart w:id="49"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50" w:name="_Toc13776986"/>
      <w:bookmarkEnd w:id="48"/>
      <w:bookmarkEnd w:id="49"/>
      <w:r>
        <w:t>Research objectives</w:t>
      </w:r>
      <w:bookmarkEnd w:id="50"/>
    </w:p>
    <w:p w14:paraId="6F9266CC" w14:textId="5E961132" w:rsidR="0008513F" w:rsidRPr="00A43B11" w:rsidRDefault="00F06DF2" w:rsidP="00E87BA7">
      <w:pPr>
        <w:pStyle w:val="Default"/>
        <w:spacing w:line="360" w:lineRule="auto"/>
        <w:jc w:val="both"/>
        <w:rPr>
          <w:color w:val="FF0000"/>
        </w:rPr>
      </w:pPr>
      <w:bookmarkStart w:id="51" w:name="OLE_LINK148"/>
      <w:bookmarkStart w:id="52"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51"/>
    <w:bookmarkEnd w:id="52"/>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3" w:name="OLE_LINK154"/>
      <w:bookmarkStart w:id="54" w:name="OLE_LINK155"/>
      <w:bookmarkStart w:id="55" w:name="OLE_LINK34"/>
      <w:bookmarkStart w:id="56" w:name="OLE_LINK3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5"/>
      <w:bookmarkEnd w:id="56"/>
      <w:r>
        <w:rPr>
          <w:rFonts w:cs="David"/>
        </w:rPr>
        <w:t xml:space="preserve">. </w:t>
      </w:r>
    </w:p>
    <w:p w14:paraId="67ED8124" w14:textId="743A9521"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change in weather conditions</w:t>
      </w:r>
      <w:r>
        <w:rPr>
          <w:rFonts w:cs="David"/>
          <w:color w:val="000000" w:themeColor="text1"/>
        </w:rPr>
        <w:t xml:space="preserve">. </w:t>
      </w:r>
    </w:p>
    <w:p w14:paraId="279D1E34" w14:textId="0E87E326" w:rsidR="00394D5A"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probability of change in weather conditions</w:t>
      </w:r>
      <w:r w:rsidR="00FB7CFE">
        <w:rPr>
          <w:rFonts w:cs="David"/>
          <w:color w:val="000000" w:themeColor="text1"/>
        </w:rPr>
        <w:t xml:space="preserve">. </w:t>
      </w:r>
    </w:p>
    <w:p w14:paraId="364D5483" w14:textId="77777777" w:rsidR="00003B6D" w:rsidRPr="00A6476B" w:rsidRDefault="00644D19" w:rsidP="00E87BA7">
      <w:pPr>
        <w:pStyle w:val="Default"/>
        <w:numPr>
          <w:ilvl w:val="0"/>
          <w:numId w:val="25"/>
        </w:numPr>
        <w:spacing w:line="360" w:lineRule="auto"/>
        <w:jc w:val="both"/>
        <w:rPr>
          <w:rFonts w:cs="David"/>
          <w:color w:val="000000" w:themeColor="text1"/>
        </w:rPr>
      </w:pPr>
      <w:bookmarkStart w:id="57" w:name="OLE_LINK172"/>
      <w:bookmarkStart w:id="58" w:name="OLE_LINK173"/>
      <w:bookmarkEnd w:id="53"/>
      <w:bookmarkEnd w:id="54"/>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to derive engineering insights for effective deployments of air pollution sensors</w:t>
      </w:r>
      <w:r w:rsidRPr="006564ED">
        <w:t xml:space="preserve"> at various leak rates</w:t>
      </w:r>
      <w:r w:rsidR="006B2EF7">
        <w:t>,</w:t>
      </w:r>
      <w:r w:rsidRPr="006564ED">
        <w:t xml:space="preserve"> sources/sensors configurations</w:t>
      </w:r>
      <w:r w:rsidR="006B2EF7">
        <w:t xml:space="preserve"> and weather conditions</w:t>
      </w:r>
      <w:r w:rsidR="00854CE1">
        <w:t>.</w:t>
      </w:r>
      <w:r w:rsidR="00103ECD">
        <w:t xml:space="preserve"> </w:t>
      </w:r>
    </w:p>
    <w:p w14:paraId="25DDEA0A" w14:textId="19B57F74"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the potential improvement achieved by the deployment of a heterogenous network, comprised of different types of sensors with different characteristics (sensitivity, dynamic range, cost</w:t>
      </w:r>
      <w:r w:rsidR="006C4311">
        <w:t xml:space="preserve"> </w:t>
      </w:r>
      <w:r w:rsidR="00D67D8C">
        <w:t>and specificity</w:t>
      </w:r>
      <w:r w:rsidR="00311F2A">
        <w:t xml:space="preserve">), compared to a homogeneous network of sensors. </w:t>
      </w:r>
    </w:p>
    <w:p w14:paraId="62E741AE" w14:textId="60041C61" w:rsidR="009E6BE8" w:rsidRPr="009E6BE8" w:rsidRDefault="009E6BE8" w:rsidP="00E87BA7">
      <w:pPr>
        <w:pStyle w:val="Default"/>
        <w:numPr>
          <w:ilvl w:val="0"/>
          <w:numId w:val="25"/>
        </w:numPr>
        <w:spacing w:line="360" w:lineRule="auto"/>
        <w:jc w:val="both"/>
        <w:rPr>
          <w:rFonts w:cs="David"/>
          <w:color w:val="000000" w:themeColor="text1"/>
          <w:highlight w:val="yellow"/>
        </w:rPr>
      </w:pPr>
      <w:r w:rsidRPr="009E6BE8">
        <w:rPr>
          <w:highlight w:val="yellow"/>
        </w:rPr>
        <w:t>Case study</w:t>
      </w:r>
    </w:p>
    <w:bookmarkEnd w:id="57"/>
    <w:bookmarkEnd w:id="58"/>
    <w:p w14:paraId="228157BD" w14:textId="570FA58E" w:rsidR="00A33910" w:rsidRDefault="00A33910" w:rsidP="00E87BA7">
      <w:pPr>
        <w:pStyle w:val="Heading1"/>
        <w:numPr>
          <w:ilvl w:val="0"/>
          <w:numId w:val="0"/>
        </w:numPr>
        <w:ind w:left="432"/>
      </w:pPr>
    </w:p>
    <w:p w14:paraId="0E4F25C3" w14:textId="77777777" w:rsidR="00A33910" w:rsidRPr="00A33910" w:rsidRDefault="00A33910" w:rsidP="00E87BA7"/>
    <w:p w14:paraId="48B8A394" w14:textId="2BF649FE" w:rsidR="00B011EB" w:rsidRPr="00A10451" w:rsidRDefault="00B011EB" w:rsidP="00E87BA7">
      <w:pPr>
        <w:pStyle w:val="Heading1"/>
      </w:pPr>
      <w:bookmarkStart w:id="59" w:name="_Toc13776987"/>
      <w:r w:rsidRPr="00A10451">
        <w:rPr>
          <w:rFonts w:hint="cs"/>
        </w:rPr>
        <w:lastRenderedPageBreak/>
        <w:t>Research contribution</w:t>
      </w:r>
      <w:bookmarkEnd w:id="59"/>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0" w:name="OLE_LINK156"/>
      <w:bookmarkStart w:id="61"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0"/>
      <w:bookmarkEnd w:id="61"/>
    </w:p>
    <w:p w14:paraId="6D732D8D" w14:textId="50A1C012"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E87BA7">
      <w:pPr>
        <w:rPr>
          <w:rFonts w:cs="David"/>
        </w:rPr>
      </w:pPr>
    </w:p>
    <w:p w14:paraId="75CE353E" w14:textId="02DD940C" w:rsidR="00A33910" w:rsidRDefault="00A33910" w:rsidP="00E87BA7">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E87BA7">
      <w:pPr>
        <w:pStyle w:val="Heading1"/>
      </w:pPr>
      <w:bookmarkStart w:id="62" w:name="_Toc13776988"/>
      <w:r w:rsidRPr="00A10451">
        <w:rPr>
          <w:rFonts w:hint="cs"/>
        </w:rPr>
        <w:lastRenderedPageBreak/>
        <w:t>Literature review</w:t>
      </w:r>
      <w:bookmarkEnd w:id="62"/>
    </w:p>
    <w:p w14:paraId="66A40561" w14:textId="3A767DE5" w:rsidR="004170D4" w:rsidRPr="00A10451" w:rsidRDefault="00471C6C" w:rsidP="00E87BA7">
      <w:pPr>
        <w:pStyle w:val="Heading2"/>
      </w:pPr>
      <w:bookmarkStart w:id="63" w:name="_Toc13776989"/>
      <w:r w:rsidRPr="00A10451">
        <w:rPr>
          <w:rFonts w:hint="cs"/>
        </w:rPr>
        <w:t>The problem of s</w:t>
      </w:r>
      <w:r w:rsidR="004170D4" w:rsidRPr="00A10451">
        <w:rPr>
          <w:rFonts w:hint="cs"/>
        </w:rPr>
        <w:t>ensors</w:t>
      </w:r>
      <w:r w:rsidR="002D0FC5">
        <w:t xml:space="preserve"> deployment</w:t>
      </w:r>
      <w:bookmarkEnd w:id="63"/>
    </w:p>
    <w:p w14:paraId="64CE4BF6" w14:textId="6561F9C5"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 xml:space="preserve">reduced to </w:t>
      </w:r>
      <w:commentRangeStart w:id="64"/>
      <w:commentRangeStart w:id="65"/>
      <w:r w:rsidR="002300AE" w:rsidRPr="00A10451">
        <w:rPr>
          <w:rFonts w:cs="David" w:hint="cs"/>
        </w:rPr>
        <w:t xml:space="preserve">coverage </w:t>
      </w:r>
      <w:r w:rsidR="000C6F53" w:rsidRPr="00A10451">
        <w:rPr>
          <w:rFonts w:cs="David" w:hint="cs"/>
        </w:rPr>
        <w:t>area</w:t>
      </w:r>
      <w:commentRangeEnd w:id="64"/>
      <w:r w:rsidR="00F14F1F">
        <w:rPr>
          <w:rStyle w:val="CommentReference"/>
        </w:rPr>
        <w:commentReference w:id="64"/>
      </w:r>
      <w:commentRangeEnd w:id="65"/>
      <w:r w:rsidR="00001214">
        <w:rPr>
          <w:rStyle w:val="CommentReference"/>
        </w:rPr>
        <w:commentReference w:id="65"/>
      </w:r>
      <w:r w:rsidR="000C6F53" w:rsidRPr="00A10451">
        <w:rPr>
          <w:rFonts w:cs="David" w:hint="cs"/>
        </w:rPr>
        <w:t xml:space="preserve">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6" w:name="_Toc13776990"/>
      <w:r>
        <w:t>The importance of network’s application</w:t>
      </w:r>
      <w:bookmarkEnd w:id="66"/>
    </w:p>
    <w:p w14:paraId="463AD49C" w14:textId="11D461A0"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C714EA">
        <w:rPr>
          <w:rFonts w:cs="David" w:hint="cs"/>
          <w:b/>
          <w:bCs/>
          <w:color w:val="000000" w:themeColor="text1"/>
        </w:rPr>
        <w:t>exposure assessment</w:t>
      </w:r>
      <w:r w:rsidR="00CC6E0E" w:rsidRPr="00C714EA">
        <w:rPr>
          <w:rFonts w:cs="David" w:hint="cs"/>
          <w:color w:val="000000" w:themeColor="text1"/>
        </w:rPr>
        <w:t xml:space="preserve"> as an objective</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 xml:space="preserve">a constrained </w:t>
      </w:r>
      <w:r w:rsidR="00FB2D9C">
        <w:rPr>
          <w:rFonts w:cs="David"/>
          <w:color w:val="000000" w:themeColor="text1"/>
        </w:rPr>
        <w:t xml:space="preserve">single </w:t>
      </w:r>
      <w:commentRangeStart w:id="67"/>
      <w:commentRangeStart w:id="68"/>
      <w:r w:rsidR="000C7256" w:rsidRPr="00C714EA">
        <w:rPr>
          <w:rFonts w:cs="David" w:hint="cs"/>
          <w:color w:val="000000" w:themeColor="text1"/>
        </w:rPr>
        <w:t xml:space="preserve">optimization </w:t>
      </w:r>
      <w:commentRangeEnd w:id="67"/>
      <w:r w:rsidR="00A5579D">
        <w:rPr>
          <w:rStyle w:val="CommentReference"/>
        </w:rPr>
        <w:commentReference w:id="67"/>
      </w:r>
      <w:commentRangeEnd w:id="68"/>
      <w:r w:rsidR="00522327">
        <w:rPr>
          <w:rStyle w:val="CommentReference"/>
        </w:rPr>
        <w:commentReference w:id="68"/>
      </w:r>
      <w:r w:rsidR="000C7256" w:rsidRPr="00C714EA">
        <w:rPr>
          <w:rFonts w:cs="David" w:hint="cs"/>
          <w:color w:val="000000" w:themeColor="text1"/>
        </w:rPr>
        <w:t xml:space="preserve">problem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FC5D81">
        <w:rPr>
          <w:rFonts w:cs="David"/>
          <w:color w:val="000000" w:themeColor="text1"/>
        </w:rPr>
        <w:t>is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FC5D81">
        <w:rPr>
          <w:rFonts w:cs="David"/>
          <w:color w:val="000000" w:themeColor="text1"/>
        </w:rPr>
        <w:t>s</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FC5D81">
        <w:rPr>
          <w:rFonts w:cs="David"/>
          <w:color w:val="000000" w:themeColor="text1"/>
        </w:rPr>
        <w:t>takes</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C714EA">
        <w:rPr>
          <w:rFonts w:cs="David" w:hint="cs"/>
          <w:b/>
          <w:bCs/>
          <w:color w:val="000000" w:themeColor="text1"/>
        </w:rPr>
        <w:t>detect</w:t>
      </w:r>
      <w:r w:rsidR="00D87C9D" w:rsidRPr="00A10451">
        <w:rPr>
          <w:rFonts w:cs="David" w:hint="cs"/>
          <w:b/>
          <w:b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FC5D81">
        <w:rPr>
          <w:rFonts w:cs="David"/>
        </w:rPr>
        <w:t>are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C714EA">
        <w:rPr>
          <w:rFonts w:cs="David" w:hint="cs"/>
          <w:b/>
          <w:b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D6651A" w:rsidRPr="00C714EA">
        <w:rPr>
          <w:rFonts w:cs="David" w:hint="cs"/>
          <w:color w:val="000000" w:themeColor="text1"/>
        </w:rPr>
        <w:t xml:space="preserve">wished to </w:t>
      </w:r>
      <w:r w:rsidR="00D6651A" w:rsidRPr="00C714EA">
        <w:rPr>
          <w:rFonts w:cs="David" w:hint="cs"/>
          <w:b/>
          <w:bCs/>
          <w:color w:val="000000" w:themeColor="text1"/>
        </w:rPr>
        <w:t>improve the performance</w:t>
      </w:r>
      <w:r w:rsidR="00D6651A" w:rsidRPr="00C714EA">
        <w:rPr>
          <w:rFonts w:cs="David" w:hint="cs"/>
          <w:color w:val="000000" w:themeColor="text1"/>
        </w:rPr>
        <w:t xml:space="preserve"> 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FC5D81">
        <w:rPr>
          <w:rFonts w:cs="David"/>
        </w:rPr>
        <w:t>s</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evaluates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FC5D81">
        <w:rPr>
          <w:rFonts w:cs="David"/>
        </w:rPr>
        <w:t>s</w:t>
      </w:r>
      <w:r w:rsidR="00F27DAE" w:rsidRPr="00A10451">
        <w:rPr>
          <w:rFonts w:cs="David" w:hint="cs"/>
        </w:rPr>
        <w:t xml:space="preserve"> locations that improve prediction uncertainty and provide high prediction accuracy</w:t>
      </w:r>
      <w:r w:rsidR="00F27DAE" w:rsidRPr="00A10451">
        <w:rPr>
          <w:rFonts w:cs="David" w:hint="cs"/>
          <w:color w:val="000000" w:themeColor="text1"/>
        </w:rPr>
        <w:t>. Their method however require</w:t>
      </w:r>
      <w:r w:rsidR="00FC5D81">
        <w:rPr>
          <w:rFonts w:cs="David"/>
          <w:color w:val="000000" w:themeColor="text1"/>
        </w:rPr>
        <w:t>s</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9" w:name="_Toc13776991"/>
      <w:r>
        <w:t>Network h</w:t>
      </w:r>
      <w:r w:rsidR="00DF4518">
        <w:t>eterogeneity</w:t>
      </w:r>
      <w:bookmarkEnd w:id="69"/>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69C938F2"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70" w:name="OLE_LINK32"/>
      <w:bookmarkStart w:id="71" w:name="OLE_LINK33"/>
      <w:bookmarkStart w:id="72" w:name="OLE_LINK3"/>
      <w:r w:rsidR="00E3442D" w:rsidRPr="00F15C10">
        <w:rPr>
          <w:color w:val="000000" w:themeColor="text1"/>
        </w:rPr>
        <w:t xml:space="preserve">Chakrabarty </w:t>
      </w:r>
      <w:bookmarkEnd w:id="70"/>
      <w:bookmarkEnd w:id="71"/>
      <w:bookmarkEnd w:id="72"/>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3" w:name="OLE_LINK4"/>
      <w:bookmarkStart w:id="74"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73"/>
      <w:bookmarkEnd w:id="74"/>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proofErr w:type="gramStart"/>
      <w:r w:rsidR="00F22F3E" w:rsidRPr="00F15C10">
        <w:rPr>
          <w:color w:val="000000" w:themeColor="text1"/>
        </w:rPr>
        <w:t>studies</w:t>
      </w:r>
      <w:proofErr w:type="gramEnd"/>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AB0F19">
        <w:rPr>
          <w:rFonts w:cs="David"/>
          <w:color w:val="000000" w:themeColor="text1"/>
        </w:rPr>
        <w:t>s</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9F31A3" w:rsidRPr="00C714EA">
        <w:rPr>
          <w:rFonts w:cs="David" w:hint="cs"/>
          <w:color w:val="000000" w:themeColor="text1"/>
        </w:rPr>
        <w:t>is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measures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is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atmospheric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5" w:name="_Toc13776992"/>
      <w:r>
        <w:t>Redeployment of sensors</w:t>
      </w:r>
      <w:bookmarkEnd w:id="75"/>
    </w:p>
    <w:p w14:paraId="7A3A8BDC" w14:textId="2E69E2D5" w:rsidR="002B2011" w:rsidRPr="009C18A5" w:rsidRDefault="002B2011" w:rsidP="00E87BA7">
      <w:pPr>
        <w:ind w:right="-2"/>
        <w:rPr>
          <w:rFonts w:cs="David"/>
        </w:rPr>
      </w:pPr>
      <w:commentRangeStart w:id="76"/>
      <w:commentRangeStart w:id="77"/>
      <w:r w:rsidRPr="00A10451">
        <w:rPr>
          <w:rFonts w:cs="David" w:hint="cs"/>
        </w:rPr>
        <w:t xml:space="preserve">Another aspect of network deployment dealt with in </w:t>
      </w:r>
      <w:r>
        <w:rPr>
          <w:rFonts w:cs="David"/>
        </w:rPr>
        <w:t>some</w:t>
      </w:r>
      <w:r w:rsidRPr="00A10451">
        <w:rPr>
          <w:rFonts w:cs="David" w:hint="cs"/>
        </w:rPr>
        <w:t xml:space="preserve"> works, is the use of a network of sensors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Pr="00A10451">
        <w:rPr>
          <w:rFonts w:cs="David" w:hint="cs"/>
        </w:rPr>
        <w:t xml:space="preserve">, which enables a real-time adaptive deployment of sensors 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 xml:space="preserve">parameters.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 air pollution concentrations as ground truth and estimate concentrations where no sensors are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are redeployed so estimation error (i.e., </w:t>
      </w:r>
      <w:r w:rsidRPr="00A10451">
        <w:rPr>
          <w:rFonts w:ascii="Calibri" w:hAnsi="Calibri" w:cs="Calibri"/>
        </w:rPr>
        <w:t>﻿</w:t>
      </w:r>
      <w:r w:rsidRPr="00A10451">
        <w:rPr>
          <w:rFonts w:cs="David" w:hint="cs"/>
        </w:rPr>
        <w:t xml:space="preserve">the absolute difference between ground truth and estimation) is minimized and execution time is considered. </w:t>
      </w:r>
      <w:commentRangeEnd w:id="76"/>
      <w:r w:rsidR="00A5579D">
        <w:rPr>
          <w:rStyle w:val="CommentReference"/>
        </w:rPr>
        <w:commentReference w:id="76"/>
      </w:r>
      <w:commentRangeEnd w:id="77"/>
      <w:r w:rsidR="009F584E">
        <w:rPr>
          <w:rStyle w:val="CommentReference"/>
        </w:rPr>
        <w:commentReference w:id="77"/>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8" w:name="_Toc13776993"/>
      <w:r w:rsidRPr="00A10451">
        <w:rPr>
          <w:rFonts w:hint="cs"/>
        </w:rPr>
        <w:t>Optimization</w:t>
      </w:r>
      <w:r w:rsidR="00FE3DB4" w:rsidRPr="00A10451">
        <w:rPr>
          <w:rFonts w:hint="cs"/>
        </w:rPr>
        <w:t xml:space="preserve"> aspect</w:t>
      </w:r>
      <w:bookmarkEnd w:id="78"/>
      <w:r w:rsidR="00FE3DB4" w:rsidRPr="00A10451">
        <w:rPr>
          <w:rFonts w:hint="cs"/>
        </w:rPr>
        <w:t xml:space="preserve"> </w:t>
      </w:r>
    </w:p>
    <w:p w14:paraId="123A4F95" w14:textId="778A4702" w:rsidR="00A47DF5" w:rsidRDefault="00080870" w:rsidP="00E87BA7">
      <w:pPr>
        <w:ind w:right="-2"/>
        <w:rPr>
          <w:rFonts w:cs="David"/>
        </w:rPr>
      </w:pPr>
      <w:bookmarkStart w:id="79" w:name="OLE_LINK70"/>
      <w:bookmarkStart w:id="80" w:name="OLE_LINK71"/>
      <w:r w:rsidRPr="00A10451">
        <w:rPr>
          <w:rFonts w:cs="David" w:hint="cs"/>
        </w:rPr>
        <w:t xml:space="preserve">Another aspect </w:t>
      </w:r>
      <w:r w:rsidR="00082981" w:rsidRPr="00A10451">
        <w:rPr>
          <w:rFonts w:cs="David" w:hint="cs"/>
        </w:rPr>
        <w:t>to be considered</w:t>
      </w:r>
      <w:r w:rsidRPr="00A10451">
        <w:rPr>
          <w:rFonts w:cs="David" w:hint="cs"/>
        </w:rPr>
        <w:t xml:space="preserve"> </w:t>
      </w:r>
      <w:r w:rsidR="00082981" w:rsidRPr="00A10451">
        <w:rPr>
          <w:rFonts w:cs="David" w:hint="cs"/>
        </w:rPr>
        <w:t xml:space="preserve">is the </w:t>
      </w:r>
      <w:r w:rsidR="00042260">
        <w:rPr>
          <w:rFonts w:cs="David"/>
        </w:rPr>
        <w:t xml:space="preserve">common </w:t>
      </w:r>
      <w:r w:rsidR="00082981" w:rsidRPr="00A10451">
        <w:rPr>
          <w:rFonts w:cs="David" w:hint="cs"/>
        </w:rPr>
        <w:t>method</w:t>
      </w:r>
      <w:r w:rsidR="00042260">
        <w:rPr>
          <w:rFonts w:cs="David"/>
        </w:rPr>
        <w:t>s</w:t>
      </w:r>
      <w:r w:rsidR="00082981" w:rsidRPr="00A10451">
        <w:rPr>
          <w:rFonts w:cs="David" w:hint="cs"/>
        </w:rPr>
        <w:t xml:space="preserve"> used to solve the problem of network deployment.</w:t>
      </w:r>
      <w:r w:rsidR="00974995" w:rsidRPr="00A10451">
        <w:rPr>
          <w:rFonts w:cs="David" w:hint="cs"/>
        </w:rPr>
        <w:t xml:space="preserve"> </w:t>
      </w:r>
      <w:r w:rsidR="00042260">
        <w:rPr>
          <w:rFonts w:cs="David"/>
        </w:rPr>
        <w:t xml:space="preserve">As the basic problem of sensors’ optimal deployment aims at maximizing the </w:t>
      </w:r>
      <w:r w:rsidR="00863D22">
        <w:rPr>
          <w:rFonts w:cs="David"/>
        </w:rPr>
        <w:t xml:space="preserve">utility of the network, </w:t>
      </w:r>
      <w:r w:rsidR="000D64A1">
        <w:rPr>
          <w:rFonts w:cs="David"/>
        </w:rPr>
        <w:t xml:space="preserve">while minimizing </w:t>
      </w:r>
      <w:r w:rsidR="000E19B1">
        <w:rPr>
          <w:rFonts w:cs="David"/>
        </w:rPr>
        <w:t>its</w:t>
      </w:r>
      <w:r w:rsidR="000D64A1">
        <w:rPr>
          <w:rFonts w:cs="David"/>
        </w:rPr>
        <w:t xml:space="preserve"> cost, </w:t>
      </w:r>
      <w:r w:rsidR="000D6F4B">
        <w:rPr>
          <w:rFonts w:cs="David"/>
        </w:rPr>
        <w:t xml:space="preserve">the problem is equivalent to the </w:t>
      </w:r>
      <w:r w:rsidR="007F2CE1">
        <w:rPr>
          <w:rFonts w:cs="David"/>
        </w:rPr>
        <w:t>“</w:t>
      </w:r>
      <w:r w:rsidR="000D6F4B">
        <w:rPr>
          <w:rFonts w:cs="David"/>
        </w:rPr>
        <w:t>0-1 knapsack</w:t>
      </w:r>
      <w:r w:rsidR="007F2CE1">
        <w:rPr>
          <w:rFonts w:cs="David"/>
        </w:rPr>
        <w:t>”</w:t>
      </w:r>
      <w:r w:rsidR="000D6F4B">
        <w:rPr>
          <w:rFonts w:cs="David"/>
        </w:rPr>
        <w:t xml:space="preserve"> problem</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mendeley":{"formattedCitation":"[40]","plainTextFormattedCitation":"[40]","previouslyFormattedCitation":"[40]"},"properties":{"noteIndex":0},"schema":"https://github.com/citation-style-language/schema/raw/master/csl-citation.json"}</w:instrText>
      </w:r>
      <w:r w:rsidR="00976E20">
        <w:rPr>
          <w:rFonts w:cs="David"/>
        </w:rPr>
        <w:fldChar w:fldCharType="separate"/>
      </w:r>
      <w:r w:rsidR="00EC0326" w:rsidRPr="00EC0326">
        <w:rPr>
          <w:rFonts w:cs="David"/>
          <w:noProof/>
        </w:rPr>
        <w:t>[40]</w:t>
      </w:r>
      <w:r w:rsidR="00976E20">
        <w:rPr>
          <w:rFonts w:cs="David"/>
        </w:rPr>
        <w:fldChar w:fldCharType="end"/>
      </w:r>
      <w:r w:rsidR="000E19B1">
        <w:rPr>
          <w:rFonts w:cs="David"/>
        </w:rPr>
        <w:t xml:space="preserve">, </w:t>
      </w:r>
      <w:r w:rsidR="00BF6DAB">
        <w:rPr>
          <w:rFonts w:cs="David"/>
        </w:rPr>
        <w:t xml:space="preserve">where </w:t>
      </w:r>
      <w:r w:rsidR="007F2CE1">
        <w:rPr>
          <w:rFonts w:cs="David"/>
        </w:rPr>
        <w:t xml:space="preserve">a </w:t>
      </w:r>
      <w:r w:rsidR="00CA7BF6">
        <w:rPr>
          <w:rFonts w:cs="David"/>
        </w:rPr>
        <w:t xml:space="preserve">subset </w:t>
      </w:r>
      <w:r w:rsidR="00A47DF5">
        <w:rPr>
          <w:rFonts w:cs="David"/>
        </w:rPr>
        <w:t xml:space="preserve">of items </w:t>
      </w:r>
      <w:r w:rsidR="008A68A2">
        <w:rPr>
          <w:rFonts w:cs="David"/>
        </w:rPr>
        <w:t xml:space="preserve">out </w:t>
      </w:r>
      <w:r w:rsidR="007F2CE1">
        <w:rPr>
          <w:rFonts w:cs="David"/>
        </w:rPr>
        <w:t xml:space="preserve">of </w:t>
      </w:r>
      <w:r w:rsidR="008A68A2">
        <w:rPr>
          <w:rFonts w:cs="David"/>
        </w:rPr>
        <w:t xml:space="preserve">n </w:t>
      </w:r>
      <w:r w:rsidR="007F2CE1">
        <w:rPr>
          <w:rFonts w:cs="David"/>
        </w:rPr>
        <w:t>items</w:t>
      </w:r>
      <w:r w:rsidR="00986687">
        <w:rPr>
          <w:rFonts w:cs="David"/>
        </w:rPr>
        <w:t xml:space="preserve">, </w:t>
      </w:r>
      <w:r w:rsidR="007F2CE1">
        <w:rPr>
          <w:rFonts w:cs="David"/>
        </w:rPr>
        <w:t xml:space="preserve">possessing </w:t>
      </w:r>
      <w:r w:rsidR="00986687">
        <w:rPr>
          <w:rFonts w:cs="David"/>
        </w:rPr>
        <w:t xml:space="preserve">each </w:t>
      </w:r>
      <w:r w:rsidR="007F2CE1">
        <w:rPr>
          <w:rFonts w:cs="David"/>
        </w:rPr>
        <w:t xml:space="preserve">some value </w:t>
      </w:r>
      <m:oMath>
        <m:sSub>
          <m:sSubPr>
            <m:ctrlPr>
              <w:rPr>
                <w:rFonts w:ascii="Cambria Math" w:hAnsi="Cambria Math" w:cs="David"/>
                <w:i/>
              </w:rPr>
            </m:ctrlPr>
          </m:sSubPr>
          <m:e>
            <m:r>
              <w:rPr>
                <w:rFonts w:ascii="Cambria Math" w:hAnsi="Cambria Math" w:cs="David"/>
              </w:rPr>
              <m:t>v</m:t>
            </m:r>
          </m:e>
          <m:sub>
            <m:r>
              <w:rPr>
                <w:rFonts w:ascii="Cambria Math" w:hAnsi="Cambria Math" w:cs="David"/>
              </w:rPr>
              <m:t>i</m:t>
            </m:r>
          </m:sub>
        </m:sSub>
      </m:oMath>
      <w:r w:rsidR="004E1AFE">
        <w:rPr>
          <w:rFonts w:cs="David"/>
        </w:rPr>
        <w:t xml:space="preserve"> </w:t>
      </w:r>
      <w:r w:rsidR="007F2CE1">
        <w:rPr>
          <w:rFonts w:cs="David"/>
        </w:rPr>
        <w:t xml:space="preserve">and some cost </w:t>
      </w:r>
      <m:oMath>
        <m:sSub>
          <m:sSubPr>
            <m:ctrlPr>
              <w:rPr>
                <w:rFonts w:ascii="Cambria Math" w:hAnsi="Cambria Math" w:cs="David"/>
                <w:i/>
              </w:rPr>
            </m:ctrlPr>
          </m:sSubPr>
          <m:e>
            <m:r>
              <w:rPr>
                <w:rFonts w:ascii="Cambria Math" w:hAnsi="Cambria Math" w:cs="David"/>
              </w:rPr>
              <m:t>c</m:t>
            </m:r>
          </m:e>
          <m:sub>
            <m:r>
              <w:rPr>
                <w:rFonts w:ascii="Cambria Math" w:hAnsi="Cambria Math" w:cs="David"/>
              </w:rPr>
              <m:t>i</m:t>
            </m:r>
          </m:sub>
        </m:sSub>
      </m:oMath>
      <w:r w:rsidR="00CA7BF6">
        <w:rPr>
          <w:rFonts w:cs="David"/>
        </w:rPr>
        <w:t xml:space="preserve">, </w:t>
      </w:r>
      <w:r w:rsidR="00BF6DAB">
        <w:rPr>
          <w:rFonts w:cs="David"/>
        </w:rPr>
        <w:t xml:space="preserve">are </w:t>
      </w:r>
      <w:r w:rsidR="00CA7BF6">
        <w:rPr>
          <w:rFonts w:cs="David"/>
        </w:rPr>
        <w:t xml:space="preserve">selected </w:t>
      </w:r>
      <w:r w:rsidR="00BF6DAB">
        <w:rPr>
          <w:rFonts w:cs="David"/>
        </w:rPr>
        <w:t>so</w:t>
      </w:r>
      <w:r w:rsidR="00CA7BF6">
        <w:rPr>
          <w:rFonts w:cs="David"/>
        </w:rPr>
        <w:t xml:space="preserve"> </w:t>
      </w:r>
      <w:r w:rsidR="00BF6DAB">
        <w:rPr>
          <w:rFonts w:cs="David"/>
        </w:rPr>
        <w:t xml:space="preserve">values’ sum </w:t>
      </w:r>
      <w:r w:rsidR="00CA7BF6">
        <w:rPr>
          <w:rFonts w:cs="David"/>
        </w:rPr>
        <w:t xml:space="preserve">is maximized, while the summed cost </w:t>
      </w:r>
      <w:r w:rsidR="00BF6DAB">
        <w:rPr>
          <w:rFonts w:cs="David"/>
        </w:rPr>
        <w:t xml:space="preserve">is kept </w:t>
      </w:r>
      <w:r w:rsidR="00CA7BF6">
        <w:rPr>
          <w:rFonts w:cs="David"/>
        </w:rPr>
        <w:t>within some capacity</w:t>
      </w:r>
      <w:r w:rsidR="00470C8A">
        <w:rPr>
          <w:rFonts w:cs="David"/>
        </w:rPr>
        <w:t xml:space="preserve"> </w:t>
      </w:r>
      <m:oMath>
        <m:sSub>
          <m:sSubPr>
            <m:ctrlPr>
              <w:rPr>
                <w:rFonts w:ascii="Cambria Math" w:hAnsi="Cambria Math" w:cs="David"/>
                <w:i/>
              </w:rPr>
            </m:ctrlPr>
          </m:sSubPr>
          <m:e>
            <m:r>
              <w:rPr>
                <w:rFonts w:ascii="Cambria Math" w:hAnsi="Cambria Math" w:cs="David"/>
              </w:rPr>
              <m:t>c</m:t>
            </m:r>
          </m:e>
          <m:sub>
            <m:r>
              <w:rPr>
                <w:rFonts w:ascii="Cambria Math" w:hAnsi="Cambria Math" w:cs="David"/>
              </w:rPr>
              <m:t>max</m:t>
            </m:r>
          </m:sub>
        </m:sSub>
      </m:oMath>
      <w:r w:rsidR="00470C8A">
        <w:rPr>
          <w:rFonts w:cs="David"/>
        </w:rPr>
        <w:t>.</w:t>
      </w:r>
      <w:r w:rsidR="00986687">
        <w:rPr>
          <w:rFonts w:cs="David"/>
        </w:rPr>
        <w:t xml:space="preserve"> The knapsack problem is </w:t>
      </w:r>
      <w:r w:rsidR="008A68A2">
        <w:rPr>
          <w:rFonts w:cs="David"/>
        </w:rPr>
        <w:t>NP-complete</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Pr>
          <w:rFonts w:cs="David"/>
        </w:rPr>
        <w:fldChar w:fldCharType="separate"/>
      </w:r>
      <w:r w:rsidR="00EC0326" w:rsidRPr="00EC0326">
        <w:rPr>
          <w:rFonts w:cs="David"/>
          <w:noProof/>
        </w:rPr>
        <w:t>[41]</w:t>
      </w:r>
      <w:r w:rsidR="00976E20">
        <w:rPr>
          <w:rFonts w:cs="David"/>
        </w:rPr>
        <w:fldChar w:fldCharType="end"/>
      </w:r>
      <w:r w:rsidR="008A68A2">
        <w:rPr>
          <w:rFonts w:cs="David"/>
        </w:rPr>
        <w:t>, meaning that the time required to solve the problem using any currently known algorithm increases rapidly as the size of the problem grows</w:t>
      </w:r>
      <w:r w:rsidR="00B925B8">
        <w:rPr>
          <w:rFonts w:cs="David"/>
        </w:rPr>
        <w:t xml:space="preserve">. </w:t>
      </w:r>
      <w:r w:rsidR="00B803BA">
        <w:rPr>
          <w:rFonts w:cs="David"/>
        </w:rPr>
        <w:t xml:space="preserve">As a result, </w:t>
      </w:r>
      <w:r w:rsidR="00B803BA" w:rsidRPr="00CD5D14">
        <w:rPr>
          <w:rFonts w:cs="David"/>
        </w:rPr>
        <w:t>approximation algorithms</w:t>
      </w:r>
      <w:r w:rsidR="00B803BA">
        <w:rPr>
          <w:rFonts w:cs="David"/>
        </w:rPr>
        <w:t xml:space="preserve">, which focuses on finding good solutions </w:t>
      </w:r>
      <w:r w:rsidR="00794E41">
        <w:rPr>
          <w:rFonts w:cs="David"/>
        </w:rPr>
        <w:t xml:space="preserve">(“global optimums”) </w:t>
      </w:r>
      <w:r w:rsidR="00B803BA">
        <w:rPr>
          <w:rFonts w:cs="David"/>
        </w:rPr>
        <w:t xml:space="preserve">instead of </w:t>
      </w:r>
      <w:r w:rsidR="00F607B0">
        <w:rPr>
          <w:rFonts w:cs="David"/>
        </w:rPr>
        <w:t>provably optimal solution</w:t>
      </w:r>
      <w:r w:rsidR="00B803BA">
        <w:rPr>
          <w:rFonts w:cs="David"/>
        </w:rPr>
        <w:t>s, are required</w:t>
      </w:r>
      <w:r w:rsidR="00CF0E9B">
        <w:rPr>
          <w:rFonts w:cs="David"/>
        </w:rPr>
        <w:t xml:space="preserve"> beyond a certain size of problem</w:t>
      </w:r>
      <w:r w:rsidR="00B803BA">
        <w:rPr>
          <w:rFonts w:cs="David"/>
        </w:rPr>
        <w:t xml:space="preserve">. </w:t>
      </w:r>
    </w:p>
    <w:p w14:paraId="0E0E1390" w14:textId="70CAC81C"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S}</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Pr>
          <w:b/>
          <w:bCs/>
        </w:rPr>
        <w:t>d</w:t>
      </w:r>
      <w:r w:rsidR="000D2BFD" w:rsidRPr="00DA3854">
        <w:rPr>
          <w:b/>
          <w:bCs/>
        </w:rPr>
        <w:t xml:space="preserve">eterministic </w:t>
      </w:r>
      <w:r w:rsidR="00990DBE">
        <w:rPr>
          <w:b/>
          <w:bCs/>
        </w:rPr>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S}</m:t>
        </m:r>
      </m:oMath>
      <w:r>
        <w:t xml:space="preserve">. </w:t>
      </w:r>
      <w:r w:rsidR="0024766F" w:rsidRPr="001D0CA9">
        <w:rPr>
          <w:b/>
          <w:bCs/>
        </w:rPr>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81" w:name="OLE_LINK72"/>
      <w:bookmarkStart w:id="82" w:name="OLE_LINK73"/>
      <w:r w:rsidR="00900C6F">
        <w:t>outset</w:t>
      </w:r>
      <w:bookmarkEnd w:id="81"/>
      <w:bookmarkEnd w:id="82"/>
      <w:r w:rsidR="00900C6F">
        <w:t>, a random sample of points in the set</w:t>
      </w:r>
      <w:r w:rsidR="006A6B33">
        <w:t xml:space="preserve"> </w:t>
      </w:r>
      <w:bookmarkStart w:id="83" w:name="OLE_LINK74"/>
      <w:bookmarkStart w:id="84" w:name="OLE_LINK75"/>
      <w:r w:rsidR="006A6B33">
        <w:t>{</w:t>
      </w:r>
      <m:oMath>
        <m:r>
          <w:rPr>
            <w:rFonts w:ascii="Cambria Math" w:hAnsi="Cambria Math"/>
          </w:rPr>
          <m:t>S}</m:t>
        </m:r>
      </m:oMath>
      <w:r w:rsidR="00900C6F">
        <w:t xml:space="preserve"> </w:t>
      </w:r>
      <w:bookmarkEnd w:id="83"/>
      <w:bookmarkEnd w:id="84"/>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Pr>
          <w:rFonts w:cs="David"/>
          <w:b/>
          <w:bCs/>
        </w:rPr>
        <w:t>h</w:t>
      </w:r>
      <w:r w:rsidR="00314D85" w:rsidRPr="00DA3854">
        <w:rPr>
          <w:rFonts w:cs="David"/>
          <w:b/>
          <w:bCs/>
        </w:rPr>
        <w:t>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85" w:name="OLE_LINK76"/>
      <w:bookmarkStart w:id="86" w:name="OLE_LINK77"/>
      <w:r w:rsidR="00BA3EA8">
        <w:t>{</w:t>
      </w:r>
      <m:oMath>
        <m:r>
          <w:rPr>
            <w:rFonts w:ascii="Cambria Math" w:hAnsi="Cambria Math"/>
          </w:rPr>
          <m:t>S}</m:t>
        </m:r>
      </m:oMath>
      <w:r w:rsidR="00BA3EA8">
        <w:t xml:space="preserve"> </w:t>
      </w:r>
      <w:bookmarkEnd w:id="85"/>
      <w:bookmarkEnd w:id="86"/>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DA3854">
        <w:rPr>
          <w:rFonts w:cs="David"/>
          <w:b/>
          <w:bCs/>
        </w:rPr>
        <w:t>L</w:t>
      </w:r>
      <w:r w:rsidR="00C06F95" w:rsidRPr="00DA3854">
        <w:rPr>
          <w:rFonts w:cs="David"/>
          <w:b/>
          <w:bCs/>
        </w:rPr>
        <w:t>ocal search algorithms</w:t>
      </w:r>
      <w:r w:rsidR="00CF7CCA">
        <w:rPr>
          <w:rFonts w:cs="David"/>
        </w:rPr>
        <w:t xml:space="preserve"> </w:t>
      </w:r>
      <w:r w:rsidR="005118A1">
        <w:rPr>
          <w:rFonts w:cs="David"/>
        </w:rPr>
        <w:t xml:space="preserve">(often referred to as </w:t>
      </w:r>
      <w:r w:rsidR="005118A1" w:rsidRPr="001D0CA9">
        <w:rPr>
          <w:rFonts w:cs="David"/>
          <w:b/>
          <w:bCs/>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S}</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performs better than x.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7" w:name="OLE_LINK78"/>
      <w:bookmarkStart w:id="88" w:name="OLE_LINK79"/>
      <w:r w:rsidR="00D57357">
        <w:rPr>
          <w:rFonts w:cs="David"/>
        </w:rPr>
        <w:t xml:space="preserve">local searches are usually incorporated in </w:t>
      </w:r>
      <w:r w:rsidR="00D57357">
        <w:rPr>
          <w:rFonts w:cs="David"/>
        </w:rPr>
        <w:lastRenderedPageBreak/>
        <w:t>stochastic methods to yield candidate global optimu</w:t>
      </w:r>
      <w:proofErr w:type="spellStart"/>
      <w:r w:rsidR="00D57357">
        <w:rPr>
          <w:rFonts w:cs="David"/>
        </w:rPr>
        <w:t>ms</w:t>
      </w:r>
      <w:proofErr w:type="spellEnd"/>
      <w:r w:rsidR="00D57357">
        <w:rPr>
          <w:rFonts w:cs="David"/>
        </w:rPr>
        <w:t>, from which the best point is eventually picked</w:t>
      </w:r>
      <w:bookmarkEnd w:id="87"/>
      <w:bookmarkEnd w:id="88"/>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4E06F1AA" w:rsidR="00976723" w:rsidRDefault="009B4650" w:rsidP="00E87BA7">
      <w:pPr>
        <w:ind w:right="-2" w:firstLine="720"/>
      </w:pPr>
      <w:ins w:id="89" w:author="ss kk" w:date="2019-07-07T15:00:00Z">
        <w:r>
          <w:t xml:space="preserve"> </w:t>
        </w:r>
      </w:ins>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90" w:name="OLE_LINK82"/>
      <w:bookmarkStart w:id="91" w:name="OLE_LINK83"/>
      <w:r w:rsidR="00AA6B0F" w:rsidRPr="00A10451">
        <w:rPr>
          <w:rFonts w:cs="David" w:hint="cs"/>
          <w:color w:val="000000" w:themeColor="text1"/>
        </w:rPr>
        <w:t xml:space="preserve">heuristic </w:t>
      </w:r>
      <w:bookmarkEnd w:id="90"/>
      <w:bookmarkEnd w:id="91"/>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5D2663B5" w:rsidR="00F4203D" w:rsidRDefault="00D46C39" w:rsidP="00E87BA7">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a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a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79"/>
      <w:bookmarkEnd w:id="80"/>
      <w:r w:rsidR="004D76ED">
        <w:rPr>
          <w:rFonts w:cs="David"/>
        </w:rPr>
        <w:t xml:space="preserve"> </w:t>
      </w:r>
      <w:r w:rsidR="003D75BC">
        <w:rPr>
          <w:rFonts w:cs="David"/>
        </w:rPr>
        <w:t xml:space="preserve">EAs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92" w:name="OLE_LINK92"/>
      <w:bookmarkStart w:id="93" w:name="OLE_LINK93"/>
      <w:r w:rsidR="00BC713C">
        <w:rPr>
          <w:rFonts w:cs="David"/>
        </w:rPr>
        <w:t xml:space="preserve">, </w:t>
      </w:r>
      <w:r w:rsidR="00F4203D" w:rsidRPr="00F4203D">
        <w:rPr>
          <w:rFonts w:cs="David"/>
        </w:rPr>
        <w:t xml:space="preserve">Allen </w:t>
      </w:r>
      <w:bookmarkEnd w:id="92"/>
      <w:bookmarkEnd w:id="93"/>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E13BB9" w14:textId="1A3C479B" w:rsidR="0061083B" w:rsidRPr="00601659" w:rsidRDefault="00B305D9" w:rsidP="00E87BA7">
      <w:pPr>
        <w:ind w:right="-2" w:firstLine="720"/>
      </w:pPr>
      <w:r>
        <w:rPr>
          <w:rFonts w:cs="David"/>
        </w:rPr>
        <w:t xml:space="preserve">This proposed work offers new approaches to real-world air pollution problems, by combining environmental aspects with state-of-the-art </w:t>
      </w:r>
      <w:r w:rsidR="0019609E">
        <w:t>optimization</w:t>
      </w:r>
      <w:r>
        <w:t xml:space="preserve"> technique, </w:t>
      </w:r>
      <w:r w:rsidR="007F0EEE">
        <w:t>the Borg Multi-Objective Evolutionary Algorithm (MOEA)</w:t>
      </w:r>
      <w:r w:rsidR="003D63BF">
        <w:t xml:space="preserve">. </w:t>
      </w:r>
      <w:r w:rsidR="005E6E63">
        <w:t xml:space="preserve">Using the proposed </w:t>
      </w:r>
      <w:r w:rsidR="00072A9E">
        <w:t>methodology</w:t>
      </w:r>
      <w:r>
        <w:t xml:space="preserve"> </w:t>
      </w:r>
      <w:r w:rsidR="005E6E63">
        <w:t>would allow decision makers to retriev</w:t>
      </w:r>
      <w:r w:rsidR="00072A9E">
        <w:t>e</w:t>
      </w:r>
      <w:r>
        <w:t xml:space="preserve"> set</w:t>
      </w:r>
      <w:r w:rsidR="003D63BF">
        <w:t xml:space="preserve">s </w:t>
      </w:r>
      <w:r>
        <w:t>of optimal solutions</w:t>
      </w:r>
      <w:r w:rsidR="005E6E63">
        <w:t xml:space="preserve">, each suited for different use-cases. </w:t>
      </w:r>
      <w:r w:rsidR="003E55C8">
        <w:t xml:space="preserve"> </w:t>
      </w:r>
    </w:p>
    <w:p w14:paraId="3DD97555" w14:textId="77777777" w:rsidR="003350FF" w:rsidRDefault="003350FF" w:rsidP="00E87BA7">
      <w:pPr>
        <w:pStyle w:val="Heading1"/>
        <w:numPr>
          <w:ilvl w:val="0"/>
          <w:numId w:val="0"/>
        </w:numPr>
        <w:ind w:left="432"/>
      </w:pPr>
    </w:p>
    <w:p w14:paraId="22FBA05E" w14:textId="77777777" w:rsidR="003350FF" w:rsidRDefault="003350FF" w:rsidP="00E87BA7">
      <w:pPr>
        <w:pStyle w:val="Heading1"/>
        <w:numPr>
          <w:ilvl w:val="0"/>
          <w:numId w:val="0"/>
        </w:numPr>
        <w:ind w:left="432"/>
      </w:pPr>
    </w:p>
    <w:p w14:paraId="0BF8DEB2" w14:textId="77777777" w:rsidR="003350FF" w:rsidRDefault="003350FF" w:rsidP="00E87BA7">
      <w:pPr>
        <w:pStyle w:val="Heading1"/>
        <w:numPr>
          <w:ilvl w:val="0"/>
          <w:numId w:val="0"/>
        </w:numPr>
        <w:ind w:left="432"/>
      </w:pPr>
    </w:p>
    <w:p w14:paraId="14A1A81E" w14:textId="77777777" w:rsidR="003350FF" w:rsidRDefault="003350FF" w:rsidP="00E87BA7">
      <w:pPr>
        <w:pStyle w:val="Heading1"/>
        <w:numPr>
          <w:ilvl w:val="0"/>
          <w:numId w:val="0"/>
        </w:numPr>
        <w:ind w:left="432"/>
      </w:pPr>
    </w:p>
    <w:p w14:paraId="60795508" w14:textId="37C6F171" w:rsidR="003350FF" w:rsidRDefault="003350FF" w:rsidP="00E87BA7">
      <w:pPr>
        <w:pStyle w:val="Heading1"/>
        <w:numPr>
          <w:ilvl w:val="0"/>
          <w:numId w:val="0"/>
        </w:numPr>
        <w:ind w:left="432"/>
      </w:pPr>
    </w:p>
    <w:p w14:paraId="58AE3E6D" w14:textId="77777777" w:rsidR="00674FD4" w:rsidRPr="003350FF" w:rsidRDefault="00674FD4" w:rsidP="00E87BA7"/>
    <w:p w14:paraId="7FB1931B" w14:textId="3055AA53" w:rsidR="000742A2" w:rsidRDefault="00FD55B9" w:rsidP="00E87BA7">
      <w:pPr>
        <w:pStyle w:val="Heading1"/>
      </w:pPr>
      <w:bookmarkStart w:id="94" w:name="_Toc13776994"/>
      <w:r w:rsidRPr="00A10451">
        <w:rPr>
          <w:rFonts w:hint="cs"/>
        </w:rPr>
        <w:lastRenderedPageBreak/>
        <w:t xml:space="preserve">Methods and </w:t>
      </w:r>
      <w:r w:rsidR="00537979" w:rsidRPr="00A10451">
        <w:rPr>
          <w:rFonts w:hint="cs"/>
        </w:rPr>
        <w:t>Research plan</w:t>
      </w:r>
      <w:bookmarkEnd w:id="94"/>
    </w:p>
    <w:p w14:paraId="5D812400" w14:textId="16D86116" w:rsidR="00FB57E6" w:rsidRDefault="00FB57E6" w:rsidP="00E87BA7">
      <w:pPr>
        <w:pStyle w:val="Heading2"/>
      </w:pPr>
      <w:bookmarkStart w:id="95" w:name="_Toc13776995"/>
      <w:r>
        <w:t>Background</w:t>
      </w:r>
      <w:bookmarkEnd w:id="95"/>
    </w:p>
    <w:p w14:paraId="6E3A724C" w14:textId="02BB0FBE"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 xml:space="preserve">AERMOD and the </w:t>
      </w:r>
      <w:r w:rsidR="00F654FA" w:rsidRPr="00051F84">
        <w:rPr>
          <w:rFonts w:cs="David"/>
          <w:color w:val="000000"/>
        </w:rPr>
        <w:t>Eulerian grid-based</w:t>
      </w:r>
      <w:r w:rsidR="00F654FA">
        <w:rPr>
          <w:rFonts w:cs="David"/>
          <w:color w:val="000000"/>
        </w:rPr>
        <w:t xml:space="preserve"> </w:t>
      </w:r>
      <w:r w:rsidR="00051F84">
        <w:rPr>
          <w:rFonts w:cs="David"/>
          <w:color w:val="000000"/>
        </w:rPr>
        <w:t xml:space="preserve">CMAQ,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 xml:space="preserve">from the source </w:t>
      </w:r>
      <w:r w:rsidR="005F4045">
        <w:rPr>
          <w:rFonts w:cs="David"/>
          <w:color w:val="000000"/>
        </w:rPr>
        <w:fldChar w:fldCharType="begin" w:fldLock="1"/>
      </w:r>
      <w:r w:rsidR="00A97E97">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area","type":"article-journal","volume":"41"},"uris":["http://www.mendeley.com/documents/?uuid=8c36e9d2-7c78-4dc8-bcfe-27106dfa9c95"]},{"id":"ITEM-2","itemData":{"DOI":"10.1016/j.atmosenv.2017.03.030","ISBN":"0024-2829","ISSN":"18732844","abstract":"A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Environment","id":"ITEM-2","issued":{"date-parts":[["2017"]]},"page":"181-196","publisher":"Elsevier Ltd","title":"A cost-effective method for simulating city-wide air flow and pollutant dispersion at building resolving scale","type":"article-journal","volume":"158"},"uris":["http://www.mendeley.com/documents/?uuid=22f5fbe1-7c12-4784-8608-9f5eba5de297"]},{"id":"ITEM-3","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-3","issue":"2","issued":{"date-parts":[["2017"]]},"page":"3441-3459","title":"simulations over the city of Zürich , Switzerland","type":"article-journal","volume":"2"},"uris":["http://www.mendeley.com/documents/?uuid=60a2fc22-b745-4692-a30b-1ee3573143ab"]}],"mendeley":{"formattedCitation":"[19], [52], [53]","plainTextFormattedCitation":"[19], [52], [53]","previouslyFormattedCitation":"[19], [52], [53]"},"properties":{"noteIndex":0},"schema":"https://github.com/citation-style-language/schema/raw/master/csl-citation.json"}</w:instrText>
      </w:r>
      <w:r w:rsidR="005F4045">
        <w:rPr>
          <w:rFonts w:cs="David"/>
          <w:color w:val="000000"/>
        </w:rPr>
        <w:fldChar w:fldCharType="separate"/>
      </w:r>
      <w:r w:rsidR="003170F9" w:rsidRPr="003170F9">
        <w:rPr>
          <w:rFonts w:cs="David"/>
          <w:noProof/>
          <w:color w:val="000000"/>
        </w:rPr>
        <w:t>[19], [52], [53]</w:t>
      </w:r>
      <w:r w:rsidR="005F4045">
        <w:rPr>
          <w:rFonts w:cs="David"/>
          <w:color w:val="000000"/>
        </w:rPr>
        <w:fldChar w:fldCharType="end"/>
      </w:r>
      <w:r w:rsidR="001E7E62">
        <w:rPr>
          <w:rFonts w:cs="David"/>
          <w:color w:val="000000"/>
        </w:rPr>
        <w:t xml:space="preserve">. </w:t>
      </w:r>
      <w:r w:rsidR="009B4650">
        <w:rPr>
          <w:rFonts w:cs="David"/>
        </w:rPr>
        <w:t>At the first stages</w:t>
      </w:r>
      <w:r w:rsidR="00D9518E">
        <w:rPr>
          <w:rFonts w:cs="David"/>
        </w:rPr>
        <w:t xml:space="preserve">, we will use the Gaussian plume model.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6" w:name="_Toc13776996"/>
      <w:r>
        <w:t xml:space="preserve">The </w:t>
      </w:r>
      <w:r w:rsidR="00AB1EBF" w:rsidRPr="00A10451">
        <w:rPr>
          <w:rFonts w:hint="cs"/>
        </w:rPr>
        <w:t xml:space="preserve">Gaussian plume </w:t>
      </w:r>
      <w:r w:rsidR="00C5676B" w:rsidRPr="00A10451">
        <w:rPr>
          <w:rFonts w:hint="cs"/>
        </w:rPr>
        <w:t>model</w:t>
      </w:r>
      <w:bookmarkEnd w:id="96"/>
    </w:p>
    <w:p w14:paraId="631D19B6" w14:textId="67798525"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7" w:name="OLE_LINK94"/>
      <w:bookmarkStart w:id="98"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D76447">
        <w:rPr>
          <w:rFonts w:cs="David"/>
          <w:color w:val="000000" w:themeColor="text1"/>
        </w:rPr>
      </w:r>
      <w:r w:rsidR="00E87BA7">
        <w:rPr>
          <w:rFonts w:cs="David"/>
          <w:color w:val="000000" w:themeColor="text1"/>
        </w:rPr>
        <w:instrText xml:space="preserve"> \* MERGEFORMAT </w:instrText>
      </w:r>
      <w:r w:rsidR="00D76447">
        <w:rPr>
          <w:rFonts w:cs="David"/>
          <w:color w:val="000000" w:themeColor="text1"/>
        </w:rPr>
        <w:fldChar w:fldCharType="separate"/>
      </w:r>
      <w:r w:rsidR="00D7644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7"/>
      <w:bookmarkEnd w:id="98"/>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5119A656" w:rsidR="006F0563" w:rsidRPr="00A10451" w:rsidRDefault="006F0563" w:rsidP="00E87BA7">
            <w:pPr>
              <w:ind w:right="-2"/>
              <w:jc w:val="center"/>
              <w:rPr>
                <w:rFonts w:cs="David"/>
                <w:color w:val="000000"/>
              </w:rPr>
            </w:pPr>
            <w:r w:rsidRPr="00A10451">
              <w:rPr>
                <w:rFonts w:cs="David" w:hint="cs"/>
                <w:color w:val="000000"/>
              </w:rPr>
              <w:t>(</w:t>
            </w:r>
            <w:bookmarkStart w:id="99"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45694F">
              <w:rPr>
                <w:rFonts w:cs="David"/>
                <w:noProof/>
                <w:color w:val="000000"/>
              </w:rPr>
              <w:t>1</w:t>
            </w:r>
            <w:r w:rsidRPr="00A10451">
              <w:rPr>
                <w:rFonts w:cs="David" w:hint="cs"/>
                <w:color w:val="000000"/>
              </w:rPr>
              <w:fldChar w:fldCharType="end"/>
            </w:r>
            <w:bookmarkEnd w:id="99"/>
            <w:r w:rsidRPr="00A10451">
              <w:rPr>
                <w:rFonts w:cs="David" w:hint="cs"/>
                <w:color w:val="000000"/>
              </w:rPr>
              <w:t>)</w:t>
            </w:r>
          </w:p>
        </w:tc>
      </w:tr>
    </w:tbl>
    <w:p w14:paraId="6F4DBE4C" w14:textId="3BF5CB6A"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[m/s</w:t>
      </w:r>
      <w:r w:rsidR="008F74A9">
        <w:rPr>
          <w:rFonts w:cs="David"/>
          <w:color w:val="000000"/>
        </w:rPr>
        <w:t>ec</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485CC5">
        <w:rPr>
          <w:rFonts w:cs="David"/>
          <w:color w:val="000000"/>
        </w:rPr>
      </w:r>
      <w:r w:rsidR="00E87BA7">
        <w:rPr>
          <w:rFonts w:cs="David"/>
          <w:color w:val="000000"/>
        </w:rPr>
        <w:instrText xml:space="preserve"> \* MERGEFORMAT </w:instrText>
      </w:r>
      <w:r w:rsidR="00485CC5">
        <w:rPr>
          <w:rFonts w:cs="David"/>
          <w:color w:val="000000"/>
        </w:rPr>
        <w:fldChar w:fldCharType="separate"/>
      </w:r>
      <w:r w:rsidR="00485CC5">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185CC784"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DB605B">
        <w:rPr>
          <w:rFonts w:cs="David"/>
          <w:color w:val="000000"/>
        </w:rPr>
        <w:t>/2]</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4E6C54BE" w14:textId="1DDFD6A9" w:rsidR="00981050" w:rsidRDefault="00624D21" w:rsidP="00E87BA7">
      <w:pPr>
        <w:ind w:right="-2"/>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00" w:name="OLE_LINK96"/>
      <w:bookmarkStart w:id="101" w:name="OLE_LINK97"/>
      <w:bookmarkStart w:id="102" w:name="OLE_LINK98"/>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w:bookmarkEnd w:id="100"/>
        <w:bookmarkEnd w:id="101"/>
        <w:bookmarkEnd w:id="102"/>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3C0173">
        <w:rPr>
          <w:rFonts w:cs="David"/>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C0173">
        <w:rPr>
          <w:rFonts w:cs="David"/>
          <w:color w:val="000000"/>
        </w:rPr>
        <w:t xml:space="preserve">. </w:t>
      </w:r>
      <w:r w:rsidR="004D5CE9" w:rsidRPr="00A10451">
        <w:rPr>
          <w:rFonts w:cs="David" w:hint="cs"/>
          <w:color w:val="000000" w:themeColor="text1"/>
        </w:rPr>
        <w:t xml:space="preserve">This </w:t>
      </w:r>
      <w:r w:rsidR="00CC55E8" w:rsidRPr="00A10451">
        <w:rPr>
          <w:rFonts w:cs="David" w:hint="cs"/>
          <w:color w:val="000000" w:themeColor="text1"/>
        </w:rPr>
        <w:t xml:space="preserve">kind of </w:t>
      </w:r>
      <w:r w:rsidR="004D5CE9" w:rsidRPr="00A10451">
        <w:rPr>
          <w:rFonts w:cs="David" w:hint="cs"/>
          <w:color w:val="000000" w:themeColor="text1"/>
        </w:rPr>
        <w:t>dependence on downwind distance</w:t>
      </w:r>
      <w:r w:rsidR="00CC55E8" w:rsidRPr="00A10451">
        <w:rPr>
          <w:rFonts w:cs="David" w:hint="cs"/>
          <w:color w:val="000000" w:themeColor="text1"/>
        </w:rPr>
        <w:t xml:space="preserve"> (x)</w:t>
      </w:r>
      <w:r w:rsidR="004D5CE9"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C96BDD">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[54]","plainTextFormattedCitation":"[54]","previouslyFormattedCitation":"[54]"},"properties":{"noteIndex":0},"schema":"https://github.com/citation-style-language/schema/raw/master/csl-citation.json"}</w:instrText>
      </w:r>
      <w:r w:rsidR="00A10451">
        <w:rPr>
          <w:rFonts w:cs="David"/>
          <w:color w:val="000000" w:themeColor="text1"/>
        </w:rPr>
        <w:fldChar w:fldCharType="separate"/>
      </w:r>
      <w:r w:rsidR="00A57398" w:rsidRPr="00A57398">
        <w:rPr>
          <w:rFonts w:cs="David"/>
          <w:noProof/>
          <w:color w:val="000000" w:themeColor="text1"/>
        </w:rPr>
        <w:t>[54]</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485CC5">
        <w:t>Table 1</w:t>
      </w:r>
      <w:r w:rsidR="00A97E97">
        <w:t xml:space="preserve"> </w:t>
      </w:r>
      <w:r w:rsidR="00A97E97">
        <w:fldChar w:fldCharType="begin" w:fldLock="1"/>
      </w:r>
      <w:r w:rsidR="00C96BDD">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[55]","plainTextFormattedCitation":"[55]","previouslyFormattedCitation":"[55]"},"properties":{"noteIndex":0},"schema":"https://github.com/citation-style-language/schema/raw/master/csl-citation.json"}</w:instrText>
      </w:r>
      <w:r w:rsidR="00A97E97">
        <w:fldChar w:fldCharType="separate"/>
      </w:r>
      <w:r w:rsidR="00A57398" w:rsidRPr="00A57398">
        <w:rPr>
          <w:noProof/>
        </w:rPr>
        <w:t>[55]</w:t>
      </w:r>
      <w:r w:rsidR="00A97E97">
        <w:fldChar w:fldCharType="end"/>
      </w:r>
      <w:r w:rsidR="00485CC5">
        <w:t>.</w:t>
      </w:r>
    </w:p>
    <w:p w14:paraId="078E9A3A" w14:textId="4ABF222B" w:rsidR="00B241F4" w:rsidRDefault="00970A72" w:rsidP="00E87BA7">
      <w:pPr>
        <w:pStyle w:val="Heading3"/>
        <w:numPr>
          <w:ilvl w:val="0"/>
          <w:numId w:val="0"/>
        </w:numPr>
        <w:ind w:left="720"/>
      </w:pPr>
      <w:bookmarkStart w:id="103" w:name="_Toc13776997"/>
      <w:r>
        <w:rPr>
          <w:rFonts w:cs="David" w:hint="cs"/>
          <w:noProof/>
          <w:color w:val="000000"/>
        </w:rPr>
        <mc:AlternateContent>
          <mc:Choice Requires="wpg">
            <w:drawing>
              <wp:anchor distT="0" distB="0" distL="114300" distR="114300" simplePos="0" relativeHeight="251664384" behindDoc="0" locked="0" layoutInCell="1" allowOverlap="1" wp14:anchorId="0D56B3F5" wp14:editId="0035FD9F">
                <wp:simplePos x="0" y="0"/>
                <wp:positionH relativeFrom="column">
                  <wp:posOffset>2134870</wp:posOffset>
                </wp:positionH>
                <wp:positionV relativeFrom="paragraph">
                  <wp:posOffset>223520</wp:posOffset>
                </wp:positionV>
                <wp:extent cx="3622675" cy="2129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3622675" cy="2129790"/>
                          <a:chOff x="0" y="80494"/>
                          <a:chExt cx="3623945" cy="2130008"/>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80494"/>
                            <a:ext cx="3560213" cy="640862"/>
                          </a:xfrm>
                          <a:prstGeom prst="rect">
                            <a:avLst/>
                          </a:prstGeom>
                          <a:solidFill>
                            <a:prstClr val="white"/>
                          </a:solidFill>
                          <a:ln>
                            <a:noFill/>
                          </a:ln>
                        </wps:spPr>
                        <wps:txbx>
                          <w:txbxContent>
                            <w:p w14:paraId="2502A4E1" w14:textId="5DA7CD90" w:rsidR="00214EA9" w:rsidRPr="00A817B6" w:rsidRDefault="00214EA9" w:rsidP="00313BB4">
                              <w:pPr>
                                <w:pStyle w:val="Caption"/>
                                <w:spacing w:line="276" w:lineRule="auto"/>
                                <w:rPr>
                                  <w:rFonts w:ascii="David" w:hAnsi="David" w:cs="David"/>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1pt;margin-top:17.6pt;width:285.25pt;height:167.7pt;z-index:251664384;mso-width-relative:margin;mso-height-relative:margin" coordorigin=",804" coordsize="36239,213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804;width:35602;height:6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5DA7CD90" w:rsidR="00214EA9" w:rsidRPr="00A817B6" w:rsidRDefault="00214EA9" w:rsidP="00313BB4">
                        <w:pPr>
                          <w:pStyle w:val="Caption"/>
                          <w:spacing w:line="276" w:lineRule="auto"/>
                          <w:rPr>
                            <w:rFonts w:ascii="David" w:hAnsi="David" w:cs="David"/>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v:textbox>
                </v:shape>
                <w10:wrap type="square"/>
              </v:group>
            </w:pict>
          </mc:Fallback>
        </mc:AlternateContent>
      </w:r>
      <w:bookmarkEnd w:id="103"/>
    </w:p>
    <w:p w14:paraId="1DA3EECE" w14:textId="1F0CD7CA" w:rsidR="00D606F2" w:rsidRPr="00A10451" w:rsidRDefault="00D606F2" w:rsidP="00E87BA7">
      <w:pPr>
        <w:pStyle w:val="Heading3"/>
      </w:pPr>
      <w:bookmarkStart w:id="104" w:name="_Toc13776998"/>
      <w:r w:rsidRPr="00A10451">
        <w:rPr>
          <w:rFonts w:hint="cs"/>
        </w:rPr>
        <w:t>Meteorology</w:t>
      </w:r>
      <w:bookmarkEnd w:id="104"/>
      <w:r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A83BBB">
        <w:rPr>
          <w:rFonts w:cs="David"/>
          <w:b/>
          <w:bCs/>
          <w:color w:val="000000" w:themeColor="text1"/>
        </w:rPr>
        <w:t>stable atmosphere</w:t>
      </w:r>
      <w:r w:rsidR="007D57EC">
        <w:rPr>
          <w:rFonts w:cs="David"/>
          <w:b/>
          <w:bCs/>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2F3C42">
        <w:rPr>
          <w:rFonts w:cs="David" w:hint="cs"/>
          <w:b/>
          <w:bCs/>
          <w:color w:val="000000"/>
        </w:rPr>
        <w:t>neutral</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25169B80" w:rsidR="006150B1" w:rsidRDefault="00037CEE" w:rsidP="00E87BA7">
      <w:pPr>
        <w:ind w:right="-2"/>
        <w:rPr>
          <w:rFonts w:cs="David"/>
          <w:color w:val="000000"/>
        </w:rPr>
      </w:pPr>
      <w:r>
        <w:rPr>
          <w:rFonts w:cs="David"/>
          <w:color w:val="000000"/>
        </w:rPr>
        <w:lastRenderedPageBreak/>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354F9C">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[56], [57]","plainTextFormattedCitation":"[1], [56], [57]","previouslyFormattedCitation":"[1], [56], [57]"},"properties":{"noteIndex":0},"schema":"https://github.com/citation-style-language/schema/raw/master/csl-citation.json"}</w:instrText>
      </w:r>
      <w:r w:rsidR="00C96BDD">
        <w:rPr>
          <w:rFonts w:cs="David"/>
          <w:color w:val="000000"/>
        </w:rPr>
        <w:fldChar w:fldCharType="separate"/>
      </w:r>
      <w:r w:rsidR="00C96BDD" w:rsidRPr="00C96BDD">
        <w:rPr>
          <w:rFonts w:cs="David"/>
          <w:noProof/>
          <w:color w:val="000000"/>
        </w:rPr>
        <w:t>[1], [56], [57]</w:t>
      </w:r>
      <w:r w:rsidR="00C96BDD">
        <w:rPr>
          <w:rFonts w:cs="David"/>
          <w:color w:val="000000"/>
        </w:rPr>
        <w:fldChar w:fldCharType="end"/>
      </w:r>
      <w:r w:rsidR="000A0CCC">
        <w:rPr>
          <w:rFonts w:cs="David"/>
          <w:color w:val="000000"/>
        </w:rPr>
        <w:t>.</w:t>
      </w:r>
    </w:p>
    <w:p w14:paraId="204854CD" w14:textId="3F1B606E" w:rsidR="00F32B30" w:rsidRDefault="00A20FB6" w:rsidP="00E87BA7">
      <w:pPr>
        <w:ind w:right="-2"/>
        <w:rPr>
          <w:rFonts w:cs="David"/>
          <w:color w:val="000000" w:themeColor="text1"/>
        </w:rPr>
      </w:pPr>
      <w: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57398">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[58]","plainTextFormattedCitation":"[58]","previouslyFormattedCitation":"[58]"},"properties":{"noteIndex":0},"schema":"https://github.com/citation-style-language/schema/raw/master/csl-citation.json"}</w:instrText>
      </w:r>
      <w:r w:rsidR="00EE5892" w:rsidRPr="009E78A4">
        <w:rPr>
          <w:rFonts w:cs="David" w:hint="cs"/>
          <w:color w:val="000000" w:themeColor="text1"/>
        </w:rPr>
        <w:fldChar w:fldCharType="separate"/>
      </w:r>
      <w:r w:rsidR="00A97E97" w:rsidRPr="00A97E97">
        <w:rPr>
          <w:rFonts w:cs="David"/>
          <w:noProof/>
          <w:color w:val="000000" w:themeColor="text1"/>
        </w:rPr>
        <w:t>[58]</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57398">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[59]"},"properties":{"noteIndex":0},"schema":"https://github.com/citation-style-language/schema/raw/master/csl-citation.json"}</w:instrText>
      </w:r>
      <w:r w:rsidR="003511FB" w:rsidRPr="009E78A4">
        <w:rPr>
          <w:rFonts w:cs="David" w:hint="cs"/>
          <w:color w:val="000000" w:themeColor="text1"/>
        </w:rPr>
        <w:fldChar w:fldCharType="separate"/>
      </w:r>
      <w:r w:rsidR="00A97E97" w:rsidRPr="00A97E97">
        <w:rPr>
          <w:rFonts w:cs="David"/>
          <w:noProof/>
          <w:color w:val="000000" w:themeColor="text1"/>
        </w:rPr>
        <w:t>[59]</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Appendix A</w:t>
      </w:r>
      <w:r w:rsidR="00541696">
        <w:rPr>
          <w:rFonts w:cs="David"/>
          <w:color w:val="000000" w:themeColor="text1"/>
        </w:rPr>
        <w:t xml:space="preserve"> and B</w:t>
      </w:r>
      <w:r w:rsidR="00185F90">
        <w:rPr>
          <w:rFonts w:cs="David"/>
          <w:color w:val="000000" w:themeColor="text1"/>
        </w:rPr>
        <w:t xml:space="preserve">. </w:t>
      </w:r>
    </w:p>
    <w:p w14:paraId="237C0EBF" w14:textId="77777777" w:rsidR="00B241F4" w:rsidRDefault="00B241F4" w:rsidP="00E87BA7">
      <w:pPr>
        <w:pStyle w:val="Heading3"/>
        <w:numPr>
          <w:ilvl w:val="0"/>
          <w:numId w:val="0"/>
        </w:numPr>
        <w:ind w:left="720"/>
      </w:pPr>
    </w:p>
    <w:p w14:paraId="164046C8" w14:textId="700B9ED9" w:rsidR="00FF6335" w:rsidRPr="00C419E3" w:rsidRDefault="00CA39E2" w:rsidP="00E87BA7">
      <w:pPr>
        <w:pStyle w:val="Heading3"/>
      </w:pPr>
      <w:bookmarkStart w:id="105" w:name="OLE_LINK99"/>
      <w:bookmarkStart w:id="106" w:name="OLE_LINK100"/>
      <w:bookmarkStart w:id="107" w:name="_Toc13776999"/>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07"/>
    </w:p>
    <w:bookmarkEnd w:id="105"/>
    <w:bookmarkEnd w:id="106"/>
    <w:p w14:paraId="780FC023" w14:textId="0F593D27"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57398">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[60]","plainTextFormattedCitation":"[60]","previouslyFormattedCitation":"[60]"},"properties":{"noteIndex":0},"schema":"https://github.com/citation-style-language/schema/raw/master/csl-citation.json"}</w:instrText>
      </w:r>
      <w:r w:rsidR="00EA202A">
        <w:rPr>
          <w:shd w:val="clear" w:color="auto" w:fill="FFFFFF"/>
        </w:rPr>
        <w:fldChar w:fldCharType="separate"/>
      </w:r>
      <w:r w:rsidR="00A97E97" w:rsidRPr="00A97E97">
        <w:rPr>
          <w:noProof/>
          <w:shd w:val="clear" w:color="auto" w:fill="FFFFFF"/>
        </w:rPr>
        <w:t>[60]</w:t>
      </w:r>
      <w:r w:rsidR="00EA202A">
        <w:rPr>
          <w:shd w:val="clear" w:color="auto" w:fill="FFFFFF"/>
        </w:rPr>
        <w:fldChar w:fldCharType="end"/>
      </w:r>
      <w:r w:rsidR="00FC6979">
        <w:rPr>
          <w:shd w:val="clear" w:color="auto" w:fill="FFFFFF"/>
        </w:rPr>
        <w:t xml:space="preserve">. </w:t>
      </w:r>
    </w:p>
    <w:p w14:paraId="0F0BE9D7" w14:textId="7841B2CA" w:rsidR="00A4714A" w:rsidRDefault="00683503" w:rsidP="00E87BA7">
      <w:pPr>
        <w:ind w:firstLine="576"/>
      </w:pPr>
      <w:r>
        <w:t xml:space="preserve">For the proposed work, </w:t>
      </w:r>
      <w:r w:rsidR="00F97AE3">
        <w:t xml:space="preserve">the self-adaptive Borg MOEA </w:t>
      </w:r>
      <w:r w:rsidR="00F97AE3">
        <w:fldChar w:fldCharType="begin" w:fldLock="1"/>
      </w:r>
      <w:r w:rsidR="002D7306">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[61]","plainTextFormattedCitation":"[61]","previouslyFormattedCitation":"[61]"},"properties":{"noteIndex":0},"schema":"https://github.com/citation-style-language/schema/raw/master/csl-citation.json"}</w:instrText>
      </w:r>
      <w:r w:rsidR="00F97AE3">
        <w:fldChar w:fldCharType="separate"/>
      </w:r>
      <w:r w:rsidR="00354F9C" w:rsidRPr="00354F9C">
        <w:rPr>
          <w:noProof/>
        </w:rPr>
        <w:t>[61]</w:t>
      </w:r>
      <w:r w:rsidR="00F97AE3">
        <w:fldChar w:fldCharType="end"/>
      </w:r>
      <w:r w:rsidR="00F97AE3">
        <w:t xml:space="preserve"> is used. The Borg is classified as a hyper-heuristic global multi-objective search tool </w:t>
      </w:r>
      <w:r w:rsidR="00F97AE3">
        <w:fldChar w:fldCharType="begin" w:fldLock="1"/>
      </w:r>
      <w:r w:rsidR="002D7306">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[62]","plainTextFormattedCitation":"[62]","previouslyFormattedCitation":"[62]"},"properties":{"noteIndex":0},"schema":"https://github.com/citation-style-language/schema/raw/master/csl-citation.json"}</w:instrText>
      </w:r>
      <w:r w:rsidR="00F97AE3">
        <w:fldChar w:fldCharType="separate"/>
      </w:r>
      <w:r w:rsidR="00354F9C" w:rsidRPr="00354F9C">
        <w:rPr>
          <w:noProof/>
        </w:rPr>
        <w:t>[62]</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2D7306">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Framework","type":"article-journal"},"uris":["http://www.mendeley.com/documents/?uuid=0c563fa1-b4df-43aa-b95a-1cced2b3b302"]}],"mendeley":{"formattedCitation":"[60], [61]","plainTextFormattedCitation":"[60], [61]","previouslyFormattedCitation":"[60], [61]"},"properties":{"noteIndex":0},"schema":"https://github.com/citation-style-language/schema/raw/master/csl-citation.json"}</w:instrText>
      </w:r>
      <w:r w:rsidR="00F97AE3">
        <w:fldChar w:fldCharType="separate"/>
      </w:r>
      <w:r w:rsidR="00354F9C" w:rsidRPr="00354F9C">
        <w:rPr>
          <w:noProof/>
        </w:rPr>
        <w:t>[60], [61]</w:t>
      </w:r>
      <w:r w:rsidR="00F97AE3">
        <w:fldChar w:fldCharType="end"/>
      </w:r>
      <w:r w:rsidR="00F97AE3">
        <w:t xml:space="preserve">. </w:t>
      </w:r>
      <w:r w:rsidR="00F97AE3" w:rsidRPr="0029594B">
        <w:t xml:space="preserve"> </w:t>
      </w:r>
    </w:p>
    <w:p w14:paraId="56430FF3" w14:textId="77777777" w:rsidR="00F97AE3" w:rsidRDefault="00F97AE3" w:rsidP="00E87BA7"/>
    <w:p w14:paraId="04B98998" w14:textId="6E961761" w:rsidR="00B37986" w:rsidRPr="00A10451" w:rsidRDefault="00B37986" w:rsidP="00E87BA7">
      <w:pPr>
        <w:pStyle w:val="Heading2"/>
      </w:pPr>
      <w:bookmarkStart w:id="108" w:name="_Toc13777000"/>
      <w:commentRangeStart w:id="109"/>
      <w:commentRangeStart w:id="110"/>
      <w:r w:rsidRPr="00A10451">
        <w:rPr>
          <w:rFonts w:hint="cs"/>
        </w:rPr>
        <w:lastRenderedPageBreak/>
        <w:t>Methodology – problem formulation and optimization</w:t>
      </w:r>
      <w:bookmarkEnd w:id="108"/>
    </w:p>
    <w:p w14:paraId="38B6486C" w14:textId="324BA9A5" w:rsidR="00446642" w:rsidRPr="00A10451" w:rsidRDefault="00446642" w:rsidP="00E87BA7">
      <w:pPr>
        <w:pStyle w:val="Heading3"/>
      </w:pPr>
      <w:bookmarkStart w:id="111" w:name="_Toc13777001"/>
      <w:r w:rsidRPr="00A10451">
        <w:rPr>
          <w:rFonts w:hint="cs"/>
        </w:rPr>
        <w:t>General formulation</w:t>
      </w:r>
      <w:commentRangeEnd w:id="109"/>
      <w:r w:rsidR="008056AF">
        <w:rPr>
          <w:rStyle w:val="CommentReference"/>
          <w:rFonts w:eastAsia="Times New Roman" w:cs="Times New Roman"/>
          <w:b w:val="0"/>
          <w:color w:val="auto"/>
        </w:rPr>
        <w:commentReference w:id="109"/>
      </w:r>
      <w:commentRangeEnd w:id="110"/>
      <w:r w:rsidR="00561AB9">
        <w:rPr>
          <w:rStyle w:val="CommentReference"/>
          <w:rFonts w:eastAsia="Times New Roman" w:cs="Times New Roman"/>
          <w:b w:val="0"/>
          <w:color w:val="auto"/>
        </w:rPr>
        <w:commentReference w:id="110"/>
      </w:r>
      <w:bookmarkEnd w:id="111"/>
    </w:p>
    <w:p w14:paraId="25F63853" w14:textId="4AD71BEC"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2" w:name="OLE_LINK12"/>
      <w:bookmarkStart w:id="113" w:name="OLE_LINK13"/>
      <w:r w:rsidRPr="00A10451">
        <w:rPr>
          <w:rFonts w:cs="David" w:hint="cs"/>
        </w:rPr>
        <w:t>region of interest</w:t>
      </w:r>
      <w:bookmarkEnd w:id="112"/>
      <w:bookmarkEnd w:id="113"/>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4" w:name="OLE_LINK14"/>
      <w:bookmarkStart w:id="115" w:name="OLE_LINK15"/>
      <m:oMath>
        <m:r>
          <m:rPr>
            <m:sty m:val="p"/>
          </m:rPr>
          <w:rPr>
            <w:rFonts w:ascii="Cambria Math" w:hAnsi="Cambria Math" w:cs="David" w:hint="cs"/>
            <w:color w:val="000000" w:themeColor="text1"/>
          </w:rPr>
          <m:t>{S}</m:t>
        </m:r>
      </m:oMath>
      <w:r w:rsidRPr="00A10451">
        <w:rPr>
          <w:rFonts w:cs="David" w:hint="cs"/>
        </w:rPr>
        <w:t xml:space="preserve"> </w:t>
      </w:r>
      <w:bookmarkEnd w:id="114"/>
      <w:bookmarkEnd w:id="115"/>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f>
          <m:fPr>
            <m:ctrlPr>
              <w:rPr>
                <w:rFonts w:ascii="Cambria Math" w:hAnsi="Cambria Math" w:cs="David" w:hint="cs"/>
                <w:color w:val="000000" w:themeColor="text1"/>
              </w:rPr>
            </m:ctrlPr>
          </m:fPr>
          <m:num>
            <m:r>
              <m:rPr>
                <m:sty m:val="p"/>
              </m:rP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m</m:t>
                </m:r>
              </m:e>
              <m:sup>
                <m:r>
                  <m:rPr>
                    <m:sty m:val="p"/>
                  </m:rPr>
                  <w:rPr>
                    <w:rFonts w:ascii="Cambria Math" w:hAnsi="Cambria Math" w:cs="David" w:hint="cs"/>
                    <w:color w:val="000000" w:themeColor="text1"/>
                  </w:rPr>
                  <m:t>3</m:t>
                </m:r>
              </m:sup>
            </m:sSup>
          </m:den>
        </m:f>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16" w:name="OLE_LINK6"/>
          <w:bookmarkStart w:id="117" w:name="OLE_LINK7"/>
          <w:p w14:paraId="7C78BE4B" w14:textId="15E2AFDE" w:rsidR="00C419E3" w:rsidRPr="00B968DA" w:rsidRDefault="008A7570"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76DC204"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2</w:t>
            </w:r>
            <w:r w:rsidRPr="00A10451">
              <w:rPr>
                <w:rFonts w:cs="David" w:hint="cs"/>
                <w:color w:val="000000"/>
              </w:rPr>
              <w:fldChar w:fldCharType="end"/>
            </w:r>
            <w:r w:rsidRPr="00A10451">
              <w:rPr>
                <w:rFonts w:cs="David" w:hint="cs"/>
                <w:color w:val="000000"/>
              </w:rPr>
              <w:t>)</w:t>
            </w:r>
          </w:p>
        </w:tc>
      </w:tr>
      <w:bookmarkEnd w:id="116"/>
      <w:bookmarkEnd w:id="117"/>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8A7570"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023CDEEA"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3</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18" w:name="_Toc13777002"/>
      <w:r w:rsidRPr="00A10451">
        <w:rPr>
          <w:rFonts w:hint="cs"/>
        </w:rPr>
        <w:t xml:space="preserve">Pairwise Euclidean </w:t>
      </w:r>
      <w:r w:rsidR="008C7290">
        <w:t>D</w:t>
      </w:r>
      <w:r w:rsidRPr="00A10451">
        <w:rPr>
          <w:rFonts w:hint="cs"/>
        </w:rPr>
        <w:t>istance (PED)</w:t>
      </w:r>
      <w:bookmarkEnd w:id="118"/>
    </w:p>
    <w:p w14:paraId="068BADEB" w14:textId="5247D880"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19" w:name="OLE_LINK24"/>
      <w:bookmarkStart w:id="120" w:name="OLE_LINK25"/>
      <w:r w:rsidR="00C419E3" w:rsidRPr="00A10451">
        <w:rPr>
          <w:rFonts w:cs="David" w:hint="cs"/>
          <w:color w:val="000000" w:themeColor="text1"/>
        </w:rPr>
        <w:t>{S}' and {S}"</w:t>
      </w:r>
      <w:r>
        <w:rPr>
          <w:rFonts w:cs="David"/>
          <w:color w:val="000000" w:themeColor="text1"/>
        </w:rPr>
        <w:t>,</w:t>
      </w:r>
      <w:r w:rsidR="00C419E3" w:rsidRPr="00A10451">
        <w:rPr>
          <w:rFonts w:cs="David" w:hint="cs"/>
          <w:color w:val="000000" w:themeColor="text1"/>
        </w:rPr>
        <w:t xml:space="preserve"> </w:t>
      </w:r>
      <w:bookmarkEnd w:id="119"/>
      <w:bookmarkEnd w:id="120"/>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21" w:name="OLE_LINK40"/>
          <w:bookmarkStart w:id="122" w:name="OLE_LINK41"/>
          <w:p w14:paraId="41D84880" w14:textId="2704A040" w:rsidR="001A19D8" w:rsidRPr="00D151B4" w:rsidRDefault="008A7570"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21"/>
                <w:bookmarkEnd w:id="122"/>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175BC44" w:rsidR="001A19D8" w:rsidRPr="00A10451" w:rsidRDefault="001A19D8" w:rsidP="00E87BA7">
            <w:pPr>
              <w:ind w:right="-2"/>
              <w:jc w:val="center"/>
              <w:rPr>
                <w:rFonts w:cs="David"/>
                <w:color w:val="000000"/>
              </w:rPr>
            </w:pPr>
            <w:r w:rsidRPr="00A10451">
              <w:rPr>
                <w:rFonts w:cs="David" w:hint="cs"/>
                <w:color w:val="000000"/>
              </w:rPr>
              <w:t>(</w:t>
            </w:r>
            <w:bookmarkStart w:id="123"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4</w:t>
            </w:r>
            <w:r w:rsidRPr="00A10451">
              <w:rPr>
                <w:rFonts w:cs="David" w:hint="cs"/>
                <w:color w:val="000000"/>
              </w:rPr>
              <w:fldChar w:fldCharType="end"/>
            </w:r>
            <w:bookmarkEnd w:id="123"/>
            <w:r w:rsidRPr="00A10451">
              <w:rPr>
                <w:rFonts w:cs="David" w:hint="cs"/>
                <w:color w:val="000000"/>
              </w:rPr>
              <w:t>)</w:t>
            </w:r>
          </w:p>
        </w:tc>
      </w:tr>
    </w:tbl>
    <w:p w14:paraId="5D76A521" w14:textId="43D2E8E5"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p>
    <w:p w14:paraId="0D3D67DF" w14:textId="77777777" w:rsidR="00BE49CC" w:rsidRPr="00BE49CC" w:rsidRDefault="00BE49CC" w:rsidP="00E87BA7">
      <w:pPr>
        <w:ind w:right="-2"/>
      </w:pPr>
    </w:p>
    <w:p w14:paraId="2129EF3B" w14:textId="3F631436" w:rsidR="00BD1A2F" w:rsidRDefault="00291250" w:rsidP="00E87BA7">
      <w:pPr>
        <w:pStyle w:val="Heading3"/>
      </w:pPr>
      <w:bookmarkStart w:id="124" w:name="_Toc13777003"/>
      <w:r>
        <w:t>P</w:t>
      </w:r>
      <w:r w:rsidR="00446642" w:rsidRPr="00A10451">
        <w:rPr>
          <w:rFonts w:hint="cs"/>
        </w:rPr>
        <w:t>roblem formulation</w:t>
      </w:r>
      <w:bookmarkStart w:id="125" w:name="OLE_LINK18"/>
      <w:bookmarkStart w:id="126" w:name="OLE_LINK19"/>
      <w:bookmarkEnd w:id="124"/>
    </w:p>
    <w:p w14:paraId="2AD4264C" w14:textId="70821198" w:rsidR="00260170" w:rsidRDefault="00EF7703" w:rsidP="00E87BA7">
      <w:pPr>
        <w:rPr>
          <w:rFonts w:cs="David"/>
        </w:rPr>
      </w:pPr>
      <w:r>
        <w:t xml:space="preserve">In the following, we describe the problem formulation of the first objective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25"/>
      <w:bookmarkEnd w:id="126"/>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715C6012"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27" w:name="OLE_LINK30"/>
      <w:bookmarkStart w:id="128" w:name="OLE_LINK31"/>
      <w:r w:rsidRPr="00A10451">
        <w:rPr>
          <w:rFonts w:cs="David" w:hint="cs"/>
        </w:rPr>
        <w:t>meteorological combination</w:t>
      </w:r>
      <w:r>
        <w:rPr>
          <w:rFonts w:cs="David"/>
        </w:rPr>
        <w:t xml:space="preserve"> </w:t>
      </w:r>
      <w:bookmarkEnd w:id="127"/>
      <w:bookmarkEnd w:id="128"/>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29" w:name="OLE_LINK103"/>
      <w:bookmarkStart w:id="130" w:name="OLE_LINK104"/>
      <w:r>
        <w:rPr>
          <w:rFonts w:cs="David"/>
        </w:rPr>
        <w:t xml:space="preserve">(WS, WD, SC) </w:t>
      </w:r>
      <w:bookmarkEnd w:id="129"/>
      <w:bookmarkEnd w:id="130"/>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1" w:name="OLE_LINK16"/>
            <w:bookmarkStart w:id="132" w:name="OLE_LINK17"/>
            <m:r>
              <w:rPr>
                <w:rFonts w:ascii="Cambria Math" w:hAnsi="Cambria Math" w:cs="David"/>
              </w:rPr>
              <m:t>p</m:t>
            </m:r>
            <w:bookmarkEnd w:id="131"/>
            <w:bookmarkEnd w:id="132"/>
            <m:r>
              <w:rPr>
                <w:rFonts w:ascii="Cambria Math" w:hAnsi="Cambria Math" w:cs="David"/>
              </w:rPr>
              <m:t>=1</m:t>
            </m:r>
          </m:e>
        </m:nary>
      </m:oMath>
      <w:r>
        <w:rPr>
          <w:rFonts w:cs="David"/>
        </w:rPr>
        <w:t xml:space="preserve">. The Gaussian plume model is applied to all </w:t>
      </w:r>
      <w:r w:rsidRPr="00A10451">
        <w:rPr>
          <w:rFonts w:cs="David" w:hint="cs"/>
        </w:rPr>
        <w:t>meteorological combination</w:t>
      </w:r>
      <w:r>
        <w:rPr>
          <w:rFonts w:cs="David"/>
        </w:rPr>
        <w:t xml:space="preserve">s, </w:t>
      </w:r>
      <w:bookmarkStart w:id="133" w:name="OLE_LINK22"/>
      <w:bookmarkStart w:id="134"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33"/>
      <w:bookmarkEnd w:id="134"/>
    </w:p>
    <w:p w14:paraId="2DBF7E39" w14:textId="5F896C5C" w:rsidR="00D151B4" w:rsidRPr="00255DF0" w:rsidRDefault="001D2D3B" w:rsidP="00E87BA7">
      <w:pPr>
        <w:ind w:firstLine="720"/>
      </w:pPr>
      <w:r w:rsidRPr="00A10451">
        <w:rPr>
          <w:rFonts w:cs="David" w:hint="cs"/>
        </w:rPr>
        <w:t xml:space="preserve">In general, </w:t>
      </w:r>
      <w:r w:rsidR="00384826" w:rsidRPr="00A10451">
        <w:rPr>
          <w:rFonts w:cs="David" w:hint="cs"/>
        </w:rPr>
        <w:t>when</w:t>
      </w:r>
      <w:r w:rsidR="00F94F4E" w:rsidRPr="00A10451">
        <w:rPr>
          <w:rFonts w:cs="David" w:hint="cs"/>
        </w:rPr>
        <w:t xml:space="preserve"> the number of sensors </w:t>
      </w:r>
      <w:r w:rsidR="00384826" w:rsidRPr="00A10451">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A10451">
        <w:rPr>
          <w:rFonts w:cs="David" w:hint="cs"/>
        </w:rPr>
        <w:t>)</w:t>
      </w:r>
      <w:r w:rsidR="00564EA9" w:rsidRPr="00A10451">
        <w:rPr>
          <w:rFonts w:cs="David" w:hint="cs"/>
        </w:rPr>
        <w:t xml:space="preserve"> </w:t>
      </w:r>
      <w:r w:rsidR="00384826" w:rsidRPr="00A10451">
        <w:rPr>
          <w:rFonts w:cs="David" w:hint="cs"/>
        </w:rPr>
        <w:t xml:space="preserve">increases, </w:t>
      </w:r>
      <w:r w:rsidR="00156C2E" w:rsidRPr="00A10451">
        <w:rPr>
          <w:rFonts w:cs="David" w:hint="cs"/>
        </w:rPr>
        <w:t xml:space="preserve">the PED values, calculated between </w:t>
      </w:r>
      <w:r w:rsidR="00AE3DCA" w:rsidRPr="00A10451">
        <w:rPr>
          <w:rFonts w:cs="David" w:hint="cs"/>
          <w:color w:val="000000" w:themeColor="text1"/>
        </w:rPr>
        <w:t xml:space="preserve">two sets of active sources with different sizes </w:t>
      </w:r>
      <w:bookmarkStart w:id="135" w:name="OLE_LINK10"/>
      <w:bookmarkStart w:id="136" w:name="OLE_LINK11"/>
      <w:r w:rsidR="00AE3DCA" w:rsidRPr="00A10451">
        <w:rPr>
          <w:rFonts w:cs="David" w:hint="cs"/>
          <w:color w:val="000000" w:themeColor="text1"/>
        </w:rPr>
        <w:t xml:space="preserve">{S}' </w:t>
      </w:r>
      <w:bookmarkEnd w:id="135"/>
      <w:bookmarkEnd w:id="136"/>
      <w:r w:rsidR="00AE3DCA" w:rsidRPr="00A10451">
        <w:rPr>
          <w:rFonts w:cs="David" w:hint="cs"/>
          <w:color w:val="000000" w:themeColor="text1"/>
        </w:rPr>
        <w:t>and {S}"</w:t>
      </w:r>
      <w:r w:rsidR="008C3ABC" w:rsidRPr="00A10451">
        <w:rPr>
          <w:rFonts w:cs="David" w:hint="cs"/>
          <w:color w:val="000000" w:themeColor="text1"/>
        </w:rPr>
        <w:t>,</w:t>
      </w:r>
      <w:r w:rsidR="00AE3DCA" w:rsidRPr="00A10451">
        <w:rPr>
          <w:rFonts w:cs="David" w:hint="cs"/>
          <w:color w:val="000000" w:themeColor="text1"/>
        </w:rPr>
        <w:t xml:space="preserve"> increases as well </w:t>
      </w:r>
      <w:bookmarkStart w:id="137" w:name="OLE_LINK101"/>
      <w:bookmarkStart w:id="138" w:name="OLE_LINK102"/>
      <w:r w:rsidR="00AE3DCA" w:rsidRPr="00A10451">
        <w:rPr>
          <w:rFonts w:cs="David" w:hint="cs"/>
          <w:color w:val="000000" w:themeColor="text1"/>
        </w:rPr>
        <w:t>(</w:t>
      </w:r>
      <w:r w:rsidR="00CA78C5" w:rsidRPr="009D3544">
        <w:rPr>
          <w:rFonts w:cs="David"/>
          <w:color w:val="000000" w:themeColor="text1"/>
        </w:rPr>
        <w:t>Eq.</w:t>
      </w:r>
      <w:r w:rsidR="00AE3DCA" w:rsidRPr="009D3544">
        <w:rPr>
          <w:rFonts w:cs="David" w:hint="cs"/>
          <w:color w:val="000000" w:themeColor="text1"/>
        </w:rPr>
        <w:t xml:space="preserve"> </w:t>
      </w:r>
      <w:r w:rsidR="001E04D8">
        <w:rPr>
          <w:rFonts w:cs="David"/>
          <w:color w:val="000000" w:themeColor="text1"/>
        </w:rPr>
        <w:fldChar w:fldCharType="begin"/>
      </w:r>
      <w:r w:rsidR="001E04D8">
        <w:rPr>
          <w:rFonts w:cs="David"/>
          <w:color w:val="000000" w:themeColor="text1"/>
        </w:rPr>
        <w:instrText xml:space="preserve"> </w:instrText>
      </w:r>
      <w:r w:rsidR="001E04D8">
        <w:rPr>
          <w:rFonts w:cs="David" w:hint="cs"/>
          <w:color w:val="000000" w:themeColor="text1"/>
        </w:rPr>
        <w:instrText>REF equation_4 \h</w:instrText>
      </w:r>
      <w:r w:rsidR="001E04D8">
        <w:rPr>
          <w:rFonts w:cs="David"/>
          <w:color w:val="000000" w:themeColor="text1"/>
        </w:rPr>
        <w:instrText xml:space="preserve"> </w:instrText>
      </w:r>
      <w:r w:rsidR="001E04D8">
        <w:rPr>
          <w:rFonts w:cs="David"/>
          <w:color w:val="000000" w:themeColor="text1"/>
        </w:rPr>
      </w:r>
      <w:r w:rsidR="00E87BA7">
        <w:rPr>
          <w:rFonts w:cs="David"/>
          <w:color w:val="000000" w:themeColor="text1"/>
        </w:rPr>
        <w:instrText xml:space="preserve"> \* MERGEFORMAT </w:instrText>
      </w:r>
      <w:r w:rsidR="001E04D8">
        <w:rPr>
          <w:rFonts w:cs="David"/>
          <w:color w:val="000000" w:themeColor="text1"/>
        </w:rPr>
        <w:fldChar w:fldCharType="separate"/>
      </w:r>
      <w:r w:rsidR="001E04D8">
        <w:rPr>
          <w:rFonts w:cs="David"/>
          <w:noProof/>
          <w:color w:val="000000"/>
        </w:rPr>
        <w:t>4</w:t>
      </w:r>
      <w:r w:rsidR="001E04D8">
        <w:rPr>
          <w:rFonts w:cs="David"/>
          <w:color w:val="000000" w:themeColor="text1"/>
        </w:rPr>
        <w:fldChar w:fldCharType="end"/>
      </w:r>
      <w:r w:rsidR="00AE3DCA" w:rsidRPr="00A10451">
        <w:rPr>
          <w:rFonts w:cs="David" w:hint="cs"/>
          <w:color w:val="000000" w:themeColor="text1"/>
        </w:rPr>
        <w:t xml:space="preserve">). </w:t>
      </w:r>
      <w:bookmarkEnd w:id="137"/>
      <w:bookmarkEnd w:id="138"/>
      <w:r w:rsidR="00FA5937"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00FA5937"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39" w:name="OLE_LINK8"/>
      <w:bookmarkStart w:id="140" w:name="OLE_LINK9"/>
      <w:r w:rsidR="0036719E" w:rsidRPr="00A10451">
        <w:rPr>
          <w:rFonts w:cs="David" w:hint="cs"/>
        </w:rPr>
        <w:t xml:space="preserve">objective </w:t>
      </w:r>
      <w:bookmarkEnd w:id="139"/>
      <w:bookmarkEnd w:id="140"/>
      <w:r w:rsidR="0036719E" w:rsidRPr="00A10451">
        <w:rPr>
          <w:rFonts w:cs="David" w:hint="cs"/>
        </w:rPr>
        <w:t xml:space="preserve">is then to find the minimal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8A7570"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38126D68" w:rsidR="00D151B4" w:rsidRPr="00A10451" w:rsidRDefault="00D151B4" w:rsidP="00E87BA7">
            <w:pPr>
              <w:ind w:right="-2"/>
              <w:jc w:val="center"/>
              <w:rPr>
                <w:rFonts w:cs="David"/>
                <w:color w:val="000000"/>
              </w:rPr>
            </w:pPr>
            <w:r w:rsidRPr="00A10451">
              <w:rPr>
                <w:rFonts w:cs="David" w:hint="cs"/>
                <w:color w:val="000000"/>
              </w:rPr>
              <w:t>(</w:t>
            </w:r>
            <w:bookmarkStart w:id="141"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C0467">
              <w:rPr>
                <w:rFonts w:cs="David"/>
                <w:noProof/>
                <w:color w:val="000000"/>
              </w:rPr>
              <w:t>5</w:t>
            </w:r>
            <w:r w:rsidRPr="00A10451">
              <w:rPr>
                <w:rFonts w:cs="David" w:hint="cs"/>
                <w:color w:val="000000"/>
              </w:rPr>
              <w:fldChar w:fldCharType="end"/>
            </w:r>
            <w:bookmarkEnd w:id="141"/>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596033C7" w14:textId="14D2B8B5" w:rsidR="00715A1D" w:rsidRPr="00715A1D" w:rsidRDefault="002134B3" w:rsidP="00E87BA7">
      <w:pPr>
        <w:pStyle w:val="ListParagraph"/>
        <w:numPr>
          <w:ilvl w:val="0"/>
          <w:numId w:val="29"/>
        </w:numPr>
        <w:rPr>
          <w:rFonts w:cs="David"/>
        </w:rPr>
      </w:pPr>
      <w:r w:rsidRPr="00F53BB1">
        <w:rPr>
          <w:rFonts w:cs="David"/>
        </w:rPr>
        <w:t xml:space="preserve">Taking the mean of the minimal PED values </w:t>
      </w:r>
      <w:r w:rsidR="00FA0A7B" w:rsidRPr="00F53BB1">
        <w:rPr>
          <w:rFonts w:cs="David"/>
        </w:rPr>
        <w:t>out of</w:t>
      </w:r>
      <w:r w:rsidR="0015250A" w:rsidRPr="00F53BB1">
        <w:rPr>
          <w:rFonts w:cs="David"/>
        </w:rPr>
        <w:t xml:space="preserve"> each transformation </w:t>
      </w:r>
      <w:r w:rsidR="00FA0A7B" w:rsidRPr="00F53BB1">
        <w:rPr>
          <w:rFonts w:cs="David"/>
        </w:rPr>
        <w:t>pair</w:t>
      </w:r>
      <w:r w:rsidR="0015250A" w:rsidRPr="00F53BB1">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oMath>
      <w:r w:rsidR="00715A1D">
        <w:rPr>
          <w:rFonts w:cs="David"/>
          <w:color w:val="000000" w:themeColor="text1"/>
        </w:rPr>
        <w:t xml:space="preserve">. </w:t>
      </w:r>
      <w:r w:rsidR="00715A1D" w:rsidRPr="00715A1D">
        <w:rPr>
          <w:rFonts w:cs="David" w:hint="cs"/>
          <w:color w:val="000000" w:themeColor="text1"/>
        </w:rPr>
        <w:t xml:space="preserve">For example, in the case of 5 sources, 31 options of 1-5 active sources exist, creating a total </w:t>
      </w:r>
      <w:r w:rsidR="00715A1D" w:rsidRPr="00715A1D">
        <w:rPr>
          <w:rFonts w:cs="David"/>
          <w:color w:val="000000" w:themeColor="text1"/>
        </w:rPr>
        <w:t xml:space="preserve">Number of </w:t>
      </w:r>
      <w:bookmarkStart w:id="142" w:name="OLE_LINK38"/>
      <w:bookmarkStart w:id="143" w:name="OLE_LINK39"/>
      <w:r w:rsidR="00715A1D" w:rsidRPr="00715A1D">
        <w:rPr>
          <w:rFonts w:cs="David"/>
          <w:color w:val="000000" w:themeColor="text1"/>
        </w:rPr>
        <w:t xml:space="preserve">355 </w:t>
      </w:r>
      <w:bookmarkEnd w:id="142"/>
      <w:bookmarkEnd w:id="143"/>
      <w:r w:rsidR="00715A1D" w:rsidRPr="00715A1D">
        <w:rPr>
          <w:rFonts w:cs="David"/>
          <w:color w:val="000000" w:themeColor="text1"/>
        </w:rPr>
        <w:t>Possible Combinations (NPC)</w:t>
      </w:r>
      <w:r w:rsidR="00715A1D" w:rsidRPr="00715A1D">
        <w:rPr>
          <w:rFonts w:cs="David" w:hint="cs"/>
          <w:color w:val="000000" w:themeColor="text1"/>
        </w:rPr>
        <w:t xml:space="preserve"> of two sets of number of active sources with different sizes {S}' and {S}"</w:t>
      </w:r>
      <w:r w:rsidR="002738D1">
        <w:rPr>
          <w:rFonts w:cs="David"/>
          <w:color w:val="000000" w:themeColor="text1"/>
        </w:rPr>
        <w:t>.</w:t>
      </w:r>
      <w:r w:rsidR="00715A1D" w:rsidRPr="00715A1D">
        <w:rPr>
          <w:rFonts w:cs="David"/>
          <w:color w:val="000000" w:themeColor="text1"/>
        </w:rPr>
        <w:t xml:space="preserve"> </w:t>
      </w:r>
      <w:r w:rsidR="002738D1">
        <w:rPr>
          <w:rFonts w:cs="David"/>
          <w:color w:val="000000" w:themeColor="text1"/>
        </w:rPr>
        <w:t>O</w:t>
      </w:r>
      <w:r w:rsidR="00715A1D" w:rsidRPr="00715A1D">
        <w:rPr>
          <w:rFonts w:cs="David"/>
          <w:color w:val="000000" w:themeColor="text1"/>
        </w:rPr>
        <w:t xml:space="preserve">ut of </w:t>
      </w:r>
      <w:r w:rsidR="002738D1">
        <w:rPr>
          <w:rFonts w:cs="David"/>
          <w:color w:val="000000" w:themeColor="text1"/>
        </w:rPr>
        <w:t xml:space="preserve">the NPC, </w:t>
      </w:r>
      <w:r w:rsidR="00715A1D" w:rsidRPr="00715A1D">
        <w:rPr>
          <w:rFonts w:cs="David"/>
          <w:color w:val="000000" w:themeColor="text1"/>
        </w:rPr>
        <w:t xml:space="preserve">10 </w:t>
      </w:r>
      <w:r w:rsidR="001B3E1D">
        <w:rPr>
          <w:rFonts w:cs="David"/>
          <w:color w:val="000000" w:themeColor="text1"/>
        </w:rPr>
        <w:t>C</w:t>
      </w:r>
      <w:r w:rsidR="00715A1D" w:rsidRPr="00715A1D">
        <w:rPr>
          <w:rFonts w:cs="David"/>
          <w:color w:val="000000" w:themeColor="text1"/>
        </w:rPr>
        <w:t>ategories of Transformation Pairs (</w:t>
      </w:r>
      <w:r w:rsidR="003A473A">
        <w:rPr>
          <w:rFonts w:cs="David"/>
          <w:color w:val="000000" w:themeColor="text1"/>
        </w:rPr>
        <w:t>C</w:t>
      </w:r>
      <w:r w:rsidR="00715A1D" w:rsidRPr="00715A1D">
        <w:rPr>
          <w:rFonts w:cs="David"/>
          <w:color w:val="000000" w:themeColor="text1"/>
        </w:rPr>
        <w:t>TP) between same number of sources exist (1</w:t>
      </w:r>
      <w:r w:rsidR="001724F7">
        <w:rPr>
          <w:rFonts w:cs="David"/>
          <w:color w:val="000000" w:themeColor="text1"/>
        </w:rPr>
        <w:t>&lt;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2</w:t>
      </w:r>
      <w:r w:rsidR="002573B8" w:rsidRPr="00715A1D">
        <w:rPr>
          <w:rFonts w:cs="David"/>
          <w:color w:val="000000" w:themeColor="text1"/>
        </w:rPr>
        <w:t xml:space="preserve"> </w:t>
      </w:r>
      <w:r w:rsidR="00715A1D" w:rsidRPr="00715A1D">
        <w:rPr>
          <w:rFonts w:cs="David"/>
          <w:color w:val="000000" w:themeColor="text1"/>
        </w:rPr>
        <w:t>,</w:t>
      </w:r>
      <w:r w:rsidR="001724F7">
        <w:rPr>
          <w:rFonts w:cs="David"/>
          <w:color w:val="000000" w:themeColor="text1"/>
        </w:rPr>
        <w:t>1&lt;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3,</w:t>
      </w:r>
      <w:bookmarkStart w:id="144" w:name="OLE_LINK46"/>
      <w:bookmarkStart w:id="145" w:name="OLE_LINK47"/>
      <w:r w:rsidR="003D3217">
        <w:rPr>
          <w:rFonts w:cs="David"/>
          <w:color w:val="000000" w:themeColor="text1"/>
        </w:rPr>
        <w:t xml:space="preserve"> </w:t>
      </w:r>
      <w:r w:rsidR="002573B8">
        <w:rPr>
          <w:rFonts w:cs="David"/>
          <w:color w:val="000000" w:themeColor="text1"/>
        </w:rPr>
        <w:t>etc.</w:t>
      </w:r>
      <w:bookmarkEnd w:id="144"/>
      <w:bookmarkEnd w:id="145"/>
      <w:r w:rsidR="00715A1D" w:rsidRPr="00715A1D">
        <w:rPr>
          <w:rFonts w:cs="David"/>
          <w:color w:val="000000" w:themeColor="text1"/>
        </w:rPr>
        <w:t xml:space="preserve">). </w:t>
      </w:r>
    </w:p>
    <w:p w14:paraId="7BEDC792" w14:textId="77777777" w:rsidR="00F53BB1" w:rsidRPr="00F53BB1" w:rsidRDefault="00F53BB1" w:rsidP="00E87BA7">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70152AF9" w:rsidR="007A14AC" w:rsidRPr="009674A5" w:rsidRDefault="008A7570"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r>
                                  <m:rPr>
                                    <m:sty m:val="p"/>
                                  </m:rPr>
                                  <w:rPr>
                                    <w:rFonts w:ascii="Cambria Math" w:hAnsi="Cambria Math" w:cs="David"/>
                                  </w:rPr>
                                  <m:t>&lt;-&gt;</m:t>
                                </m:r>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sub>
                              <m:sup/>
                              <m:e>
                                <m:func>
                                  <m:funcPr>
                                    <m:ctrlPr>
                                      <w:rPr>
                                        <w:rFonts w:ascii="Cambria Math" w:hAnsi="Cambria Math" w:cs="David"/>
                                      </w:rPr>
                                    </m:ctrlPr>
                                  </m:funcPr>
                                  <m:fName>
                                    <m:r>
                                      <m:rPr>
                                        <m:sty m:val="p"/>
                                      </m:rPr>
                                      <w:rPr>
                                        <w:rFonts w:ascii="Cambria Math" w:hAnsi="Cambria Math" w:cs="David"/>
                                      </w:rPr>
                                      <m:t>min</m:t>
                                    </m:r>
                                  </m:fName>
                                  <m:e>
                                    <m:d>
                                      <m:dPr>
                                        <m:ctrlPr>
                                          <w:rPr>
                                            <w:rFonts w:ascii="Cambria Math" w:hAnsi="Cambria Math" w:cs="David"/>
                                          </w:rPr>
                                        </m:ctrlPr>
                                      </m:dPr>
                                      <m:e>
                                        <w:bookmarkStart w:id="146" w:name="OLE_LINK45"/>
                                        <w:bookmarkStart w:id="147"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48" w:name="OLE_LINK42"/>
                                            <w:bookmarkStart w:id="149"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48"/>
                                            <w:bookmarkEnd w:id="149"/>
                                          </m:sub>
                                        </m:sSub>
                                        <w:bookmarkEnd w:id="146"/>
                                        <w:bookmarkEnd w:id="147"/>
                                        <m:ctrlPr>
                                          <w:rPr>
                                            <w:rFonts w:ascii="Cambria Math" w:hAnsi="Cambria Math" w:cs="David"/>
                                            <w:color w:val="000000" w:themeColor="text1"/>
                                          </w:rPr>
                                        </m:ctrlPr>
                                      </m:e>
                                    </m:d>
                                  </m:e>
                                </m:func>
                              </m:e>
                            </m:nary>
                          </m:num>
                          <m:den>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9EBC858" w:rsidR="007A14AC" w:rsidRPr="00A10451" w:rsidRDefault="007A14AC" w:rsidP="00E87BA7">
            <w:pPr>
              <w:ind w:right="-2"/>
              <w:jc w:val="center"/>
              <w:rPr>
                <w:rFonts w:cs="David"/>
                <w:color w:val="000000"/>
              </w:rPr>
            </w:pPr>
            <w:r w:rsidRPr="00A10451">
              <w:rPr>
                <w:rFonts w:cs="David" w:hint="cs"/>
                <w:color w:val="000000"/>
              </w:rPr>
              <w:t>(</w:t>
            </w:r>
            <w:bookmarkStart w:id="150"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6A4560">
              <w:rPr>
                <w:rFonts w:cs="David"/>
                <w:noProof/>
                <w:color w:val="000000"/>
              </w:rPr>
              <w:t>6</w:t>
            </w:r>
            <w:r w:rsidRPr="00A10451">
              <w:rPr>
                <w:rFonts w:cs="David" w:hint="cs"/>
                <w:color w:val="000000"/>
              </w:rPr>
              <w:fldChar w:fldCharType="end"/>
            </w:r>
            <w:bookmarkEnd w:id="150"/>
            <w:r w:rsidRPr="00A10451">
              <w:rPr>
                <w:rFonts w:cs="David" w:hint="cs"/>
                <w:color w:val="000000"/>
              </w:rPr>
              <w:t>)</w:t>
            </w:r>
          </w:p>
        </w:tc>
      </w:tr>
    </w:tbl>
    <w:p w14:paraId="40DB3FE0" w14:textId="77777777" w:rsidR="0003214C" w:rsidRPr="0003214C" w:rsidRDefault="0003214C" w:rsidP="00E87BA7">
      <w:pPr>
        <w:rPr>
          <w:rFonts w:cs="David"/>
        </w:rPr>
      </w:pPr>
    </w:p>
    <w:p w14:paraId="583E97E8" w14:textId="735AFE15" w:rsidR="00862B95" w:rsidRPr="008C41EA" w:rsidRDefault="0003214C" w:rsidP="00E87BA7">
      <w:pPr>
        <w:pStyle w:val="ListParagraph"/>
        <w:numPr>
          <w:ilvl w:val="0"/>
          <w:numId w:val="29"/>
        </w:numPr>
        <w:rPr>
          <w:rFonts w:cs="David"/>
        </w:rPr>
      </w:pPr>
      <w:r>
        <w:rPr>
          <w:rFonts w:cs="David"/>
          <w:iCs/>
        </w:rPr>
        <w:t xml:space="preserve">Taking the </w:t>
      </w:r>
      <w:proofErr w:type="spellStart"/>
      <w:r w:rsidR="00B46373">
        <w:rPr>
          <w:rFonts w:cs="David"/>
          <w:iCs/>
        </w:rPr>
        <w:t>x</w:t>
      </w:r>
      <w:r w:rsidRPr="00E20E86">
        <w:rPr>
          <w:rFonts w:cs="David"/>
          <w:iCs/>
          <w:vertAlign w:val="superscript"/>
        </w:rPr>
        <w:t>th</w:t>
      </w:r>
      <w:proofErr w:type="spellEnd"/>
      <w:r>
        <w:rPr>
          <w:rFonts w:cs="David"/>
          <w:iCs/>
        </w:rPr>
        <w:t xml:space="preserve"> percentile PED value, </w:t>
      </w:r>
      <w:r w:rsidRPr="002827E9">
        <w:rPr>
          <w:rFonts w:cs="David" w:hint="cs"/>
          <w:color w:val="000000" w:themeColor="text1"/>
        </w:rPr>
        <w:t>considering all possible combinations</w:t>
      </w:r>
      <w:r w:rsidR="0067338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8A7570"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0C83F56D" w:rsidR="008C41EA" w:rsidRPr="00A10451" w:rsidRDefault="008C41EA" w:rsidP="00E87BA7">
            <w:pPr>
              <w:ind w:right="-2"/>
              <w:jc w:val="center"/>
              <w:rPr>
                <w:rFonts w:cs="David"/>
                <w:color w:val="000000"/>
              </w:rPr>
            </w:pPr>
            <w:r w:rsidRPr="00A10451">
              <w:rPr>
                <w:rFonts w:cs="David" w:hint="cs"/>
                <w:color w:val="000000"/>
              </w:rPr>
              <w:t>(</w:t>
            </w:r>
            <w:bookmarkStart w:id="151"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7</w:t>
            </w:r>
            <w:r w:rsidRPr="00A10451">
              <w:rPr>
                <w:rFonts w:cs="David" w:hint="cs"/>
                <w:color w:val="000000"/>
              </w:rPr>
              <w:fldChar w:fldCharType="end"/>
            </w:r>
            <w:bookmarkEnd w:id="151"/>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4D8C8165" w:rsidR="005B1DC2" w:rsidRPr="007E51DC" w:rsidRDefault="00A16988" w:rsidP="00E87BA7">
      <w:pPr>
        <w:pStyle w:val="ListParagraph"/>
        <w:numPr>
          <w:ilvl w:val="0"/>
          <w:numId w:val="29"/>
        </w:numPr>
        <w:rPr>
          <w:rFonts w:cs="David"/>
        </w:rPr>
      </w:pPr>
      <w:r>
        <w:rPr>
          <w:rFonts w:cs="David"/>
        </w:rPr>
        <w:t xml:space="preserve">Separating the </w:t>
      </w:r>
      <w:r w:rsidR="00966E6D">
        <w:rPr>
          <w:rFonts w:cs="David"/>
        </w:rPr>
        <w:t xml:space="preserve">second </w:t>
      </w:r>
      <w:r>
        <w:rPr>
          <w:rFonts w:cs="David"/>
        </w:rPr>
        <w:t xml:space="preserve">objective to two </w:t>
      </w:r>
      <w:r w:rsidR="00966E6D">
        <w:rPr>
          <w:rFonts w:cs="David"/>
        </w:rPr>
        <w:t xml:space="preserve">different objectives, </w:t>
      </w:r>
      <w:r w:rsidR="00966E6D" w:rsidRPr="007224B5">
        <w:rPr>
          <w:rFonts w:cs="David" w:hint="cs"/>
          <w:color w:val="000000" w:themeColor="text1"/>
        </w:rPr>
        <w:t xml:space="preserve">one which considers PED values obtained during </w:t>
      </w:r>
      <w:r w:rsidR="00966E6D" w:rsidRPr="00966E6D">
        <w:rPr>
          <w:rFonts w:cs="David" w:hint="cs"/>
          <w:color w:val="000000" w:themeColor="text1"/>
        </w:rPr>
        <w:t>night</w:t>
      </w:r>
      <w:r w:rsidR="00966E6D" w:rsidRPr="007224B5">
        <w:rPr>
          <w:rFonts w:cs="David" w:hint="cs"/>
          <w:color w:val="000000" w:themeColor="text1"/>
        </w:rPr>
        <w:t xml:space="preserve"> hours and one which considers PED values obtained during the </w:t>
      </w:r>
      <w:r w:rsidR="00966E6D" w:rsidRPr="00966E6D">
        <w:rPr>
          <w:rFonts w:cs="David" w:hint="cs"/>
          <w:color w:val="000000" w:themeColor="text1"/>
        </w:rPr>
        <w:t>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52" w:name="_Toc13777004"/>
      <w:r>
        <w:t>O</w:t>
      </w:r>
      <w:r w:rsidR="00B7088F" w:rsidRPr="00A10451">
        <w:rPr>
          <w:rFonts w:hint="cs"/>
        </w:rPr>
        <w:t>ptimization</w:t>
      </w:r>
      <w:r>
        <w:t xml:space="preserve"> </w:t>
      </w:r>
      <w:r w:rsidR="009B5868">
        <w:t>procedure</w:t>
      </w:r>
      <w:bookmarkEnd w:id="152"/>
    </w:p>
    <w:p w14:paraId="5A375947" w14:textId="360EF0DF"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1D3786" w:rsidRPr="001D3786">
        <w:rPr>
          <w:rFonts w:cs="David"/>
          <w:color w:val="000000" w:themeColor="text1"/>
        </w:rPr>
        <w:t>5.1.3</w:t>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48278C">
        <w:rPr>
          <w:rFonts w:cs="David"/>
          <w:color w:val="000000" w:themeColor="text1"/>
        </w:rPr>
      </w:r>
      <w:r w:rsidR="00E87BA7">
        <w:rPr>
          <w:rFonts w:cs="David"/>
          <w:color w:val="000000" w:themeColor="text1"/>
        </w:rPr>
        <w:instrText xml:space="preserve"> \* MERGEFORMAT </w:instrText>
      </w:r>
      <w:r w:rsidR="0048278C">
        <w:rPr>
          <w:rFonts w:cs="David"/>
          <w:color w:val="000000" w:themeColor="text1"/>
        </w:rPr>
        <w:fldChar w:fldCharType="separate"/>
      </w:r>
      <w:r w:rsidR="0048278C">
        <w:rPr>
          <w:rFonts w:cs="David"/>
          <w:noProof/>
          <w:color w:val="000000"/>
        </w:rPr>
        <w:t>4</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53" w:name="_Toc13777005"/>
      <w:r>
        <w:t>Research plan</w:t>
      </w:r>
      <w:bookmarkEnd w:id="153"/>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54" w:name="OLE_LINK168"/>
      <w:bookmarkStart w:id="155"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56FB5">
        <w:rPr>
          <w:rFonts w:cs="David" w:hint="cs"/>
          <w:color w:val="000000" w:themeColor="text1"/>
          <w:highlight w:val="yellow"/>
        </w:rPr>
        <w:t xml:space="preserve">that computes </w:t>
      </w:r>
      <w:r w:rsidR="00607214" w:rsidRPr="00756FB5">
        <w:rPr>
          <w:rFonts w:cs="David"/>
          <w:color w:val="000000" w:themeColor="text1"/>
          <w:highlight w:val="yellow"/>
        </w:rPr>
        <w:t>the tradeoff between sensor array effectivity, i.e. PED and cost</w:t>
      </w:r>
      <w:r w:rsidR="005447D4" w:rsidRPr="00756FB5">
        <w:rPr>
          <w:rFonts w:cs="David"/>
          <w:highlight w:val="yellow"/>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4470306C" w:rsidR="0077420D" w:rsidRPr="006F5A67" w:rsidRDefault="00C12880" w:rsidP="00E87BA7">
      <w:pPr>
        <w:pStyle w:val="ListParagraph"/>
        <w:numPr>
          <w:ilvl w:val="0"/>
          <w:numId w:val="27"/>
        </w:numPr>
        <w:ind w:right="-2"/>
        <w:rPr>
          <w:rFonts w:cs="David"/>
          <w:color w:val="000000"/>
        </w:rPr>
      </w:pPr>
      <w:r w:rsidRPr="007235BD">
        <w:rPr>
          <w:rFonts w:cs="David"/>
          <w:color w:val="000000"/>
        </w:rPr>
        <w:t>I</w:t>
      </w:r>
      <w:commentRangeStart w:id="156"/>
      <w:commentRangeStart w:id="157"/>
      <w:r w:rsidRPr="007235BD">
        <w:rPr>
          <w:rFonts w:cs="David"/>
          <w:color w:val="000000"/>
        </w:rPr>
        <w:t>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changing weather conditions of different time </w:t>
      </w:r>
      <w:r w:rsidR="0077420D" w:rsidRPr="006F5A67">
        <w:rPr>
          <w:rFonts w:cs="David"/>
          <w:color w:val="000000" w:themeColor="text1"/>
        </w:rPr>
        <w:lastRenderedPageBreak/>
        <w:t>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commentRangeEnd w:id="156"/>
      <w:r w:rsidR="00607214">
        <w:rPr>
          <w:rStyle w:val="CommentReference"/>
        </w:rPr>
        <w:commentReference w:id="156"/>
      </w:r>
      <w:commentRangeEnd w:id="157"/>
      <w:r w:rsidR="008B42C4">
        <w:rPr>
          <w:rStyle w:val="CommentReference"/>
        </w:rPr>
        <w:commentReference w:id="157"/>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8970A9">
        <w:rPr>
          <w:rFonts w:cs="David"/>
          <w:color w:val="000000" w:themeColor="text1"/>
        </w:rPr>
        <w:t xml:space="preserve">weather conditions will be considered, so it is most probable that future deployments require minimum </w:t>
      </w:r>
      <w:r w:rsidR="00622F5B">
        <w:t>transfer efforts</w:t>
      </w:r>
      <w:r w:rsidR="00622F5B" w:rsidRPr="008970A9">
        <w:rPr>
          <w:rFonts w:cs="David"/>
          <w:color w:val="000000" w:themeColor="text1"/>
        </w:rPr>
        <w:t>.</w:t>
      </w:r>
    </w:p>
    <w:bookmarkEnd w:id="154"/>
    <w:bookmarkEnd w:id="155"/>
    <w:p w14:paraId="6506537A" w14:textId="77777777" w:rsidR="009965BE" w:rsidRDefault="009965BE" w:rsidP="00E87BA7">
      <w:pPr>
        <w:ind w:right="-2"/>
        <w:rPr>
          <w:rFonts w:cs="David"/>
          <w:color w:val="000000"/>
        </w:rPr>
      </w:pPr>
    </w:p>
    <w:p w14:paraId="4F0B861C" w14:textId="7E90CEC3" w:rsidR="00CE4657" w:rsidRDefault="00CE4657" w:rsidP="00E87BA7">
      <w:pPr>
        <w:ind w:right="-2"/>
        <w:rPr>
          <w:rFonts w:cs="David"/>
          <w:color w:val="000000"/>
        </w:rPr>
      </w:pPr>
      <w:bookmarkStart w:id="158" w:name="OLE_LINK174"/>
      <w:bookmarkStart w:id="159"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stage, a </w:t>
      </w:r>
      <w:r w:rsidR="00806C81">
        <w:rPr>
          <w:rFonts w:cs="David"/>
          <w:color w:val="000000"/>
        </w:rPr>
        <w:t xml:space="preserve">case of sudden </w:t>
      </w:r>
      <w:r w:rsidR="00CA5CE7">
        <w:rPr>
          <w:rFonts w:cs="David"/>
          <w:color w:val="000000"/>
        </w:rPr>
        <w:t>change</w:t>
      </w:r>
      <w:r w:rsidR="003D5119">
        <w:rPr>
          <w:rFonts w:cs="David"/>
          <w:color w:val="000000"/>
        </w:rPr>
        <w:t>s</w:t>
      </w:r>
      <w:r w:rsidR="00CA5CE7">
        <w:rPr>
          <w:rFonts w:cs="David"/>
          <w:color w:val="000000"/>
        </w:rPr>
        <w:t xml:space="preserve"> in </w:t>
      </w:r>
      <w:r w:rsidR="003D5119">
        <w:rPr>
          <w:rFonts w:cs="David"/>
          <w:color w:val="000000"/>
        </w:rPr>
        <w:t xml:space="preserve">the </w:t>
      </w:r>
      <w:r w:rsidR="00CA5CE7">
        <w:rPr>
          <w:rFonts w:cs="David"/>
          <w:color w:val="000000"/>
        </w:rPr>
        <w:t xml:space="preserve">number of sources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58"/>
    <w:bookmarkEnd w:id="159"/>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68ED69D4" w:rsidR="005D61F8" w:rsidRDefault="005D61F8"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2FC95E7A" w:rsidR="006D2082" w:rsidRPr="00710BC2" w:rsidRDefault="005058CB" w:rsidP="00E87BA7">
      <w:pPr>
        <w:pStyle w:val="Heading1"/>
        <w:rPr>
          <w:color w:val="FF0000"/>
        </w:rPr>
      </w:pPr>
      <w:bookmarkStart w:id="160" w:name="_Toc13777006"/>
      <w:r w:rsidRPr="00710BC2">
        <w:rPr>
          <w:rFonts w:hint="cs"/>
        </w:rPr>
        <w:lastRenderedPageBreak/>
        <w:t>Initial results</w:t>
      </w:r>
      <w:bookmarkEnd w:id="160"/>
      <w:r w:rsidRPr="00710BC2">
        <w:rPr>
          <w:rFonts w:hint="cs"/>
        </w:rPr>
        <w:t xml:space="preserve"> </w:t>
      </w:r>
    </w:p>
    <w:p w14:paraId="692819C2" w14:textId="2ACE0EA2" w:rsidR="005C7110" w:rsidRPr="00C44552" w:rsidRDefault="005C7110" w:rsidP="00E87BA7">
      <w:pPr>
        <w:pStyle w:val="Heading2"/>
      </w:pPr>
      <w:bookmarkStart w:id="161" w:name="OLE_LINK52"/>
      <w:bookmarkStart w:id="162" w:name="OLE_LINK53"/>
      <w:bookmarkStart w:id="163" w:name="_Toc13777007"/>
      <w:r w:rsidRPr="00A10451">
        <w:rPr>
          <w:rFonts w:hint="cs"/>
        </w:rPr>
        <w:t>Simulation set</w:t>
      </w:r>
      <w:bookmarkEnd w:id="163"/>
      <w:r w:rsidRPr="00A10451">
        <w:rPr>
          <w:rFonts w:hint="cs"/>
        </w:rPr>
        <w:t xml:space="preserve"> </w:t>
      </w:r>
    </w:p>
    <w:bookmarkEnd w:id="161"/>
    <w:bookmarkEnd w:id="162"/>
    <w:p w14:paraId="4BCCBA4E" w14:textId="4A693443" w:rsidR="00D210B8" w:rsidRDefault="00B60979" w:rsidP="00E87BA7">
      <w:pPr>
        <w:ind w:right="-2"/>
        <w:rPr>
          <w:rFonts w:cs="David"/>
          <w:color w:val="000000"/>
        </w:rPr>
      </w:pPr>
      <w:r>
        <w:rPr>
          <w:rFonts w:cs="David"/>
          <w:noProof/>
        </w:rPr>
        <mc:AlternateContent>
          <mc:Choice Requires="wpg">
            <w:drawing>
              <wp:anchor distT="0" distB="0" distL="114300" distR="114300" simplePos="0" relativeHeight="251670528" behindDoc="0" locked="0" layoutInCell="1" allowOverlap="1" wp14:anchorId="2D2A35A0" wp14:editId="324F6932">
                <wp:simplePos x="0" y="0"/>
                <wp:positionH relativeFrom="column">
                  <wp:posOffset>3259878</wp:posOffset>
                </wp:positionH>
                <wp:positionV relativeFrom="paragraph">
                  <wp:posOffset>1915795</wp:posOffset>
                </wp:positionV>
                <wp:extent cx="3113405" cy="3413760"/>
                <wp:effectExtent l="0" t="0" r="0" b="2540"/>
                <wp:wrapSquare wrapText="bothSides"/>
                <wp:docPr id="20" name="Group 20"/>
                <wp:cNvGraphicFramePr/>
                <a:graphic xmlns:a="http://schemas.openxmlformats.org/drawingml/2006/main">
                  <a:graphicData uri="http://schemas.microsoft.com/office/word/2010/wordprocessingGroup">
                    <wpg:wgp>
                      <wpg:cNvGrpSpPr/>
                      <wpg:grpSpPr>
                        <a:xfrm>
                          <a:off x="0" y="0"/>
                          <a:ext cx="3113405" cy="3413760"/>
                          <a:chOff x="0" y="0"/>
                          <a:chExt cx="3113405" cy="3413760"/>
                        </a:xfrm>
                      </wpg:grpSpPr>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3405" cy="2840355"/>
                          </a:xfrm>
                          <a:prstGeom prst="rect">
                            <a:avLst/>
                          </a:prstGeom>
                        </pic:spPr>
                      </pic:pic>
                      <wps:wsp>
                        <wps:cNvPr id="19" name="Text Box 19"/>
                        <wps:cNvSpPr txBox="1"/>
                        <wps:spPr>
                          <a:xfrm>
                            <a:off x="314793" y="2855595"/>
                            <a:ext cx="2566035" cy="558165"/>
                          </a:xfrm>
                          <a:prstGeom prst="rect">
                            <a:avLst/>
                          </a:prstGeom>
                          <a:solidFill>
                            <a:prstClr val="white"/>
                          </a:solidFill>
                          <a:ln>
                            <a:noFill/>
                          </a:ln>
                        </wps:spPr>
                        <wps:txbx>
                          <w:txbxContent>
                            <w:p w14:paraId="64ACE949" w14:textId="0790D1D8" w:rsidR="00214EA9" w:rsidRPr="006F1036" w:rsidRDefault="00214EA9" w:rsidP="006F1036">
                              <w:pPr>
                                <w:pStyle w:val="Caption"/>
                                <w:spacing w:line="276" w:lineRule="auto"/>
                                <w:rPr>
                                  <w:rFonts w:ascii="David" w:hAnsi="David" w:cs="David"/>
                                  <w:i w:val="0"/>
                                  <w:iCs w:val="0"/>
                                  <w:noProof/>
                                  <w:color w:val="000000" w:themeColor="text1"/>
                                  <w:sz w:val="20"/>
                                  <w:szCs w:val="20"/>
                                </w:rPr>
                              </w:pPr>
                              <w:bookmarkStart w:id="164"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4"/>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2A35A0" id="Group 20" o:spid="_x0000_s1029" style="position:absolute;left:0;text-align:left;margin-left:256.7pt;margin-top:150.85pt;width:245.15pt;height:268.8pt;z-index:251670528" coordsize="31134,341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">
                <v:shape id="Picture 4" o:spid="_x0000_s1030" type="#_x0000_t75" style="position:absolute;width:31134;height:28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">
                  <v:imagedata r:id="rId16" o:title=""/>
                </v:shape>
                <v:shape id="Text Box 19" o:spid="_x0000_s1031" type="#_x0000_t202" style="position:absolute;left:3147;top:28555;width:25661;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4ACE949" w14:textId="0790D1D8" w:rsidR="00214EA9" w:rsidRPr="006F1036" w:rsidRDefault="00214EA9" w:rsidP="006F1036">
                        <w:pPr>
                          <w:pStyle w:val="Caption"/>
                          <w:spacing w:line="276" w:lineRule="auto"/>
                          <w:rPr>
                            <w:rFonts w:ascii="David" w:hAnsi="David" w:cs="David"/>
                            <w:i w:val="0"/>
                            <w:iCs w:val="0"/>
                            <w:noProof/>
                            <w:color w:val="000000" w:themeColor="text1"/>
                            <w:sz w:val="20"/>
                            <w:szCs w:val="20"/>
                          </w:rPr>
                        </w:pPr>
                        <w:bookmarkStart w:id="165"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5"/>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r>
        <w:rPr>
          <w:rFonts w:cs="David"/>
          <w:noProof/>
        </w:rPr>
        <mc:AlternateContent>
          <mc:Choice Requires="wpg">
            <w:drawing>
              <wp:anchor distT="0" distB="0" distL="114300" distR="114300" simplePos="0" relativeHeight="251667456" behindDoc="0" locked="0" layoutInCell="1" allowOverlap="1" wp14:anchorId="09573968" wp14:editId="2B8371FE">
                <wp:simplePos x="0" y="0"/>
                <wp:positionH relativeFrom="column">
                  <wp:posOffset>-444077</wp:posOffset>
                </wp:positionH>
                <wp:positionV relativeFrom="paragraph">
                  <wp:posOffset>1690370</wp:posOffset>
                </wp:positionV>
                <wp:extent cx="3874135" cy="3691255"/>
                <wp:effectExtent l="0" t="0" r="0" b="4445"/>
                <wp:wrapSquare wrapText="bothSides"/>
                <wp:docPr id="18" name="Group 18"/>
                <wp:cNvGraphicFramePr/>
                <a:graphic xmlns:a="http://schemas.openxmlformats.org/drawingml/2006/main">
                  <a:graphicData uri="http://schemas.microsoft.com/office/word/2010/wordprocessingGroup">
                    <wpg:wgp>
                      <wpg:cNvGrpSpPr/>
                      <wpg:grpSpPr>
                        <a:xfrm>
                          <a:off x="0" y="0"/>
                          <a:ext cx="3874135" cy="3691255"/>
                          <a:chOff x="0" y="0"/>
                          <a:chExt cx="3784600" cy="3586787"/>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84600" cy="291528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297755" y="2875518"/>
                            <a:ext cx="3316260" cy="711269"/>
                          </a:xfrm>
                          <a:prstGeom prst="rect">
                            <a:avLst/>
                          </a:prstGeom>
                          <a:solidFill>
                            <a:prstClr val="white"/>
                          </a:solidFill>
                          <a:ln>
                            <a:noFill/>
                          </a:ln>
                        </wps:spPr>
                        <wps:txbx>
                          <w:txbxContent>
                            <w:p w14:paraId="4B7460F7" w14:textId="19216275" w:rsidR="00214EA9" w:rsidRPr="00EF2BB5" w:rsidRDefault="00214EA9" w:rsidP="008A2EF0">
                              <w:pPr>
                                <w:pStyle w:val="Caption"/>
                                <w:spacing w:line="276" w:lineRule="auto"/>
                                <w:rPr>
                                  <w:rFonts w:ascii="David" w:hAnsi="David" w:cs="David"/>
                                  <w:i w:val="0"/>
                                  <w:iCs w:val="0"/>
                                  <w:noProof/>
                                  <w:color w:val="000000" w:themeColor="text1"/>
                                  <w:sz w:val="20"/>
                                  <w:szCs w:val="20"/>
                                </w:rPr>
                              </w:pPr>
                              <w:bookmarkStart w:id="166"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6"/>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sidR="00D51C95">
                                <w:rPr>
                                  <w:rFonts w:ascii="David" w:hAnsi="David" w:cs="David"/>
                                  <w:i w:val="0"/>
                                  <w:iCs w:val="0"/>
                                  <w:color w:val="000000" w:themeColor="text1"/>
                                  <w:sz w:val="20"/>
                                  <w:szCs w:val="20"/>
                                </w:rPr>
                                <w:t xml:space="preserve"> </w:t>
                              </w:r>
                              <w:r w:rsidR="00B60979">
                                <w:rPr>
                                  <w:rFonts w:ascii="David" w:hAnsi="David" w:cs="David"/>
                                  <w:i w:val="0"/>
                                  <w:iCs w:val="0"/>
                                  <w:color w:val="000000" w:themeColor="text1"/>
                                  <w:sz w:val="20"/>
                                  <w:szCs w:val="20"/>
                                </w:rPr>
                                <w:t>with</w:t>
                              </w:r>
                              <w:r w:rsidR="00D51C95">
                                <w:rPr>
                                  <w:rFonts w:ascii="David" w:hAnsi="David" w:cs="David"/>
                                  <w:i w:val="0"/>
                                  <w:iCs w:val="0"/>
                                  <w:color w:val="000000" w:themeColor="text1"/>
                                  <w:sz w:val="20"/>
                                  <w:szCs w:val="20"/>
                                </w:rPr>
                                <w:t xml:space="preserve"> their averag</w:t>
                              </w:r>
                              <w:r w:rsidR="00B60979">
                                <w:rPr>
                                  <w:rFonts w:ascii="David" w:hAnsi="David" w:cs="David"/>
                                  <w:i w:val="0"/>
                                  <w:iCs w:val="0"/>
                                  <w:color w:val="000000" w:themeColor="text1"/>
                                  <w:sz w:val="20"/>
                                  <w:szCs w:val="20"/>
                                </w:rPr>
                                <w:t>e</w:t>
                              </w:r>
                              <w:r w:rsidR="00D51C95">
                                <w:rPr>
                                  <w:rFonts w:ascii="David" w:hAnsi="David" w:cs="David"/>
                                  <w:i w:val="0"/>
                                  <w:iCs w:val="0"/>
                                  <w:color w:val="000000" w:themeColor="text1"/>
                                  <w:sz w:val="20"/>
                                  <w:szCs w:val="20"/>
                                </w:rPr>
                                <w:t xml:space="preserve"> emission rates </w:t>
                              </w:r>
                              <m:oMath>
                                <m:f>
                                  <m:fPr>
                                    <m:ctrlPr>
                                      <w:rPr>
                                        <w:rFonts w:ascii="Cambria Math" w:hAnsi="Cambria Math" w:cs="David"/>
                                        <w:i w:val="0"/>
                                        <w:color w:val="000000" w:themeColor="text1"/>
                                      </w:rPr>
                                    </m:ctrlPr>
                                  </m:fPr>
                                  <m:num>
                                    <m:r>
                                      <m:rPr>
                                        <m:sty m:val="p"/>
                                      </m:rPr>
                                      <w:rPr>
                                        <w:rFonts w:ascii="Cambria Math" w:hAnsi="Cambria Math" w:cs="David"/>
                                        <w:color w:val="000000" w:themeColor="text1"/>
                                      </w:rPr>
                                      <m:t>kg</m:t>
                                    </m:r>
                                  </m:num>
                                  <m:den>
                                    <m:r>
                                      <m:rPr>
                                        <m:sty m:val="p"/>
                                      </m:rPr>
                                      <w:rPr>
                                        <w:rFonts w:ascii="Cambria Math" w:hAnsi="Cambria Math" w:cs="David"/>
                                        <w:color w:val="000000" w:themeColor="text1"/>
                                      </w:rPr>
                                      <m:t>sec</m:t>
                                    </m:r>
                                  </m:den>
                                </m:f>
                              </m:oMath>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 xml:space="preserve">steady state </w:t>
                              </w:r>
                              <w:r w:rsidR="00D51C95">
                                <w:rPr>
                                  <w:rFonts w:ascii="David" w:hAnsi="David" w:cs="David"/>
                                  <w:i w:val="0"/>
                                  <w:iCs w:val="0"/>
                                  <w:color w:val="000000" w:themeColor="text1"/>
                                  <w:sz w:val="20"/>
                                  <w:szCs w:val="20"/>
                                </w:rPr>
                                <w:t>concentrations [</w:t>
                              </w:r>
                              <m:oMath>
                                <m:f>
                                  <m:fPr>
                                    <m:ctrlPr>
                                      <w:rPr>
                                        <w:rFonts w:ascii="Cambria Math" w:hAnsi="Cambria Math" w:cs="David" w:hint="cs"/>
                                        <w:color w:val="000000" w:themeColor="text1"/>
                                      </w:rPr>
                                    </m:ctrlPr>
                                  </m:fPr>
                                  <m:num>
                                    <m: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w:rPr>
                                            <w:rFonts w:ascii="Cambria Math" w:hAnsi="Cambria Math" w:cs="David" w:hint="cs"/>
                                            <w:color w:val="000000" w:themeColor="text1"/>
                                          </w:rPr>
                                          <m:t>m</m:t>
                                        </m:r>
                                      </m:e>
                                      <m:sup>
                                        <m:r>
                                          <w:rPr>
                                            <w:rFonts w:ascii="Cambria Math" w:hAnsi="Cambria Math" w:cs="David" w:hint="cs"/>
                                            <w:color w:val="000000" w:themeColor="text1"/>
                                          </w:rPr>
                                          <m:t>3</m:t>
                                        </m:r>
                                      </m:sup>
                                    </m:sSup>
                                  </m:den>
                                </m:f>
                              </m:oMath>
                              <w:r w:rsidR="00D51C95">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32" style="position:absolute;left:0;text-align:left;margin-left:-34.95pt;margin-top:133.1pt;width:305.05pt;height:290.65pt;z-index:251667456;mso-width-relative:margin;mso-height-relative:margin" coordsize="37846,358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">
                <v:shape id="Picture 2" o:spid="_x0000_s1033" type="#_x0000_t75" style="position:absolute;width:37846;height:29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">
                  <v:imagedata r:id="rId18" o:title=""/>
                </v:shape>
                <v:shape id="Text Box 17" o:spid="_x0000_s1034" type="#_x0000_t202" style="position:absolute;left:2977;top:28755;width:33163;height:7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19216275" w:rsidR="00214EA9" w:rsidRPr="00EF2BB5" w:rsidRDefault="00214EA9" w:rsidP="008A2EF0">
                        <w:pPr>
                          <w:pStyle w:val="Caption"/>
                          <w:spacing w:line="276" w:lineRule="auto"/>
                          <w:rPr>
                            <w:rFonts w:ascii="David" w:hAnsi="David" w:cs="David"/>
                            <w:i w:val="0"/>
                            <w:iCs w:val="0"/>
                            <w:noProof/>
                            <w:color w:val="000000" w:themeColor="text1"/>
                            <w:sz w:val="20"/>
                            <w:szCs w:val="20"/>
                          </w:rPr>
                        </w:pPr>
                        <w:bookmarkStart w:id="167"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7"/>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sidR="00D51C95">
                          <w:rPr>
                            <w:rFonts w:ascii="David" w:hAnsi="David" w:cs="David"/>
                            <w:i w:val="0"/>
                            <w:iCs w:val="0"/>
                            <w:color w:val="000000" w:themeColor="text1"/>
                            <w:sz w:val="20"/>
                            <w:szCs w:val="20"/>
                          </w:rPr>
                          <w:t xml:space="preserve"> </w:t>
                        </w:r>
                        <w:r w:rsidR="00B60979">
                          <w:rPr>
                            <w:rFonts w:ascii="David" w:hAnsi="David" w:cs="David"/>
                            <w:i w:val="0"/>
                            <w:iCs w:val="0"/>
                            <w:color w:val="000000" w:themeColor="text1"/>
                            <w:sz w:val="20"/>
                            <w:szCs w:val="20"/>
                          </w:rPr>
                          <w:t>with</w:t>
                        </w:r>
                        <w:r w:rsidR="00D51C95">
                          <w:rPr>
                            <w:rFonts w:ascii="David" w:hAnsi="David" w:cs="David"/>
                            <w:i w:val="0"/>
                            <w:iCs w:val="0"/>
                            <w:color w:val="000000" w:themeColor="text1"/>
                            <w:sz w:val="20"/>
                            <w:szCs w:val="20"/>
                          </w:rPr>
                          <w:t xml:space="preserve"> their averag</w:t>
                        </w:r>
                        <w:r w:rsidR="00B60979">
                          <w:rPr>
                            <w:rFonts w:ascii="David" w:hAnsi="David" w:cs="David"/>
                            <w:i w:val="0"/>
                            <w:iCs w:val="0"/>
                            <w:color w:val="000000" w:themeColor="text1"/>
                            <w:sz w:val="20"/>
                            <w:szCs w:val="20"/>
                          </w:rPr>
                          <w:t>e</w:t>
                        </w:r>
                        <w:r w:rsidR="00D51C95">
                          <w:rPr>
                            <w:rFonts w:ascii="David" w:hAnsi="David" w:cs="David"/>
                            <w:i w:val="0"/>
                            <w:iCs w:val="0"/>
                            <w:color w:val="000000" w:themeColor="text1"/>
                            <w:sz w:val="20"/>
                            <w:szCs w:val="20"/>
                          </w:rPr>
                          <w:t xml:space="preserve"> emission rates </w:t>
                        </w:r>
                        <m:oMath>
                          <m:f>
                            <m:fPr>
                              <m:ctrlPr>
                                <w:rPr>
                                  <w:rFonts w:ascii="Cambria Math" w:hAnsi="Cambria Math" w:cs="David"/>
                                  <w:i w:val="0"/>
                                  <w:color w:val="000000" w:themeColor="text1"/>
                                </w:rPr>
                              </m:ctrlPr>
                            </m:fPr>
                            <m:num>
                              <m:r>
                                <m:rPr>
                                  <m:sty m:val="p"/>
                                </m:rPr>
                                <w:rPr>
                                  <w:rFonts w:ascii="Cambria Math" w:hAnsi="Cambria Math" w:cs="David"/>
                                  <w:color w:val="000000" w:themeColor="text1"/>
                                </w:rPr>
                                <m:t>kg</m:t>
                              </m:r>
                            </m:num>
                            <m:den>
                              <m:r>
                                <m:rPr>
                                  <m:sty m:val="p"/>
                                </m:rPr>
                                <w:rPr>
                                  <w:rFonts w:ascii="Cambria Math" w:hAnsi="Cambria Math" w:cs="David"/>
                                  <w:color w:val="000000" w:themeColor="text1"/>
                                </w:rPr>
                                <m:t>sec</m:t>
                              </m:r>
                            </m:den>
                          </m:f>
                        </m:oMath>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 xml:space="preserve">steady state </w:t>
                        </w:r>
                        <w:r w:rsidR="00D51C95">
                          <w:rPr>
                            <w:rFonts w:ascii="David" w:hAnsi="David" w:cs="David"/>
                            <w:i w:val="0"/>
                            <w:iCs w:val="0"/>
                            <w:color w:val="000000" w:themeColor="text1"/>
                            <w:sz w:val="20"/>
                            <w:szCs w:val="20"/>
                          </w:rPr>
                          <w:t>concentrations [</w:t>
                        </w:r>
                        <m:oMath>
                          <m:f>
                            <m:fPr>
                              <m:ctrlPr>
                                <w:rPr>
                                  <w:rFonts w:ascii="Cambria Math" w:hAnsi="Cambria Math" w:cs="David" w:hint="cs"/>
                                  <w:color w:val="000000" w:themeColor="text1"/>
                                </w:rPr>
                              </m:ctrlPr>
                            </m:fPr>
                            <m:num>
                              <m: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w:rPr>
                                      <w:rFonts w:ascii="Cambria Math" w:hAnsi="Cambria Math" w:cs="David" w:hint="cs"/>
                                      <w:color w:val="000000" w:themeColor="text1"/>
                                    </w:rPr>
                                    <m:t>m</m:t>
                                  </m:r>
                                </m:e>
                                <m:sup>
                                  <m:r>
                                    <w:rPr>
                                      <w:rFonts w:ascii="Cambria Math" w:hAnsi="Cambria Math" w:cs="David" w:hint="cs"/>
                                      <w:color w:val="000000" w:themeColor="text1"/>
                                    </w:rPr>
                                    <m:t>3</m:t>
                                  </m:r>
                                </m:sup>
                              </m:sSup>
                            </m:den>
                          </m:f>
                        </m:oMath>
                        <w:r w:rsidR="00D51C95">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v:textbox>
                </v:shape>
                <w10:wrap type="square"/>
              </v:group>
            </w:pict>
          </mc:Fallback>
        </mc:AlternateContent>
      </w:r>
      <w:r w:rsidR="005C7110">
        <w:rPr>
          <w:rFonts w:cs="David"/>
        </w:rPr>
        <w:t>An initial simulation set was tested.</w:t>
      </w:r>
      <w:r w:rsidR="00B82E38">
        <w:rPr>
          <w:rFonts w:cs="David"/>
        </w:rPr>
        <w:t xml:space="preserve"> </w:t>
      </w:r>
      <w:r w:rsidR="005C7110">
        <w:rPr>
          <w:rFonts w:cs="David"/>
        </w:rPr>
        <w:t>We configured a</w:t>
      </w:r>
      <w:r w:rsidR="005C7110" w:rsidRPr="00A10451">
        <w:rPr>
          <w:rFonts w:cs="David" w:hint="cs"/>
        </w:rPr>
        <w:t xml:space="preserve"> 1000x1000 </w:t>
      </w:r>
      <w:r w:rsidR="00201AB5">
        <w:rPr>
          <w:rFonts w:cs="David"/>
        </w:rPr>
        <w:t>m</w:t>
      </w:r>
      <w:r w:rsidR="005C7110" w:rsidRPr="00A10451">
        <w:rPr>
          <w:rFonts w:cs="David" w:hint="cs"/>
        </w:rPr>
        <w:t xml:space="preserve"> flat area.</w:t>
      </w:r>
      <w:r w:rsidR="005C7110" w:rsidRPr="00A10451">
        <w:rPr>
          <w:rFonts w:cs="David" w:hint="cs"/>
          <w:color w:val="000000"/>
        </w:rPr>
        <w:t xml:space="preserve"> The simulated sensors were assumed to be situated at ground level</w:t>
      </w:r>
      <w:r w:rsidR="005C7110">
        <w:rPr>
          <w:rFonts w:cs="David"/>
          <w:color w:val="000000"/>
        </w:rPr>
        <w:t xml:space="preserve"> (i.e., z=0 in </w:t>
      </w:r>
      <w:r w:rsidR="005C7110"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709F8">
        <w:rPr>
          <w:rFonts w:cs="David"/>
          <w:color w:val="000000" w:themeColor="text1"/>
        </w:rPr>
      </w:r>
      <w:r w:rsidR="00E87BA7">
        <w:rPr>
          <w:rFonts w:cs="David"/>
          <w:color w:val="000000" w:themeColor="text1"/>
        </w:rPr>
        <w:instrText xml:space="preserve"> \* MERGEFORMAT </w:instrText>
      </w:r>
      <w:r w:rsidR="00E709F8">
        <w:rPr>
          <w:rFonts w:cs="David"/>
          <w:color w:val="000000" w:themeColor="text1"/>
        </w:rPr>
        <w:fldChar w:fldCharType="separate"/>
      </w:r>
      <w:r w:rsidR="00E709F8">
        <w:rPr>
          <w:rFonts w:cs="David"/>
          <w:noProof/>
          <w:color w:val="000000"/>
        </w:rPr>
        <w:t>1</w:t>
      </w:r>
      <w:r w:rsidR="00E709F8">
        <w:rPr>
          <w:rFonts w:cs="David"/>
          <w:color w:val="000000" w:themeColor="text1"/>
        </w:rPr>
        <w:fldChar w:fldCharType="end"/>
      </w:r>
      <w:r w:rsidR="005C7110">
        <w:rPr>
          <w:rFonts w:cs="David"/>
          <w:color w:val="000000"/>
        </w:rPr>
        <w:t>)</w:t>
      </w:r>
      <w:r w:rsidR="00EE1FAB">
        <w:rPr>
          <w:rFonts w:cs="David"/>
          <w:color w:val="000000"/>
        </w:rPr>
        <w:t xml:space="preserve">. </w:t>
      </w:r>
      <w:r w:rsidR="005C7110" w:rsidRPr="00A10451">
        <w:rPr>
          <w:rFonts w:cs="David" w:hint="cs"/>
          <w:color w:val="000000" w:themeColor="text1"/>
        </w:rPr>
        <w:t xml:space="preserve">Five point-sources (stacks) were </w:t>
      </w:r>
      <w:r w:rsidR="000F1F95">
        <w:rPr>
          <w:rFonts w:cs="David"/>
          <w:color w:val="000000" w:themeColor="text1"/>
        </w:rPr>
        <w:t xml:space="preserve">arbitrarily </w:t>
      </w:r>
      <w:r w:rsidR="005C7110" w:rsidRPr="00A10451">
        <w:rPr>
          <w:rFonts w:cs="David" w:hint="cs"/>
          <w:color w:val="000000" w:themeColor="text1"/>
        </w:rPr>
        <w:t xml:space="preserve">given average emission rates of </w:t>
      </w:r>
      <w:r w:rsidR="00E66505" w:rsidRPr="00844788">
        <w:rPr>
          <w:rFonts w:cs="David"/>
          <w:color w:val="000000" w:themeColor="text1"/>
        </w:rPr>
        <w:t>0.47</w:t>
      </w:r>
      <w:r w:rsidR="005C7110" w:rsidRPr="00844788">
        <w:rPr>
          <w:rFonts w:cs="David" w:hint="cs"/>
          <w:color w:val="000000" w:themeColor="text1"/>
        </w:rPr>
        <w:t xml:space="preserve">, </w:t>
      </w:r>
      <w:r w:rsidR="00E66505" w:rsidRPr="00844788">
        <w:rPr>
          <w:rFonts w:cs="David"/>
          <w:color w:val="000000" w:themeColor="text1"/>
        </w:rPr>
        <w:t>0.51</w:t>
      </w:r>
      <w:r w:rsidR="005C7110" w:rsidRPr="00844788">
        <w:rPr>
          <w:rFonts w:cs="David" w:hint="cs"/>
          <w:color w:val="000000" w:themeColor="text1"/>
        </w:rPr>
        <w:t xml:space="preserve">, </w:t>
      </w:r>
      <w:r w:rsidR="00E66505" w:rsidRPr="00844788">
        <w:rPr>
          <w:rFonts w:cs="David"/>
          <w:color w:val="000000" w:themeColor="text1"/>
        </w:rPr>
        <w:t>0.38</w:t>
      </w:r>
      <w:r w:rsidR="005C7110" w:rsidRPr="00844788">
        <w:rPr>
          <w:rFonts w:cs="David" w:hint="cs"/>
          <w:color w:val="000000" w:themeColor="text1"/>
        </w:rPr>
        <w:t xml:space="preserve">, </w:t>
      </w:r>
      <w:r w:rsidR="00E66505" w:rsidRPr="00844788">
        <w:rPr>
          <w:rFonts w:cs="David"/>
          <w:color w:val="000000" w:themeColor="text1"/>
        </w:rPr>
        <w:t>0.9</w:t>
      </w:r>
      <w:r w:rsidR="005C7110"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5C7110" w:rsidRPr="00844788">
        <w:rPr>
          <w:rFonts w:cs="David"/>
          <w:color w:val="000000" w:themeColor="text1"/>
        </w:rPr>
        <w:t xml:space="preserve"> </w:t>
      </w:r>
      <m:oMath>
        <m:f>
          <m:fPr>
            <m:ctrlPr>
              <w:rPr>
                <w:rFonts w:ascii="Cambria Math" w:hAnsi="Cambria Math" w:cs="David"/>
                <w:i/>
                <w:color w:val="000000" w:themeColor="text1"/>
              </w:rPr>
            </m:ctrlPr>
          </m:fPr>
          <m:num>
            <m:r>
              <w:rPr>
                <w:rFonts w:ascii="Cambria Math" w:hAnsi="Cambria Math" w:cs="David"/>
                <w:color w:val="000000" w:themeColor="text1"/>
              </w:rPr>
              <m:t>kg</m:t>
            </m:r>
          </m:num>
          <m:den>
            <m:r>
              <w:rPr>
                <w:rFonts w:ascii="Cambria Math" w:hAnsi="Cambria Math" w:cs="David"/>
                <w:color w:val="000000" w:themeColor="text1"/>
              </w:rPr>
              <m:t>sec</m:t>
            </m:r>
          </m:den>
        </m:f>
      </m:oMath>
      <w:r w:rsidR="001839A9">
        <w:rPr>
          <w:rFonts w:cs="David"/>
          <w:color w:val="000000" w:themeColor="text1"/>
        </w:rPr>
        <w:t>.</w:t>
      </w:r>
      <w:r w:rsidR="00EE1FAB">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 MERGEFORMAT </w:instrText>
      </w:r>
      <w:r w:rsidR="002F379E" w:rsidRPr="002F379E">
        <w:rPr>
          <w:rFonts w:cs="David"/>
          <w:color w:val="000000" w:themeColor="text1"/>
        </w:rPr>
      </w:r>
      <w:r w:rsidR="002F379E" w:rsidRPr="002F379E">
        <w:rPr>
          <w:rFonts w:cs="David"/>
          <w:color w:val="000000" w:themeColor="text1"/>
        </w:rPr>
        <w:fldChar w:fldCharType="separate"/>
      </w:r>
      <w:r w:rsidR="002F379E" w:rsidRPr="002F379E">
        <w:rPr>
          <w:rFonts w:cs="David" w:hint="cs"/>
          <w:color w:val="000000" w:themeColor="text1"/>
        </w:rPr>
        <w:t xml:space="preserve">Figure </w:t>
      </w:r>
      <w:r w:rsidR="002F379E" w:rsidRPr="002F379E">
        <w:rPr>
          <w:rFonts w:cs="David"/>
          <w:noProof/>
          <w:color w:val="000000" w:themeColor="text1"/>
        </w:rPr>
        <w:t>1</w:t>
      </w:r>
      <w:r w:rsidR="002F379E" w:rsidRPr="002F379E">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D83EAD">
        <w:rPr>
          <w:rFonts w:cs="David"/>
          <w:color w:val="000000" w:themeColor="text1"/>
        </w:rPr>
        <w:t xml:space="preserve">west winds </w:t>
      </w:r>
      <w:r w:rsidR="00000366">
        <w:rPr>
          <w:rFonts w:cs="David"/>
          <w:color w:val="000000" w:themeColor="text1"/>
        </w:rPr>
        <w:t>(270</w:t>
      </w:r>
      <w:r w:rsidR="00000366">
        <w:rPr>
          <w:rFonts w:cs="David"/>
          <w:color w:val="000000" w:themeColor="text1"/>
          <w:vertAlign w:val="superscript"/>
        </w:rPr>
        <w:t>0</w:t>
      </w:r>
      <w:r w:rsidR="00000366">
        <w:rPr>
          <w:rFonts w:cs="David"/>
          <w:color w:val="000000" w:themeColor="text1"/>
        </w:rPr>
        <w:t>)</w:t>
      </w:r>
      <w:r w:rsidR="00C1412F">
        <w:rPr>
          <w:rFonts w:cs="David"/>
          <w:color w:val="000000" w:themeColor="text1"/>
        </w:rPr>
        <w:t xml:space="preserve">. </w:t>
      </w:r>
      <w:r w:rsidR="005C7110" w:rsidRPr="00A10451">
        <w:rPr>
          <w:rFonts w:cs="David" w:hint="cs"/>
        </w:rPr>
        <w:t xml:space="preserve">Sources are marked in red </w:t>
      </w:r>
      <w:r w:rsidR="00027BD8">
        <w:rPr>
          <w:rFonts w:cs="David"/>
        </w:rPr>
        <w:t>dot</w:t>
      </w:r>
      <w:r w:rsidR="00A95D4E">
        <w:rPr>
          <w:rFonts w:cs="David"/>
        </w:rPr>
        <w:t>s</w:t>
      </w:r>
      <w:r w:rsidR="005C7110" w:rsidRPr="00A10451">
        <w:rPr>
          <w:rFonts w:cs="David" w:hint="cs"/>
        </w:rPr>
        <w:t xml:space="preserve"> (</w:t>
      </w:r>
      <w:r w:rsidR="007F135F">
        <w:rPr>
          <w:rFonts w:cs="David" w:hint="cs"/>
        </w:rPr>
        <w:sym w:font="Symbol" w:char="F0B7"/>
      </w:r>
      <w:r w:rsidR="005C7110" w:rsidRPr="00A10451">
        <w:rPr>
          <w:rFonts w:cs="David" w:hint="cs"/>
        </w:rPr>
        <w:t>) and optional locations of sensors are marked in black crosses (+).</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005C7110" w:rsidRPr="00A67ABB">
        <w:rPr>
          <w:rFonts w:cs="David"/>
          <w:color w:val="000000" w:themeColor="text1"/>
        </w:rPr>
        <w:t xml:space="preserve"> </w:t>
      </w:r>
      <w:r w:rsidR="005C7110">
        <w:rPr>
          <w:rFonts w:cs="David"/>
        </w:rPr>
        <w:t>o</w:t>
      </w:r>
      <w:r w:rsidR="005C7110" w:rsidRPr="00A10451">
        <w:rPr>
          <w:rFonts w:cs="David" w:hint="cs"/>
        </w:rPr>
        <w:t xml:space="preserve">ptional locations </w:t>
      </w:r>
      <w:r w:rsidR="00616DFF">
        <w:rPr>
          <w:rFonts w:cs="David"/>
        </w:rPr>
        <w:t>were</w:t>
      </w:r>
      <w:r w:rsidR="005C7110"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005C7110" w:rsidRPr="00A10451">
        <w:rPr>
          <w:rFonts w:cs="David" w:hint="cs"/>
          <w:color w:val="000000" w:themeColor="text1"/>
        </w:rPr>
        <w:t>tack</w:t>
      </w:r>
      <w:r w:rsidR="003659ED">
        <w:rPr>
          <w:rFonts w:cs="David"/>
          <w:color w:val="000000" w:themeColor="text1"/>
        </w:rPr>
        <w:t>s</w:t>
      </w:r>
      <w:r w:rsidR="005C7110" w:rsidRPr="00A10451">
        <w:rPr>
          <w:rFonts w:cs="David" w:hint="cs"/>
          <w:color w:val="000000" w:themeColor="text1"/>
        </w:rPr>
        <w:t xml:space="preserve"> </w:t>
      </w:r>
      <w:r w:rsidR="005C7110" w:rsidRPr="00A10451">
        <w:rPr>
          <w:rFonts w:cs="David" w:hint="cs"/>
          <w:color w:val="000000"/>
        </w:rPr>
        <w:t xml:space="preserve">were taken </w:t>
      </w:r>
      <w:r w:rsidR="005C7110" w:rsidRPr="00A67ABB">
        <w:rPr>
          <w:rFonts w:cs="David" w:hint="cs"/>
          <w:color w:val="000000" w:themeColor="text1"/>
        </w:rPr>
        <w:t>at 10 m</w:t>
      </w:r>
      <w:r w:rsidR="005C7110">
        <w:rPr>
          <w:rFonts w:cs="David"/>
          <w:color w:val="000000"/>
        </w:rPr>
        <w:t xml:space="preserve">. </w:t>
      </w:r>
    </w:p>
    <w:p w14:paraId="559C3E7B" w14:textId="7B0E423E" w:rsidR="00A84825" w:rsidRDefault="00A84825" w:rsidP="00E87BA7">
      <w:pPr>
        <w:pStyle w:val="Heading2"/>
        <w:numPr>
          <w:ilvl w:val="0"/>
          <w:numId w:val="0"/>
        </w:numPr>
        <w:ind w:left="576"/>
      </w:pPr>
      <w:bookmarkStart w:id="168" w:name="OLE_LINK56"/>
      <w:bookmarkStart w:id="169" w:name="OLE_LINK57"/>
    </w:p>
    <w:p w14:paraId="2191631E" w14:textId="2795113B" w:rsidR="002D5291" w:rsidRDefault="002D5291" w:rsidP="00E87BA7">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Pr="00A10451">
        <w:rPr>
          <w:rFonts w:cs="David" w:hint="cs"/>
          <w:vertAlign w:val="superscript"/>
        </w:rPr>
        <w:t>o</w:t>
      </w:r>
      <w:r w:rsidRPr="00A10451">
        <w:rPr>
          <w:rFonts w:cs="David" w:hint="cs"/>
        </w:rPr>
        <w:t xml:space="preserve"> each) and hourly mean wind speeds into 7 categories (&lt;1, 1-2, 2-4, 4-6, 6-8, 8-10, &gt;10 m/s</w:t>
      </w:r>
      <w:r>
        <w:rPr>
          <w:rFonts w:cs="David"/>
        </w:rPr>
        <w:t>ec</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Pr="002F379E">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\h  \* MERGEFORMAT </w:instrText>
      </w:r>
      <w:r w:rsidRPr="002F379E">
        <w:rPr>
          <w:rFonts w:cs="David"/>
          <w:color w:val="000000" w:themeColor="text1"/>
        </w:rPr>
      </w:r>
      <w:r w:rsidRPr="002F379E">
        <w:rPr>
          <w:rFonts w:cs="David"/>
          <w:color w:val="000000" w:themeColor="text1"/>
        </w:rPr>
        <w:fldChar w:fldCharType="separate"/>
      </w:r>
      <w:r w:rsidRPr="002F379E">
        <w:rPr>
          <w:rFonts w:cs="David" w:hint="cs"/>
          <w:color w:val="000000" w:themeColor="text1"/>
        </w:rPr>
        <w:t xml:space="preserve">Figure </w:t>
      </w:r>
      <w:r w:rsidRPr="002F379E">
        <w:rPr>
          <w:rFonts w:cs="David" w:hint="cs"/>
          <w:noProof/>
          <w:color w:val="000000" w:themeColor="text1"/>
        </w:rPr>
        <w:t>2</w:t>
      </w:r>
      <w:r w:rsidRPr="002F379E">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t>
      </w:r>
      <w:proofErr w:type="spellStart"/>
      <w:r>
        <w:rPr>
          <w:rFonts w:cs="David"/>
          <w:color w:val="000000" w:themeColor="text1"/>
        </w:rPr>
        <w:t>windrose</w:t>
      </w:r>
      <w:proofErr w:type="spellEnd"/>
      <w:r>
        <w:rPr>
          <w:rFonts w:cs="David"/>
          <w:color w:val="000000" w:themeColor="text1"/>
        </w:rPr>
        <w:t xml:space="preserve"> distribution of winds used in </w:t>
      </w:r>
      <w:commentRangeStart w:id="170"/>
      <w:r>
        <w:rPr>
          <w:rFonts w:cs="David"/>
          <w:color w:val="000000" w:themeColor="text1"/>
        </w:rPr>
        <w:t>the initial simulation</w:t>
      </w:r>
      <w:r w:rsidR="00DD2B67">
        <w:rPr>
          <w:rFonts w:cs="David"/>
          <w:color w:val="000000" w:themeColor="text1"/>
        </w:rPr>
        <w:t>.</w:t>
      </w:r>
      <w:commentRangeEnd w:id="170"/>
      <w:r w:rsidR="00BF6399">
        <w:rPr>
          <w:rStyle w:val="CommentReference"/>
        </w:rPr>
        <w:commentReference w:id="170"/>
      </w:r>
    </w:p>
    <w:p w14:paraId="6D10336A" w14:textId="77777777" w:rsidR="002D5291" w:rsidRPr="002D5291" w:rsidRDefault="002D5291" w:rsidP="00E87BA7"/>
    <w:p w14:paraId="5018318F" w14:textId="15862092" w:rsidR="009304A6" w:rsidRPr="001C3C14" w:rsidRDefault="009304A6" w:rsidP="00E87BA7">
      <w:pPr>
        <w:pStyle w:val="Heading2"/>
        <w:rPr>
          <w:rFonts w:cs="David"/>
        </w:rPr>
      </w:pPr>
      <w:bookmarkStart w:id="171" w:name="_Toc13777008"/>
      <w:r>
        <w:t>Obtained solutions</w:t>
      </w:r>
      <w:bookmarkEnd w:id="171"/>
    </w:p>
    <w:bookmarkEnd w:id="168"/>
    <w:bookmarkEnd w:id="169"/>
    <w:p w14:paraId="68EED364" w14:textId="5A0089EE" w:rsidR="00F9004B" w:rsidRDefault="00961140" w:rsidP="00273E5F">
      <w:pPr>
        <w:autoSpaceDE w:val="0"/>
        <w:autoSpaceDN w:val="0"/>
        <w:adjustRightInd w:val="0"/>
      </w:pPr>
      <w:r>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 </w:t>
      </w:r>
      <w:commentRangeStart w:id="172"/>
      <w:commentRangeStart w:id="173"/>
      <w:r w:rsidR="00A47983">
        <w:rPr>
          <w:rFonts w:cs="David"/>
          <w:color w:val="FF0000"/>
        </w:rPr>
        <w:fldChar w:fldCharType="begin"/>
      </w:r>
      <w:r w:rsidR="00A47983">
        <w:rPr>
          <w:rFonts w:cs="David"/>
          <w:color w:val="000000" w:themeColor="text1"/>
        </w:rPr>
        <w:instrText xml:space="preserve"> REF figure_3 \h </w:instrText>
      </w:r>
      <w:r w:rsidR="00A47983">
        <w:rPr>
          <w:rFonts w:cs="David"/>
          <w:color w:val="FF0000"/>
        </w:rPr>
        <w:instrText xml:space="preserve"> \* MERGEFORMAT </w:instrText>
      </w:r>
      <w:r w:rsidR="00A47983">
        <w:rPr>
          <w:rFonts w:cs="David"/>
          <w:color w:val="FF0000"/>
        </w:rPr>
      </w:r>
      <w:r w:rsidR="00A47983">
        <w:rPr>
          <w:rFonts w:cs="David"/>
          <w:color w:val="FF0000"/>
        </w:rPr>
        <w:fldChar w:fldCharType="separate"/>
      </w:r>
      <w:r w:rsidR="00A47983" w:rsidRPr="00A47983">
        <w:rPr>
          <w:rFonts w:cs="David" w:hint="cs"/>
          <w:color w:val="000000" w:themeColor="text1"/>
        </w:rPr>
        <w:t xml:space="preserve">Figure </w:t>
      </w:r>
      <w:r w:rsidR="00A47983" w:rsidRPr="00A47983">
        <w:rPr>
          <w:rFonts w:cs="David" w:hint="cs"/>
          <w:noProof/>
          <w:color w:val="000000" w:themeColor="text1"/>
        </w:rPr>
        <w:t>3</w:t>
      </w:r>
      <w:r w:rsidR="00A47983" w:rsidRPr="004F2CFC">
        <w:rPr>
          <w:rFonts w:cs="David" w:hint="cs"/>
          <w:i/>
          <w:iCs/>
          <w:color w:val="000000" w:themeColor="text1"/>
          <w:sz w:val="20"/>
          <w:szCs w:val="20"/>
        </w:rPr>
        <w:t xml:space="preserve"> </w:t>
      </w:r>
      <w:r w:rsidR="00A47983">
        <w:rPr>
          <w:rFonts w:cs="David"/>
          <w:color w:val="FF0000"/>
        </w:rPr>
        <w:fldChar w:fldCharType="end"/>
      </w:r>
      <w:r w:rsidR="00A87C07">
        <w:rPr>
          <w:rFonts w:cs="David"/>
          <w:color w:val="000000" w:themeColor="text1"/>
        </w:rPr>
        <w:t>illustrates</w:t>
      </w:r>
      <w:commentRangeEnd w:id="172"/>
      <w:r w:rsidR="00607214">
        <w:rPr>
          <w:rStyle w:val="CommentReference"/>
        </w:rPr>
        <w:commentReference w:id="172"/>
      </w:r>
      <w:commentRangeEnd w:id="173"/>
      <w:r w:rsidR="00F63FE8">
        <w:rPr>
          <w:rStyle w:val="CommentReference"/>
        </w:rPr>
        <w:commentReference w:id="173"/>
      </w:r>
      <w:r w:rsidR="00A87C07">
        <w:rPr>
          <w:rFonts w:cs="David"/>
          <w:color w:val="000000" w:themeColor="text1"/>
        </w:rPr>
        <w:t xml:space="preserve"> </w:t>
      </w:r>
      <w:r w:rsidR="002A3AF7">
        <w:rPr>
          <w:rFonts w:cs="David"/>
          <w:color w:val="000000" w:themeColor="text1"/>
        </w:rPr>
        <w:t xml:space="preserve">the </w:t>
      </w:r>
      <w:r w:rsidR="00607214">
        <w:rPr>
          <w:rFonts w:cs="David"/>
          <w:color w:val="000000" w:themeColor="text1"/>
        </w:rPr>
        <w:t xml:space="preserve">Pareto </w:t>
      </w:r>
      <w:r w:rsidR="002A3AF7">
        <w:rPr>
          <w:rFonts w:cs="David"/>
          <w:color w:val="000000" w:themeColor="text1"/>
        </w:rPr>
        <w:t xml:space="preserve">frontier </w:t>
      </w:r>
      <w:r w:rsidR="00307288">
        <w:rPr>
          <w:rFonts w:cs="David"/>
          <w:color w:val="000000" w:themeColor="text1"/>
        </w:rPr>
        <w:t>received by two optimization runs, using</w:t>
      </w:r>
      <w:r w:rsidR="005B04EF">
        <w:rPr>
          <w:rFonts w:cs="David"/>
          <w:color w:val="000000" w:themeColor="text1"/>
        </w:rPr>
        <w:t xml:space="preserve"> the minimal number of objectives as the first objective </w:t>
      </w:r>
      <w:r w:rsidR="00CA1C94">
        <w:rPr>
          <w:rFonts w:cs="David"/>
          <w:color w:val="000000" w:themeColor="text1"/>
        </w:rPr>
        <w:t>(</w:t>
      </w:r>
      <w:r w:rsidR="0019688C">
        <w:rPr>
          <w:rFonts w:cs="David"/>
          <w:color w:val="000000" w:themeColor="text1"/>
        </w:rPr>
        <w:t xml:space="preserve">Eq. </w:t>
      </w:r>
      <w:r w:rsidR="00915EB0">
        <w:rPr>
          <w:rFonts w:cs="David"/>
          <w:color w:val="000000" w:themeColor="text1"/>
        </w:rPr>
        <w:fldChar w:fldCharType="begin"/>
      </w:r>
      <w:r w:rsidR="00915EB0">
        <w:rPr>
          <w:rFonts w:cs="David"/>
          <w:color w:val="000000" w:themeColor="text1"/>
        </w:rPr>
        <w:instrText xml:space="preserve"> REF equation_5 \h </w:instrText>
      </w:r>
      <w:r w:rsidR="00915EB0">
        <w:rPr>
          <w:rFonts w:cs="David"/>
          <w:color w:val="000000" w:themeColor="text1"/>
        </w:rPr>
      </w:r>
      <w:r w:rsidR="00E87BA7">
        <w:rPr>
          <w:rFonts w:cs="David"/>
          <w:color w:val="000000" w:themeColor="text1"/>
        </w:rPr>
        <w:instrText xml:space="preserve"> \* MERGEFORMAT </w:instrText>
      </w:r>
      <w:r w:rsidR="00915EB0">
        <w:rPr>
          <w:rFonts w:cs="David"/>
          <w:color w:val="000000" w:themeColor="text1"/>
        </w:rPr>
        <w:fldChar w:fldCharType="separate"/>
      </w:r>
      <w:r w:rsidR="00915EB0">
        <w:rPr>
          <w:rFonts w:cs="David"/>
          <w:noProof/>
          <w:color w:val="000000"/>
        </w:rPr>
        <w:t>5</w:t>
      </w:r>
      <w:r w:rsidR="00915EB0">
        <w:rPr>
          <w:rFonts w:cs="David"/>
          <w:color w:val="000000" w:themeColor="text1"/>
        </w:rPr>
        <w:fldChar w:fldCharType="end"/>
      </w:r>
      <w:r w:rsidR="00CA1C94">
        <w:rPr>
          <w:rFonts w:cs="David"/>
          <w:color w:val="000000" w:themeColor="text1"/>
        </w:rPr>
        <w:t xml:space="preserve">) </w:t>
      </w:r>
      <w:r w:rsidR="005B04EF">
        <w:rPr>
          <w:rFonts w:cs="David"/>
          <w:color w:val="000000" w:themeColor="text1"/>
        </w:rPr>
        <w:t xml:space="preserve">and </w:t>
      </w:r>
      <w:r w:rsidR="00307288">
        <w:rPr>
          <w:rFonts w:cs="David"/>
          <w:color w:val="000000" w:themeColor="text1"/>
        </w:rPr>
        <w:t xml:space="preserve">the average minimal </w:t>
      </w:r>
      <w:r w:rsidR="00BD5308">
        <w:rPr>
          <w:rFonts w:cs="David"/>
          <w:color w:val="000000" w:themeColor="text1"/>
        </w:rPr>
        <w:t xml:space="preserve">PED values </w:t>
      </w:r>
      <w:r w:rsidR="005B04EF">
        <w:rPr>
          <w:rFonts w:cs="David"/>
          <w:color w:val="000000" w:themeColor="text1"/>
        </w:rPr>
        <w:t>or</w:t>
      </w:r>
      <w:r w:rsidR="00BD5308">
        <w:rPr>
          <w:rFonts w:cs="David"/>
          <w:color w:val="000000" w:themeColor="text1"/>
        </w:rPr>
        <w:t xml:space="preserve"> the </w:t>
      </w:r>
      <w:r w:rsidR="00214EA9">
        <w:rPr>
          <w:rFonts w:cs="David"/>
          <w:color w:val="000000" w:themeColor="text1"/>
        </w:rPr>
        <w:t>25</w:t>
      </w:r>
      <w:r w:rsidR="00BD5308" w:rsidRPr="00BD5308">
        <w:rPr>
          <w:rFonts w:cs="David"/>
          <w:color w:val="000000" w:themeColor="text1"/>
          <w:vertAlign w:val="superscript"/>
        </w:rPr>
        <w:t>th</w:t>
      </w:r>
      <w:r w:rsidR="00BD5308">
        <w:rPr>
          <w:rFonts w:cs="David"/>
          <w:color w:val="000000" w:themeColor="text1"/>
        </w:rPr>
        <w:t xml:space="preserve"> percentile </w:t>
      </w:r>
      <w:r w:rsidR="00BD5308">
        <w:rPr>
          <w:rFonts w:cs="David"/>
          <w:color w:val="000000" w:themeColor="text1"/>
        </w:rPr>
        <w:lastRenderedPageBreak/>
        <w:t xml:space="preserve">of all PED </w:t>
      </w:r>
      <w:r w:rsidR="00607214">
        <w:rPr>
          <w:rFonts w:cs="David"/>
          <w:noProof/>
          <w:color w:val="000000" w:themeColor="text1"/>
        </w:rPr>
        <mc:AlternateContent>
          <mc:Choice Requires="wpg">
            <w:drawing>
              <wp:anchor distT="0" distB="0" distL="114300" distR="114300" simplePos="0" relativeHeight="251673600" behindDoc="0" locked="0" layoutInCell="1" allowOverlap="1" wp14:anchorId="172F3A85" wp14:editId="6CB8E26E">
                <wp:simplePos x="0" y="0"/>
                <wp:positionH relativeFrom="column">
                  <wp:posOffset>3170638</wp:posOffset>
                </wp:positionH>
                <wp:positionV relativeFrom="paragraph">
                  <wp:posOffset>453224</wp:posOffset>
                </wp:positionV>
                <wp:extent cx="3091374" cy="3324872"/>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126855"/>
                          <a:ext cx="3091374" cy="3198017"/>
                          <a:chOff x="0" y="127191"/>
                          <a:chExt cx="3091374" cy="3197681"/>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0" y="127191"/>
                            <a:ext cx="3035935" cy="2533903"/>
                          </a:xfrm>
                          <a:prstGeom prst="rect">
                            <a:avLst/>
                          </a:prstGeom>
                        </pic:spPr>
                      </pic:pic>
                      <wps:wsp>
                        <wps:cNvPr id="21" name="Text Box 21"/>
                        <wps:cNvSpPr txBox="1"/>
                        <wps:spPr>
                          <a:xfrm>
                            <a:off x="341824" y="2766707"/>
                            <a:ext cx="2749550" cy="558165"/>
                          </a:xfrm>
                          <a:prstGeom prst="rect">
                            <a:avLst/>
                          </a:prstGeom>
                          <a:solidFill>
                            <a:prstClr val="white"/>
                          </a:solidFill>
                          <a:ln>
                            <a:noFill/>
                          </a:ln>
                        </wps:spPr>
                        <wps:txbx>
                          <w:txbxContent>
                            <w:p w14:paraId="5F130056" w14:textId="25D70412" w:rsidR="00214EA9" w:rsidRPr="004F2CFC" w:rsidRDefault="00214EA9" w:rsidP="004F2CFC">
                              <w:pPr>
                                <w:pStyle w:val="Caption"/>
                                <w:spacing w:line="276" w:lineRule="auto"/>
                                <w:rPr>
                                  <w:rFonts w:ascii="David" w:hAnsi="David" w:cs="David"/>
                                  <w:i w:val="0"/>
                                  <w:iCs w:val="0"/>
                                  <w:noProof/>
                                  <w:color w:val="000000" w:themeColor="text1"/>
                                  <w:sz w:val="20"/>
                                  <w:szCs w:val="20"/>
                                </w:rPr>
                              </w:pPr>
                              <w:bookmarkStart w:id="174"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4"/>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2F3A85" id="Group 22" o:spid="_x0000_s1035" style="position:absolute;left:0;text-align:left;margin-left:249.65pt;margin-top:35.7pt;width:243.4pt;height:261.8pt;z-index:251673600" coordorigin=",1271" coordsize="30913,319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">
                <v:shape id="Picture 5" o:spid="_x0000_s1036" type="#_x0000_t75" style="position:absolute;top:1271;width:30359;height:25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">
                  <v:imagedata r:id="rId20" o:title=""/>
                </v:shape>
                <v:shape id="Text Box 21" o:spid="_x0000_s1037" type="#_x0000_t202" style="position:absolute;left:3418;top:27667;width:27495;height:5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25D70412" w:rsidR="00214EA9" w:rsidRPr="004F2CFC" w:rsidRDefault="00214EA9" w:rsidP="004F2CFC">
                        <w:pPr>
                          <w:pStyle w:val="Caption"/>
                          <w:spacing w:line="276" w:lineRule="auto"/>
                          <w:rPr>
                            <w:rFonts w:ascii="David" w:hAnsi="David" w:cs="David"/>
                            <w:i w:val="0"/>
                            <w:iCs w:val="0"/>
                            <w:noProof/>
                            <w:color w:val="000000" w:themeColor="text1"/>
                            <w:sz w:val="20"/>
                            <w:szCs w:val="20"/>
                          </w:rPr>
                        </w:pPr>
                        <w:bookmarkStart w:id="175"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5"/>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BD5308">
        <w:rPr>
          <w:rFonts w:cs="David"/>
          <w:color w:val="000000" w:themeColor="text1"/>
        </w:rPr>
        <w:t>values</w:t>
      </w:r>
      <w:r w:rsidR="005B04EF">
        <w:rPr>
          <w:rFonts w:cs="David"/>
          <w:color w:val="000000" w:themeColor="text1"/>
        </w:rPr>
        <w:t xml:space="preserve"> as the second objective</w:t>
      </w:r>
      <w:r w:rsidR="002A3AF7">
        <w:rPr>
          <w:rFonts w:cs="David"/>
          <w:color w:val="000000" w:themeColor="text1"/>
        </w:rPr>
        <w:t xml:space="preserve"> </w:t>
      </w:r>
      <w:r w:rsidR="00C2710A">
        <w:rPr>
          <w:rFonts w:cs="David"/>
          <w:color w:val="000000" w:themeColor="text1"/>
        </w:rPr>
        <w:t>(Eq.</w:t>
      </w:r>
      <w:r w:rsidR="00F030D2">
        <w:rPr>
          <w:rFonts w:cs="David"/>
          <w:color w:val="000000" w:themeColor="text1"/>
        </w:rPr>
        <w:fldChar w:fldCharType="begin"/>
      </w:r>
      <w:r w:rsidR="00F030D2">
        <w:rPr>
          <w:rFonts w:cs="David"/>
          <w:color w:val="000000" w:themeColor="text1"/>
        </w:rPr>
        <w:instrText xml:space="preserve"> REF equation_6 \h </w:instrText>
      </w:r>
      <w:r w:rsidR="00F030D2">
        <w:rPr>
          <w:rFonts w:cs="David"/>
          <w:color w:val="000000" w:themeColor="text1"/>
        </w:rPr>
      </w:r>
      <w:r w:rsidR="00E87BA7">
        <w:rPr>
          <w:rFonts w:cs="David"/>
          <w:color w:val="000000" w:themeColor="text1"/>
        </w:rPr>
        <w:instrText xml:space="preserve"> \* MERGEFORMAT </w:instrText>
      </w:r>
      <w:r w:rsidR="00F030D2">
        <w:rPr>
          <w:rFonts w:cs="David"/>
          <w:color w:val="000000" w:themeColor="text1"/>
        </w:rPr>
        <w:fldChar w:fldCharType="separate"/>
      </w:r>
      <w:r w:rsidR="00F030D2">
        <w:rPr>
          <w:rFonts w:cs="David"/>
          <w:noProof/>
          <w:color w:val="000000"/>
        </w:rPr>
        <w:t>6</w:t>
      </w:r>
      <w:r w:rsidR="00F030D2">
        <w:rPr>
          <w:rFonts w:cs="David"/>
          <w:color w:val="000000" w:themeColor="text1"/>
        </w:rPr>
        <w:fldChar w:fldCharType="end"/>
      </w:r>
      <w:r w:rsidR="00C2710A">
        <w:rPr>
          <w:rFonts w:cs="David"/>
          <w:color w:val="000000" w:themeColor="text1"/>
        </w:rPr>
        <w:t xml:space="preserve"> and Eq.</w:t>
      </w:r>
      <w:r w:rsidR="00F030D2">
        <w:rPr>
          <w:rFonts w:cs="David"/>
          <w:color w:val="000000" w:themeColor="text1"/>
        </w:rPr>
        <w:fldChar w:fldCharType="begin"/>
      </w:r>
      <w:r w:rsidR="00F030D2">
        <w:rPr>
          <w:rFonts w:cs="David"/>
          <w:color w:val="000000" w:themeColor="text1"/>
        </w:rPr>
        <w:instrText xml:space="preserve"> REF equation_7 \h </w:instrText>
      </w:r>
      <w:r w:rsidR="00F030D2">
        <w:rPr>
          <w:rFonts w:cs="David"/>
          <w:color w:val="000000" w:themeColor="text1"/>
        </w:rPr>
      </w:r>
      <w:r w:rsidR="00E87BA7">
        <w:rPr>
          <w:rFonts w:cs="David"/>
          <w:color w:val="000000" w:themeColor="text1"/>
        </w:rPr>
        <w:instrText xml:space="preserve"> \* MERGEFORMAT </w:instrText>
      </w:r>
      <w:r w:rsidR="00F030D2">
        <w:rPr>
          <w:rFonts w:cs="David"/>
          <w:color w:val="000000" w:themeColor="text1"/>
        </w:rPr>
        <w:fldChar w:fldCharType="separate"/>
      </w:r>
      <w:r w:rsidR="00F030D2">
        <w:rPr>
          <w:rFonts w:cs="David"/>
          <w:noProof/>
          <w:color w:val="000000"/>
        </w:rPr>
        <w:t>7</w:t>
      </w:r>
      <w:r w:rsidR="00F030D2">
        <w:rPr>
          <w:rFonts w:cs="David"/>
          <w:color w:val="000000" w:themeColor="text1"/>
        </w:rPr>
        <w:fldChar w:fldCharType="end"/>
      </w:r>
      <w:r w:rsidR="00C2710A">
        <w:rPr>
          <w:rFonts w:cs="David"/>
          <w:color w:val="000000" w:themeColor="text1"/>
        </w:rPr>
        <w:t xml:space="preserve">, respectively). </w:t>
      </w:r>
      <w:r w:rsidR="00DA259E">
        <w:rPr>
          <w:rFonts w:cs="David"/>
          <w:color w:val="000000" w:themeColor="text1"/>
        </w:rPr>
        <w:t xml:space="preserve">Higher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 </w:t>
      </w:r>
      <w:r w:rsidR="00EC0BBB" w:rsidRPr="00EC0BBB">
        <w:rPr>
          <w:rFonts w:cs="David"/>
          <w:color w:val="000000" w:themeColor="text1"/>
        </w:rPr>
        <w:fldChar w:fldCharType="begin"/>
      </w:r>
      <w:r w:rsidR="00EC0BBB" w:rsidRPr="00EC0BBB">
        <w:rPr>
          <w:rFonts w:cs="David"/>
          <w:color w:val="000000" w:themeColor="text1"/>
        </w:rPr>
        <w:instrText xml:space="preserve"> REF figure_4 \h  \* MERGEFORMAT </w:instrText>
      </w:r>
      <w:r w:rsidR="00EC0BBB" w:rsidRPr="00EC0BBB">
        <w:rPr>
          <w:rFonts w:cs="David"/>
          <w:color w:val="000000" w:themeColor="text1"/>
        </w:rPr>
      </w:r>
      <w:r w:rsidR="00EC0BBB" w:rsidRPr="00EC0BBB">
        <w:rPr>
          <w:rFonts w:cs="David"/>
          <w:color w:val="000000" w:themeColor="text1"/>
        </w:rPr>
        <w:fldChar w:fldCharType="separate"/>
      </w:r>
      <w:r w:rsidR="00EC0BBB" w:rsidRPr="00EC0BBB">
        <w:rPr>
          <w:rFonts w:cs="David" w:hint="cs"/>
          <w:color w:val="000000" w:themeColor="text1"/>
        </w:rPr>
        <w:t>Fi</w:t>
      </w:r>
      <w:r w:rsidR="00EC0BBB" w:rsidRPr="00EC0BBB">
        <w:rPr>
          <w:rFonts w:cs="David" w:hint="cs"/>
          <w:color w:val="000000" w:themeColor="text1"/>
        </w:rPr>
        <w:t>g</w:t>
      </w:r>
      <w:r w:rsidR="00EC0BBB" w:rsidRPr="00EC0BBB">
        <w:rPr>
          <w:rFonts w:cs="David" w:hint="cs"/>
          <w:color w:val="000000" w:themeColor="text1"/>
        </w:rPr>
        <w:t>ur</w:t>
      </w:r>
      <w:r w:rsidR="00EC0BBB" w:rsidRPr="00EC0BBB">
        <w:rPr>
          <w:rFonts w:cs="David" w:hint="cs"/>
          <w:color w:val="000000" w:themeColor="text1"/>
        </w:rPr>
        <w:t>e</w:t>
      </w:r>
      <w:r w:rsidR="00EC0BBB" w:rsidRPr="00EC0BBB">
        <w:rPr>
          <w:rFonts w:cs="David" w:hint="cs"/>
          <w:color w:val="000000" w:themeColor="text1"/>
        </w:rPr>
        <w:t xml:space="preserve"> </w:t>
      </w:r>
      <w:r w:rsidR="00EC0BBB" w:rsidRPr="00EC0BBB">
        <w:rPr>
          <w:rFonts w:cs="David"/>
          <w:noProof/>
          <w:color w:val="000000" w:themeColor="text1"/>
        </w:rPr>
        <w:t>4</w:t>
      </w:r>
      <w:r w:rsidR="00EC0BBB" w:rsidRPr="00EC0BBB">
        <w:rPr>
          <w:rFonts w:cs="David" w:hint="cs"/>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8B37F5">
        <w:rPr>
          <w:rFonts w:cs="David"/>
          <w:color w:val="000000" w:themeColor="text1"/>
        </w:rPr>
        <w:t xml:space="preserve"> (represented by the percentage of solutions the location was chosen),</w:t>
      </w:r>
      <w:r w:rsidR="002D0D93">
        <w:rPr>
          <w:rFonts w:cs="David"/>
          <w:color w:val="000000" w:themeColor="text1"/>
        </w:rPr>
        <w:t xml:space="preserve"> using the two above-mentioned objectives</w:t>
      </w:r>
      <w:r w:rsidR="00D17AF7">
        <w:rPr>
          <w:rFonts w:cs="David"/>
          <w:color w:val="000000" w:themeColor="text1"/>
        </w:rPr>
        <w:t xml:space="preserve"> as the second objective</w:t>
      </w:r>
      <w:r w:rsidR="002D0D93">
        <w:rPr>
          <w:rFonts w:cs="David"/>
          <w:color w:val="000000" w:themeColor="text1"/>
        </w:rPr>
        <w:t xml:space="preserve">. </w:t>
      </w:r>
      <w:r w:rsidR="00B415D4">
        <w:rPr>
          <w:rFonts w:cs="David"/>
          <w:color w:val="000000" w:themeColor="text1"/>
        </w:rPr>
        <w:t xml:space="preserve">It can be seen </w:t>
      </w:r>
      <w:r w:rsidR="00626C97">
        <w:rPr>
          <w:rFonts w:cs="David"/>
          <w:color w:val="000000" w:themeColor="text1"/>
        </w:rPr>
        <w:t xml:space="preserve">that the two objectives generate </w:t>
      </w:r>
      <w:r w:rsidR="0080066D">
        <w:rPr>
          <w:rFonts w:cs="David"/>
          <w:color w:val="000000" w:themeColor="text1"/>
        </w:rPr>
        <w:t>similar</w:t>
      </w:r>
      <w:r w:rsidR="00626C97">
        <w:rPr>
          <w:rFonts w:cs="David"/>
          <w:color w:val="000000" w:themeColor="text1"/>
        </w:rPr>
        <w:t xml:space="preserve"> results. </w:t>
      </w:r>
      <w:r w:rsidR="00E66056">
        <w:rPr>
          <w:rFonts w:cs="David"/>
          <w:color w:val="000000" w:themeColor="text1"/>
        </w:rPr>
        <w:t>Mean c</w:t>
      </w:r>
      <w:r w:rsidR="002A328E">
        <w:rPr>
          <w:rFonts w:cs="David"/>
          <w:color w:val="000000" w:themeColor="text1"/>
        </w:rPr>
        <w:t xml:space="preserve">oncentrations </w:t>
      </w:r>
      <w:r w:rsidR="00CC3D99">
        <w:rPr>
          <w:rFonts w:cs="David"/>
          <w:color w:val="000000" w:themeColor="text1"/>
        </w:rPr>
        <w:t>of the tested simulation set</w:t>
      </w:r>
      <w:r w:rsidR="00E66056">
        <w:rPr>
          <w:rFonts w:cs="David"/>
          <w:color w:val="000000" w:themeColor="text1"/>
        </w:rPr>
        <w:t xml:space="preserve"> are shown in</w:t>
      </w:r>
      <w:r w:rsidR="009213A8">
        <w:rPr>
          <w:rFonts w:cs="David"/>
          <w:color w:val="000000" w:themeColor="text1"/>
        </w:rPr>
        <w:t xml:space="preserve"> </w:t>
      </w:r>
      <w:r w:rsidR="00E419C8" w:rsidRPr="00D8197D">
        <w:rPr>
          <w:rFonts w:cs="David"/>
          <w:color w:val="000000" w:themeColor="text1"/>
        </w:rPr>
        <w:fldChar w:fldCharType="begin"/>
      </w:r>
      <w:r w:rsidR="00E419C8" w:rsidRPr="00D8197D">
        <w:rPr>
          <w:rFonts w:cs="David"/>
          <w:color w:val="000000" w:themeColor="text1"/>
        </w:rPr>
        <w:instrText xml:space="preserve"> REF figure_5 \h  \* MERGEFORMAT </w:instrText>
      </w:r>
      <w:r w:rsidR="00E419C8" w:rsidRPr="00D8197D">
        <w:rPr>
          <w:rFonts w:cs="David"/>
          <w:color w:val="000000" w:themeColor="text1"/>
        </w:rPr>
      </w:r>
      <w:r w:rsidR="00E419C8" w:rsidRPr="00D8197D">
        <w:rPr>
          <w:rFonts w:cs="David"/>
          <w:color w:val="000000" w:themeColor="text1"/>
        </w:rPr>
        <w:fldChar w:fldCharType="separate"/>
      </w:r>
      <w:r w:rsidR="00E419C8" w:rsidRPr="00D8197D">
        <w:rPr>
          <w:rFonts w:cs="David" w:hint="cs"/>
          <w:color w:val="000000" w:themeColor="text1"/>
        </w:rPr>
        <w:t>Fig</w:t>
      </w:r>
      <w:r w:rsidR="00E66056">
        <w:rPr>
          <w:rFonts w:cs="David"/>
          <w:color w:val="000000" w:themeColor="text1"/>
        </w:rPr>
        <w:t>.</w:t>
      </w:r>
      <w:r w:rsidR="00E419C8" w:rsidRPr="00D8197D">
        <w:rPr>
          <w:rFonts w:cs="David" w:hint="cs"/>
          <w:color w:val="000000" w:themeColor="text1"/>
        </w:rPr>
        <w:t xml:space="preserve"> </w:t>
      </w:r>
      <w:r w:rsidR="00E419C8" w:rsidRPr="00D8197D">
        <w:rPr>
          <w:rFonts w:cs="David" w:hint="cs"/>
          <w:noProof/>
          <w:color w:val="000000" w:themeColor="text1"/>
        </w:rPr>
        <w:t>5</w:t>
      </w:r>
      <w:r w:rsidR="00E419C8" w:rsidRPr="00D8197D">
        <w:rPr>
          <w:rFonts w:cs="David"/>
          <w:color w:val="000000" w:themeColor="text1"/>
        </w:rPr>
        <w:fldChar w:fldCharType="end"/>
      </w:r>
      <w:r w:rsidR="00E66056">
        <w:rPr>
          <w:rFonts w:cs="David"/>
          <w:color w:val="000000" w:themeColor="text1"/>
        </w:rPr>
        <w:t xml:space="preserve"> for comparison</w:t>
      </w:r>
      <w:r w:rsidR="00CC3D99">
        <w:rPr>
          <w:rFonts w:cs="David"/>
          <w:color w:val="000000" w:themeColor="text1"/>
        </w:rPr>
        <w:t>.</w:t>
      </w:r>
      <w:r w:rsidR="002E6E71">
        <w:rPr>
          <w:rFonts w:cs="David"/>
          <w:color w:val="000000" w:themeColor="text1"/>
        </w:rPr>
        <w:t xml:space="preserve"> These results are illustrated in order to show the process of finding a suitable objective function. </w:t>
      </w:r>
    </w:p>
    <w:p w14:paraId="29E9C65A" w14:textId="5D826595" w:rsidR="008F3649" w:rsidRDefault="008F3649" w:rsidP="00273E5F">
      <w:pPr>
        <w:autoSpaceDE w:val="0"/>
        <w:autoSpaceDN w:val="0"/>
        <w:adjustRightInd w:val="0"/>
      </w:pPr>
    </w:p>
    <w:p w14:paraId="10E05D11" w14:textId="574FE294" w:rsidR="008F3649" w:rsidRDefault="008F3649" w:rsidP="00273E5F">
      <w:pPr>
        <w:autoSpaceDE w:val="0"/>
        <w:autoSpaceDN w:val="0"/>
        <w:adjustRightInd w:val="0"/>
      </w:pPr>
    </w:p>
    <w:p w14:paraId="7B7CB918" w14:textId="52EBB2AB" w:rsidR="008F3649" w:rsidRDefault="008F3649" w:rsidP="00273E5F">
      <w:pPr>
        <w:autoSpaceDE w:val="0"/>
        <w:autoSpaceDN w:val="0"/>
        <w:adjustRightInd w:val="0"/>
      </w:pPr>
    </w:p>
    <w:p w14:paraId="77216A4A" w14:textId="6B4E6CA0" w:rsidR="008F3649" w:rsidRDefault="00B60979" w:rsidP="00273E5F">
      <w:pPr>
        <w:autoSpaceDE w:val="0"/>
        <w:autoSpaceDN w:val="0"/>
        <w:adjustRightInd w:val="0"/>
      </w:pPr>
      <w:r>
        <w:rPr>
          <w:noProof/>
        </w:rPr>
        <mc:AlternateContent>
          <mc:Choice Requires="wpg">
            <w:drawing>
              <wp:anchor distT="0" distB="0" distL="114300" distR="114300" simplePos="0" relativeHeight="251686912" behindDoc="0" locked="0" layoutInCell="1" allowOverlap="1" wp14:anchorId="514AA6A2" wp14:editId="0BD388E8">
                <wp:simplePos x="0" y="0"/>
                <wp:positionH relativeFrom="column">
                  <wp:posOffset>13970</wp:posOffset>
                </wp:positionH>
                <wp:positionV relativeFrom="paragraph">
                  <wp:posOffset>50588</wp:posOffset>
                </wp:positionV>
                <wp:extent cx="6079490" cy="2717595"/>
                <wp:effectExtent l="0" t="0" r="3810" b="635"/>
                <wp:wrapNone/>
                <wp:docPr id="16" name="Group 16"/>
                <wp:cNvGraphicFramePr/>
                <a:graphic xmlns:a="http://schemas.openxmlformats.org/drawingml/2006/main">
                  <a:graphicData uri="http://schemas.microsoft.com/office/word/2010/wordprocessingGroup">
                    <wpg:wgp>
                      <wpg:cNvGrpSpPr/>
                      <wpg:grpSpPr>
                        <a:xfrm>
                          <a:off x="0" y="0"/>
                          <a:ext cx="6079490" cy="2717595"/>
                          <a:chOff x="0" y="-133537"/>
                          <a:chExt cx="6181514" cy="2841247"/>
                        </a:xfrm>
                      </wpg:grpSpPr>
                      <wpg:grpSp>
                        <wpg:cNvPr id="24" name="Group 24"/>
                        <wpg:cNvGrpSpPr/>
                        <wpg:grpSpPr>
                          <a:xfrm>
                            <a:off x="0" y="-133537"/>
                            <a:ext cx="6181514" cy="2841247"/>
                            <a:chOff x="-183535" y="-271197"/>
                            <a:chExt cx="6676996" cy="3470426"/>
                          </a:xfrm>
                        </wpg:grpSpPr>
                        <pic:pic xmlns:pic="http://schemas.openxmlformats.org/drawingml/2006/picture">
                          <pic:nvPicPr>
                            <pic:cNvPr id="8" name="Picture 8"/>
                            <pic:cNvPicPr>
                              <a:picLocks noChangeAspect="1"/>
                            </pic:cNvPicPr>
                          </pic:nvPicPr>
                          <pic:blipFill rotWithShape="1">
                            <a:blip r:embed="rId21" cstate="print">
                              <a:extLst>
                                <a:ext uri="{28A0092B-C50C-407E-A947-70E740481C1C}">
                                  <a14:useLocalDpi xmlns:a14="http://schemas.microsoft.com/office/drawing/2010/main" val="0"/>
                                </a:ext>
                              </a:extLst>
                            </a:blip>
                            <a:srcRect l="4877" t="3250" r="3869" b="3088"/>
                            <a:stretch/>
                          </pic:blipFill>
                          <pic:spPr bwMode="auto">
                            <a:xfrm>
                              <a:off x="117551" y="-271197"/>
                              <a:ext cx="6192089" cy="2877056"/>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83535" y="2659923"/>
                              <a:ext cx="6676996" cy="539306"/>
                            </a:xfrm>
                            <a:prstGeom prst="rect">
                              <a:avLst/>
                            </a:prstGeom>
                            <a:solidFill>
                              <a:prstClr val="white"/>
                            </a:solidFill>
                            <a:ln>
                              <a:noFill/>
                            </a:ln>
                          </wps:spPr>
                          <wps:txbx>
                            <w:txbxContent>
                              <w:p w14:paraId="5D6F3A21" w14:textId="755895EC" w:rsidR="00214EA9" w:rsidRPr="001E387C" w:rsidRDefault="00214EA9" w:rsidP="000B23EA">
                                <w:pPr>
                                  <w:pStyle w:val="Caption"/>
                                  <w:spacing w:line="276" w:lineRule="auto"/>
                                  <w:rPr>
                                    <w:rFonts w:ascii="David" w:hAnsi="David" w:cs="David"/>
                                    <w:i w:val="0"/>
                                    <w:iCs w:val="0"/>
                                    <w:noProof/>
                                    <w:color w:val="000000" w:themeColor="text1"/>
                                    <w:sz w:val="24"/>
                                    <w:szCs w:val="20"/>
                                  </w:rPr>
                                </w:pPr>
                                <w:bookmarkStart w:id="176"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6"/>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sidR="00DB2B7A">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w:t>
                                </w:r>
                                <w:r w:rsidR="00DB2B7A">
                                  <w:rPr>
                                    <w:rFonts w:ascii="David" w:hAnsi="David" w:cs="David"/>
                                    <w:i w:val="0"/>
                                    <w:iCs w:val="0"/>
                                    <w:color w:val="000000" w:themeColor="text1"/>
                                    <w:sz w:val="20"/>
                                    <w:szCs w:val="20"/>
                                  </w:rPr>
                                  <w:t>7</w:t>
                                </w:r>
                                <w:r>
                                  <w:rPr>
                                    <w:rFonts w:ascii="David" w:hAnsi="David" w:cs="David"/>
                                    <w:i w:val="0"/>
                                    <w:iCs w:val="0"/>
                                    <w:color w:val="000000" w:themeColor="text1"/>
                                    <w:sz w:val="20"/>
                                    <w:szCs w:val="20"/>
                                  </w:rPr>
                                  <w:t xml:space="preserve"> solutions in total).</w:t>
                                </w:r>
                                <w:r w:rsidRPr="001E387C">
                                  <w:rPr>
                                    <w:rFonts w:ascii="David" w:hAnsi="David" w:cs="David" w:hint="cs"/>
                                    <w:i w:val="0"/>
                                    <w:iCs w:val="0"/>
                                    <w:color w:val="000000" w:themeColor="text1"/>
                                    <w:sz w:val="20"/>
                                    <w:szCs w:val="20"/>
                                  </w:rPr>
                                  <w:t xml:space="preserve">  </w:t>
                                </w:r>
                                <w:r w:rsidR="009D1D6F">
                                  <w:rPr>
                                    <w:rFonts w:ascii="David" w:hAnsi="David" w:cs="David"/>
                                    <w:i w:val="0"/>
                                    <w:iCs w:val="0"/>
                                    <w:color w:val="000000" w:themeColor="text1"/>
                                    <w:sz w:val="20"/>
                                    <w:szCs w:val="20"/>
                                  </w:rPr>
                                  <w:t>Sources</w:t>
                                </w:r>
                                <w:r w:rsidR="00CD2968">
                                  <w:rPr>
                                    <w:rFonts w:ascii="David" w:hAnsi="David" w:cs="David"/>
                                    <w:i w:val="0"/>
                                    <w:iCs w:val="0"/>
                                    <w:color w:val="000000" w:themeColor="text1"/>
                                    <w:sz w:val="20"/>
                                    <w:szCs w:val="20"/>
                                  </w:rPr>
                                  <w:t>’</w:t>
                                </w:r>
                                <w:r w:rsidR="009D1D6F">
                                  <w:rPr>
                                    <w:rFonts w:ascii="David" w:hAnsi="David" w:cs="David"/>
                                    <w:i w:val="0"/>
                                    <w:iCs w:val="0"/>
                                    <w:color w:val="000000" w:themeColor="text1"/>
                                    <w:sz w:val="20"/>
                                    <w:szCs w:val="20"/>
                                  </w:rPr>
                                  <w:t xml:space="preserve"> </w:t>
                                </w:r>
                                <w:r w:rsidR="00CD2968">
                                  <w:rPr>
                                    <w:rFonts w:ascii="David" w:hAnsi="David" w:cs="David"/>
                                    <w:i w:val="0"/>
                                    <w:iCs w:val="0"/>
                                    <w:color w:val="000000" w:themeColor="text1"/>
                                    <w:sz w:val="20"/>
                                    <w:szCs w:val="20"/>
                                  </w:rPr>
                                  <w:t xml:space="preserve">locations </w:t>
                                </w:r>
                                <w:r w:rsidR="009D1D6F">
                                  <w:rPr>
                                    <w:rFonts w:ascii="David" w:hAnsi="David" w:cs="David"/>
                                    <w:i w:val="0"/>
                                    <w:iCs w:val="0"/>
                                    <w:color w:val="000000" w:themeColor="text1"/>
                                    <w:sz w:val="20"/>
                                    <w:szCs w:val="20"/>
                                  </w:rPr>
                                  <w:t>are marked in red dots</w:t>
                                </w:r>
                                <w:r w:rsidR="00CD2968">
                                  <w:rPr>
                                    <w:rFonts w:ascii="David" w:hAnsi="David" w:cs="David"/>
                                    <w:i w:val="0"/>
                                    <w:iCs w:val="0"/>
                                    <w:color w:val="000000" w:themeColor="text1"/>
                                    <w:sz w:val="20"/>
                                    <w:szCs w:val="20"/>
                                  </w:rPr>
                                  <w:t xml:space="preserve"> and average emission rates are specified below.</w:t>
                                </w:r>
                                <w:r w:rsidR="00B60979">
                                  <w:rPr>
                                    <w:rFonts w:ascii="David" w:hAnsi="David" w:cs="David"/>
                                    <w:i w:val="0"/>
                                    <w:iCs w:val="0"/>
                                    <w:color w:val="000000" w:themeColor="text1"/>
                                    <w:sz w:val="20"/>
                                    <w:szCs w:val="20"/>
                                  </w:rPr>
                                  <w:t xml:space="preserve"> </w:t>
                                </w:r>
                                <w:r w:rsidR="009D1D6F">
                                  <w:rPr>
                                    <w:rFonts w:ascii="David" w:hAnsi="David" w:cs="David"/>
                                    <w:i w:val="0"/>
                                    <w:iCs w:val="0"/>
                                    <w:color w:val="000000" w:themeColor="text1"/>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302938" y="14608"/>
                            <a:ext cx="262255" cy="262255"/>
                          </a:xfrm>
                          <a:prstGeom prst="rect">
                            <a:avLst/>
                          </a:prstGeom>
                          <a:noFill/>
                          <a:ln w="6350">
                            <a:solidFill>
                              <a:prstClr val="black"/>
                            </a:solidFill>
                          </a:ln>
                        </wps:spPr>
                        <wps:txbx>
                          <w:txbxContent>
                            <w:p w14:paraId="33F8991B" w14:textId="0DA437A6" w:rsidR="00214EA9" w:rsidRPr="002E70FE" w:rsidRDefault="00214EA9">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071545" y="5756"/>
                            <a:ext cx="262255" cy="262255"/>
                          </a:xfrm>
                          <a:prstGeom prst="rect">
                            <a:avLst/>
                          </a:prstGeom>
                          <a:noFill/>
                          <a:ln w="6350">
                            <a:solidFill>
                              <a:prstClr val="black"/>
                            </a:solidFill>
                          </a:ln>
                        </wps:spPr>
                        <wps:txbx>
                          <w:txbxContent>
                            <w:p w14:paraId="10A18B69" w14:textId="6B74CAC2" w:rsidR="00214EA9" w:rsidRPr="002E70FE" w:rsidRDefault="00214EA9"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1.1pt;margin-top:4pt;width:478.7pt;height:214pt;z-index:251686912;mso-width-relative:margin;mso-height-relative:margin" coordorigin=",-1335" coordsize="61815,284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">
                <v:group id="Group 24" o:spid="_x0000_s1039" style="position:absolute;top:-1335;width:61815;height:28412" coordorigin="-1835,-2711" coordsize="66769,34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1175;top:-2711;width:61921;height:287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">
                    <v:imagedata r:id="rId22" o:title="" croptop="2130f" cropbottom="2024f" cropleft="3196f" cropright="2536f"/>
                  </v:shape>
                  <v:shape id="Text Box 23" o:spid="_x0000_s1041" type="#_x0000_t202" style="position:absolute;left:-1835;top:26599;width:66769;height:5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755895EC" w:rsidR="00214EA9" w:rsidRPr="001E387C" w:rsidRDefault="00214EA9" w:rsidP="000B23EA">
                          <w:pPr>
                            <w:pStyle w:val="Caption"/>
                            <w:spacing w:line="276" w:lineRule="auto"/>
                            <w:rPr>
                              <w:rFonts w:ascii="David" w:hAnsi="David" w:cs="David"/>
                              <w:i w:val="0"/>
                              <w:iCs w:val="0"/>
                              <w:noProof/>
                              <w:color w:val="000000" w:themeColor="text1"/>
                              <w:sz w:val="24"/>
                              <w:szCs w:val="20"/>
                            </w:rPr>
                          </w:pPr>
                          <w:bookmarkStart w:id="177"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7"/>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sidR="00DB2B7A">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w:t>
                          </w:r>
                          <w:r w:rsidR="00DB2B7A">
                            <w:rPr>
                              <w:rFonts w:ascii="David" w:hAnsi="David" w:cs="David"/>
                              <w:i w:val="0"/>
                              <w:iCs w:val="0"/>
                              <w:color w:val="000000" w:themeColor="text1"/>
                              <w:sz w:val="20"/>
                              <w:szCs w:val="20"/>
                            </w:rPr>
                            <w:t>7</w:t>
                          </w:r>
                          <w:r>
                            <w:rPr>
                              <w:rFonts w:ascii="David" w:hAnsi="David" w:cs="David"/>
                              <w:i w:val="0"/>
                              <w:iCs w:val="0"/>
                              <w:color w:val="000000" w:themeColor="text1"/>
                              <w:sz w:val="20"/>
                              <w:szCs w:val="20"/>
                            </w:rPr>
                            <w:t xml:space="preserve"> solutions in total).</w:t>
                          </w:r>
                          <w:r w:rsidRPr="001E387C">
                            <w:rPr>
                              <w:rFonts w:ascii="David" w:hAnsi="David" w:cs="David" w:hint="cs"/>
                              <w:i w:val="0"/>
                              <w:iCs w:val="0"/>
                              <w:color w:val="000000" w:themeColor="text1"/>
                              <w:sz w:val="20"/>
                              <w:szCs w:val="20"/>
                            </w:rPr>
                            <w:t xml:space="preserve">  </w:t>
                          </w:r>
                          <w:r w:rsidR="009D1D6F">
                            <w:rPr>
                              <w:rFonts w:ascii="David" w:hAnsi="David" w:cs="David"/>
                              <w:i w:val="0"/>
                              <w:iCs w:val="0"/>
                              <w:color w:val="000000" w:themeColor="text1"/>
                              <w:sz w:val="20"/>
                              <w:szCs w:val="20"/>
                            </w:rPr>
                            <w:t>Sources</w:t>
                          </w:r>
                          <w:r w:rsidR="00CD2968">
                            <w:rPr>
                              <w:rFonts w:ascii="David" w:hAnsi="David" w:cs="David"/>
                              <w:i w:val="0"/>
                              <w:iCs w:val="0"/>
                              <w:color w:val="000000" w:themeColor="text1"/>
                              <w:sz w:val="20"/>
                              <w:szCs w:val="20"/>
                            </w:rPr>
                            <w:t>’</w:t>
                          </w:r>
                          <w:r w:rsidR="009D1D6F">
                            <w:rPr>
                              <w:rFonts w:ascii="David" w:hAnsi="David" w:cs="David"/>
                              <w:i w:val="0"/>
                              <w:iCs w:val="0"/>
                              <w:color w:val="000000" w:themeColor="text1"/>
                              <w:sz w:val="20"/>
                              <w:szCs w:val="20"/>
                            </w:rPr>
                            <w:t xml:space="preserve"> </w:t>
                          </w:r>
                          <w:r w:rsidR="00CD2968">
                            <w:rPr>
                              <w:rFonts w:ascii="David" w:hAnsi="David" w:cs="David"/>
                              <w:i w:val="0"/>
                              <w:iCs w:val="0"/>
                              <w:color w:val="000000" w:themeColor="text1"/>
                              <w:sz w:val="20"/>
                              <w:szCs w:val="20"/>
                            </w:rPr>
                            <w:t xml:space="preserve">locations </w:t>
                          </w:r>
                          <w:r w:rsidR="009D1D6F">
                            <w:rPr>
                              <w:rFonts w:ascii="David" w:hAnsi="David" w:cs="David"/>
                              <w:i w:val="0"/>
                              <w:iCs w:val="0"/>
                              <w:color w:val="000000" w:themeColor="text1"/>
                              <w:sz w:val="20"/>
                              <w:szCs w:val="20"/>
                            </w:rPr>
                            <w:t>are marked in red dots</w:t>
                          </w:r>
                          <w:r w:rsidR="00CD2968">
                            <w:rPr>
                              <w:rFonts w:ascii="David" w:hAnsi="David" w:cs="David"/>
                              <w:i w:val="0"/>
                              <w:iCs w:val="0"/>
                              <w:color w:val="000000" w:themeColor="text1"/>
                              <w:sz w:val="20"/>
                              <w:szCs w:val="20"/>
                            </w:rPr>
                            <w:t xml:space="preserve"> and average emission rates are specified below.</w:t>
                          </w:r>
                          <w:r w:rsidR="00B60979">
                            <w:rPr>
                              <w:rFonts w:ascii="David" w:hAnsi="David" w:cs="David"/>
                              <w:i w:val="0"/>
                              <w:iCs w:val="0"/>
                              <w:color w:val="000000" w:themeColor="text1"/>
                              <w:sz w:val="20"/>
                              <w:szCs w:val="20"/>
                            </w:rPr>
                            <w:t xml:space="preserve"> </w:t>
                          </w:r>
                          <w:r w:rsidR="009D1D6F">
                            <w:rPr>
                              <w:rFonts w:ascii="David" w:hAnsi="David" w:cs="David"/>
                              <w:i w:val="0"/>
                              <w:iCs w:val="0"/>
                              <w:color w:val="000000" w:themeColor="text1"/>
                              <w:sz w:val="20"/>
                              <w:szCs w:val="20"/>
                            </w:rPr>
                            <w:t xml:space="preserve"> </w:t>
                          </w:r>
                        </w:p>
                      </w:txbxContent>
                    </v:textbox>
                  </v:shape>
                </v:group>
                <v:shape id="Text Box 12" o:spid="_x0000_s1042" type="#_x0000_t202" style="position:absolute;left:23029;top:146;width:2622;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" filled="f" strokeweight=".5pt">
                  <v:textbox>
                    <w:txbxContent>
                      <w:p w14:paraId="33F8991B" w14:textId="0DA437A6" w:rsidR="00214EA9" w:rsidRPr="002E70FE" w:rsidRDefault="00214EA9">
                        <w:pPr>
                          <w:rPr>
                            <w:rFonts w:cs="David"/>
                            <w:color w:val="000000" w:themeColor="text1"/>
                          </w:rPr>
                        </w:pPr>
                        <w:r w:rsidRPr="002E70FE">
                          <w:rPr>
                            <w:rFonts w:cs="David"/>
                            <w:color w:val="000000" w:themeColor="text1"/>
                          </w:rPr>
                          <w:t>a</w:t>
                        </w:r>
                      </w:p>
                    </w:txbxContent>
                  </v:textbox>
                </v:shape>
                <v:shape id="Text Box 13" o:spid="_x0000_s1043" type="#_x0000_t202" style="position:absolute;left:50715;top:57;width:2623;height:2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" filled="f" strokeweight=".5pt">
                  <v:textbox>
                    <w:txbxContent>
                      <w:p w14:paraId="10A18B69" w14:textId="6B74CAC2" w:rsidR="00214EA9" w:rsidRPr="002E70FE" w:rsidRDefault="00214EA9" w:rsidP="002E70FE">
                        <w:pPr>
                          <w:rPr>
                            <w:rFonts w:cs="David"/>
                            <w:color w:val="000000" w:themeColor="text1"/>
                          </w:rPr>
                        </w:pPr>
                        <w:r>
                          <w:rPr>
                            <w:rFonts w:cs="David"/>
                            <w:color w:val="000000" w:themeColor="text1"/>
                          </w:rPr>
                          <w:t>b</w:t>
                        </w:r>
                      </w:p>
                    </w:txbxContent>
                  </v:textbox>
                </v:shape>
              </v:group>
            </w:pict>
          </mc:Fallback>
        </mc:AlternateContent>
      </w:r>
    </w:p>
    <w:p w14:paraId="4EDB8835" w14:textId="36DD8545" w:rsidR="008F3649" w:rsidRDefault="008F3649" w:rsidP="00273E5F">
      <w:pPr>
        <w:autoSpaceDE w:val="0"/>
        <w:autoSpaceDN w:val="0"/>
        <w:adjustRightInd w:val="0"/>
      </w:pPr>
    </w:p>
    <w:p w14:paraId="7D88D142" w14:textId="2BBFA07F" w:rsidR="008F3649" w:rsidRDefault="008F3649" w:rsidP="00273E5F">
      <w:pPr>
        <w:autoSpaceDE w:val="0"/>
        <w:autoSpaceDN w:val="0"/>
        <w:adjustRightInd w:val="0"/>
      </w:pPr>
    </w:p>
    <w:p w14:paraId="59464B6C" w14:textId="77777777" w:rsidR="008F3649" w:rsidRDefault="008F3649" w:rsidP="00273E5F">
      <w:pPr>
        <w:autoSpaceDE w:val="0"/>
        <w:autoSpaceDN w:val="0"/>
        <w:adjustRightInd w:val="0"/>
      </w:pPr>
    </w:p>
    <w:p w14:paraId="5EAE2A5D" w14:textId="6E579F86" w:rsidR="008F3649" w:rsidRDefault="008F3649" w:rsidP="00273E5F">
      <w:pPr>
        <w:autoSpaceDE w:val="0"/>
        <w:autoSpaceDN w:val="0"/>
        <w:adjustRightInd w:val="0"/>
      </w:pPr>
    </w:p>
    <w:p w14:paraId="6442B7A7" w14:textId="6287DC76" w:rsidR="008F3649" w:rsidRDefault="008F3649" w:rsidP="00273E5F">
      <w:pPr>
        <w:autoSpaceDE w:val="0"/>
        <w:autoSpaceDN w:val="0"/>
        <w:adjustRightInd w:val="0"/>
      </w:pPr>
    </w:p>
    <w:p w14:paraId="369D5678" w14:textId="0A1DF3AB" w:rsidR="008F3649" w:rsidRDefault="008F3649" w:rsidP="00273E5F">
      <w:pPr>
        <w:autoSpaceDE w:val="0"/>
        <w:autoSpaceDN w:val="0"/>
        <w:adjustRightInd w:val="0"/>
      </w:pPr>
    </w:p>
    <w:p w14:paraId="7A6D8FC6" w14:textId="69DBFB6A" w:rsidR="008F3649" w:rsidRDefault="008F3649" w:rsidP="00273E5F">
      <w:pPr>
        <w:autoSpaceDE w:val="0"/>
        <w:autoSpaceDN w:val="0"/>
        <w:adjustRightInd w:val="0"/>
      </w:pPr>
    </w:p>
    <w:p w14:paraId="78C590C7" w14:textId="5B6242B5" w:rsidR="008F3649" w:rsidRDefault="008F3649" w:rsidP="00273E5F">
      <w:pPr>
        <w:autoSpaceDE w:val="0"/>
        <w:autoSpaceDN w:val="0"/>
        <w:adjustRightInd w:val="0"/>
      </w:pPr>
    </w:p>
    <w:p w14:paraId="12C604FC" w14:textId="074F249E" w:rsidR="008F3649" w:rsidRDefault="008F3649" w:rsidP="00273E5F">
      <w:pPr>
        <w:autoSpaceDE w:val="0"/>
        <w:autoSpaceDN w:val="0"/>
        <w:adjustRightInd w:val="0"/>
        <w:rPr>
          <w:rFonts w:cs="David"/>
          <w:color w:val="000000" w:themeColor="text1"/>
        </w:rPr>
      </w:pPr>
    </w:p>
    <w:p w14:paraId="630FFC7D" w14:textId="338C56C0" w:rsidR="00944FD0" w:rsidRDefault="00944FD0" w:rsidP="00273E5F">
      <w:pPr>
        <w:autoSpaceDE w:val="0"/>
        <w:autoSpaceDN w:val="0"/>
        <w:adjustRightInd w:val="0"/>
        <w:rPr>
          <w:rFonts w:cs="David"/>
          <w:color w:val="000000" w:themeColor="text1"/>
        </w:rPr>
      </w:pPr>
    </w:p>
    <w:p w14:paraId="327995EB" w14:textId="1A162D50" w:rsidR="00944FD0" w:rsidRDefault="00944FD0" w:rsidP="00273E5F">
      <w:pPr>
        <w:autoSpaceDE w:val="0"/>
        <w:autoSpaceDN w:val="0"/>
        <w:adjustRightInd w:val="0"/>
        <w:rPr>
          <w:rFonts w:cs="David"/>
          <w:color w:val="000000" w:themeColor="text1"/>
        </w:rPr>
      </w:pPr>
    </w:p>
    <w:p w14:paraId="7C69B1BB" w14:textId="4AFA2AAC" w:rsidR="00944FD0" w:rsidRDefault="00B60979" w:rsidP="00273E5F">
      <w:pPr>
        <w:autoSpaceDE w:val="0"/>
        <w:autoSpaceDN w:val="0"/>
        <w:adjustRightInd w:val="0"/>
        <w:rPr>
          <w:rFonts w:cs="David"/>
          <w:color w:val="000000" w:themeColor="text1"/>
        </w:rPr>
      </w:pPr>
      <w:r>
        <w:rPr>
          <w:noProof/>
        </w:rPr>
        <mc:AlternateContent>
          <mc:Choice Requires="wpg">
            <w:drawing>
              <wp:anchor distT="0" distB="0" distL="114300" distR="114300" simplePos="0" relativeHeight="251680768" behindDoc="1" locked="0" layoutInCell="1" allowOverlap="1" wp14:anchorId="233AE0DE" wp14:editId="4D37D1F8">
                <wp:simplePos x="0" y="0"/>
                <wp:positionH relativeFrom="column">
                  <wp:posOffset>3569970</wp:posOffset>
                </wp:positionH>
                <wp:positionV relativeFrom="paragraph">
                  <wp:posOffset>67310</wp:posOffset>
                </wp:positionV>
                <wp:extent cx="2820035" cy="249491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820035" cy="2494915"/>
                          <a:chOff x="184673" y="291737"/>
                          <a:chExt cx="2720940" cy="2504928"/>
                        </a:xfrm>
                      </wpg:grpSpPr>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bwMode="auto">
                          <a:xfrm>
                            <a:off x="184673" y="291737"/>
                            <a:ext cx="2720940" cy="2197805"/>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619885" y="2447415"/>
                            <a:ext cx="1925626" cy="349250"/>
                          </a:xfrm>
                          <a:prstGeom prst="rect">
                            <a:avLst/>
                          </a:prstGeom>
                          <a:solidFill>
                            <a:prstClr val="white"/>
                          </a:solidFill>
                          <a:ln>
                            <a:noFill/>
                          </a:ln>
                        </wps:spPr>
                        <wps:txbx>
                          <w:txbxContent>
                            <w:p w14:paraId="07A797EF" w14:textId="6150D145" w:rsidR="00214EA9" w:rsidRPr="00357C62" w:rsidRDefault="00214EA9" w:rsidP="00357C62">
                              <w:pPr>
                                <w:pStyle w:val="Caption"/>
                                <w:spacing w:line="276" w:lineRule="auto"/>
                                <w:rPr>
                                  <w:rFonts w:ascii="David" w:hAnsi="David" w:cs="David"/>
                                  <w:b/>
                                  <w:i w:val="0"/>
                                  <w:iCs w:val="0"/>
                                  <w:noProof/>
                                  <w:color w:val="000000" w:themeColor="text1"/>
                                  <w:sz w:val="24"/>
                                  <w:szCs w:val="20"/>
                                </w:rPr>
                              </w:pPr>
                              <w:bookmarkStart w:id="178"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8"/>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281.1pt;margin-top:5.3pt;width:222.05pt;height:196.45pt;z-index:-251635712;mso-width-relative:margin;mso-height-relative:margin" coordorigin="1846,2917" coordsize="27209,250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">
                <v:shape id="Picture 9" o:spid="_x0000_s1045" type="#_x0000_t75" style="position:absolute;left:1846;top:2917;width:27210;height:219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">
                  <v:imagedata r:id="rId24" o:title=""/>
                </v:shape>
                <v:shape id="Text Box 25" o:spid="_x0000_s1046" type="#_x0000_t202" style="position:absolute;left:6198;top:24474;width:19257;height:3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150D145" w:rsidR="00214EA9" w:rsidRPr="00357C62" w:rsidRDefault="00214EA9" w:rsidP="00357C62">
                        <w:pPr>
                          <w:pStyle w:val="Caption"/>
                          <w:spacing w:line="276" w:lineRule="auto"/>
                          <w:rPr>
                            <w:rFonts w:ascii="David" w:hAnsi="David" w:cs="David"/>
                            <w:b/>
                            <w:i w:val="0"/>
                            <w:iCs w:val="0"/>
                            <w:noProof/>
                            <w:color w:val="000000" w:themeColor="text1"/>
                            <w:sz w:val="24"/>
                            <w:szCs w:val="20"/>
                          </w:rPr>
                        </w:pPr>
                        <w:bookmarkStart w:id="179"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9"/>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v:textbox>
                </v:shape>
                <w10:wrap type="square"/>
              </v:group>
            </w:pict>
          </mc:Fallback>
        </mc:AlternateContent>
      </w:r>
    </w:p>
    <w:p w14:paraId="094E697F" w14:textId="0291BFEE" w:rsidR="00944FD0" w:rsidRDefault="00944FD0" w:rsidP="00273E5F">
      <w:pPr>
        <w:autoSpaceDE w:val="0"/>
        <w:autoSpaceDN w:val="0"/>
        <w:adjustRightInd w:val="0"/>
        <w:rPr>
          <w:rFonts w:cs="David"/>
          <w:color w:val="000000" w:themeColor="text1"/>
        </w:rPr>
      </w:pPr>
    </w:p>
    <w:p w14:paraId="593D0979" w14:textId="053485B5" w:rsidR="00B60979" w:rsidRDefault="00B60979" w:rsidP="00B60979">
      <w:bookmarkStart w:id="180" w:name="figure_6"/>
      <w:r w:rsidRPr="00FC11CC">
        <w:t xml:space="preserve">Figure 6 </w:t>
      </w:r>
      <w:bookmarkEnd w:id="180"/>
      <w:r w:rsidRPr="00FC11CC">
        <w:t>(</w:t>
      </w:r>
      <w:r>
        <w:t xml:space="preserve">see Appendix C) shows several optimal solutions from one optimization run, using the </w:t>
      </w:r>
      <w:r>
        <w:rPr>
          <w:rFonts w:cs="David"/>
          <w:color w:val="000000" w:themeColor="text1"/>
        </w:rPr>
        <w:t>average minimal PED values’ objective</w:t>
      </w:r>
      <w:r>
        <w:t xml:space="preserve">. A colormap of minimal PED values of each transformation pair between number of active sources are attached to each displayed solution. </w:t>
      </w:r>
    </w:p>
    <w:p w14:paraId="14674992" w14:textId="679A0AB6" w:rsidR="00944FD0" w:rsidRDefault="00944FD0" w:rsidP="00273E5F">
      <w:pPr>
        <w:autoSpaceDE w:val="0"/>
        <w:autoSpaceDN w:val="0"/>
        <w:adjustRightInd w:val="0"/>
        <w:rPr>
          <w:rFonts w:cs="David"/>
          <w:color w:val="000000" w:themeColor="text1"/>
        </w:rPr>
      </w:pPr>
    </w:p>
    <w:p w14:paraId="1B99D07F" w14:textId="77777777" w:rsidR="00CC05F3" w:rsidRPr="00273E5F" w:rsidRDefault="00CC05F3" w:rsidP="00273E5F">
      <w:pPr>
        <w:autoSpaceDE w:val="0"/>
        <w:autoSpaceDN w:val="0"/>
        <w:adjustRightInd w:val="0"/>
        <w:rPr>
          <w:rFonts w:cs="David"/>
          <w:color w:val="000000" w:themeColor="text1"/>
        </w:rPr>
      </w:pPr>
    </w:p>
    <w:p w14:paraId="6197D4E1" w14:textId="0023B266" w:rsidR="00537979" w:rsidRPr="00A10451" w:rsidRDefault="00537979" w:rsidP="00E87BA7">
      <w:pPr>
        <w:pStyle w:val="Heading1"/>
      </w:pPr>
      <w:bookmarkStart w:id="181" w:name="_Toc13777009"/>
      <w:r w:rsidRPr="00A10451">
        <w:rPr>
          <w:rFonts w:hint="cs"/>
        </w:rPr>
        <w:lastRenderedPageBreak/>
        <w:t>Work schedule</w:t>
      </w:r>
      <w:bookmarkEnd w:id="181"/>
      <w:r w:rsidR="00710BC2">
        <w:t xml:space="preserve"> </w:t>
      </w:r>
    </w:p>
    <w:p w14:paraId="434224DD" w14:textId="1AA8A406" w:rsidR="00A03C7F" w:rsidRDefault="0062707B" w:rsidP="00E87BA7">
      <w:pPr>
        <w:ind w:right="-2"/>
        <w:rPr>
          <w:rFonts w:cs="David"/>
          <w:b/>
          <w:bCs/>
        </w:rPr>
      </w:pPr>
      <w:r>
        <w:rPr>
          <w:rFonts w:cs="David"/>
          <w:b/>
          <w:bCs/>
          <w:noProof/>
        </w:rPr>
        <mc:AlternateContent>
          <mc:Choice Requires="wpg">
            <w:drawing>
              <wp:anchor distT="0" distB="0" distL="114300" distR="114300" simplePos="0" relativeHeight="251689984" behindDoc="0" locked="0" layoutInCell="1" allowOverlap="1" wp14:anchorId="52A94389" wp14:editId="687DEDBE">
                <wp:simplePos x="0" y="0"/>
                <wp:positionH relativeFrom="column">
                  <wp:posOffset>476885</wp:posOffset>
                </wp:positionH>
                <wp:positionV relativeFrom="paragraph">
                  <wp:posOffset>55978</wp:posOffset>
                </wp:positionV>
                <wp:extent cx="4717415" cy="8386445"/>
                <wp:effectExtent l="0" t="0" r="0" b="0"/>
                <wp:wrapNone/>
                <wp:docPr id="31" name="Group 31"/>
                <wp:cNvGraphicFramePr/>
                <a:graphic xmlns:a="http://schemas.openxmlformats.org/drawingml/2006/main">
                  <a:graphicData uri="http://schemas.microsoft.com/office/word/2010/wordprocessingGroup">
                    <wpg:wgp>
                      <wpg:cNvGrpSpPr/>
                      <wpg:grpSpPr>
                        <a:xfrm>
                          <a:off x="0" y="0"/>
                          <a:ext cx="4717415" cy="8386445"/>
                          <a:chOff x="0" y="0"/>
                          <a:chExt cx="4717415" cy="8386445"/>
                        </a:xfrm>
                      </wpg:grpSpPr>
                      <pic:pic xmlns:pic="http://schemas.openxmlformats.org/drawingml/2006/picture">
                        <pic:nvPicPr>
                          <pic:cNvPr id="29" name="Picture 29" descr="A screenshot of a computer&#10;&#10;Description automatically generated"/>
                          <pic:cNvPicPr>
                            <a:picLocks noChangeAspect="1"/>
                          </pic:cNvPicPr>
                        </pic:nvPicPr>
                        <pic:blipFill>
                          <a:blip r:embed="rId25" cstate="print">
                            <a:clrChange>
                              <a:clrFrom>
                                <a:srgbClr val="F4F4F4"/>
                              </a:clrFrom>
                              <a:clrTo>
                                <a:srgbClr val="F4F4F4">
                                  <a:alpha val="0"/>
                                </a:srgbClr>
                              </a:clrTo>
                            </a:clrChange>
                            <a:extLst>
                              <a:ext uri="{BEBA8EAE-BF5A-486C-A8C5-ECC9F3942E4B}">
                                <a14:imgProps xmlns:a14="http://schemas.microsoft.com/office/drawing/2010/main">
                                  <a14:imgLayer r:embed="rId2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rot="16200000">
                            <a:off x="-1834515" y="1834515"/>
                            <a:ext cx="8386445" cy="471741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62707B" w:rsidRDefault="00627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A94389" id="Group 31" o:spid="_x0000_s1047" style="position:absolute;left:0;text-align:left;margin-left:37.55pt;margin-top:4.4pt;width:371.45pt;height:660.35pt;z-index:251689984" coordsize="47174,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">
                <v:shape id="Picture 29" o:spid="_x0000_s1048" type="#_x0000_t75" alt="A screenshot of a computer&#10;&#10;Description automatically generated" style="position:absolute;left:-18345;top:18345;width:83864;height:47174;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">
                  <v:imagedata r:id="rId27" o:title="A screenshot of a computer&#10;&#10;Description automatically generated" chromakey="#f4f4f4"/>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62707B" w:rsidRDefault="0062707B"/>
                    </w:txbxContent>
                  </v:textbox>
                </v:shape>
              </v:group>
            </w:pict>
          </mc:Fallback>
        </mc:AlternateContent>
      </w:r>
    </w:p>
    <w:p w14:paraId="31E96032" w14:textId="4DA843EA" w:rsidR="00710BC2" w:rsidRDefault="00710BC2" w:rsidP="00E87BA7">
      <w:pPr>
        <w:ind w:right="-2"/>
        <w:rPr>
          <w:rFonts w:cs="David"/>
          <w:b/>
          <w:bCs/>
        </w:rPr>
      </w:pPr>
    </w:p>
    <w:p w14:paraId="13B9E33C" w14:textId="23F1ECEA" w:rsidR="00710BC2" w:rsidRDefault="00710BC2" w:rsidP="00E87BA7">
      <w:pPr>
        <w:ind w:right="-2"/>
        <w:rPr>
          <w:rFonts w:cs="David"/>
          <w:b/>
          <w:bCs/>
        </w:rPr>
      </w:pPr>
    </w:p>
    <w:p w14:paraId="42D11FB2" w14:textId="204640F8" w:rsidR="00710BC2" w:rsidRDefault="00710BC2" w:rsidP="00E87BA7">
      <w:pPr>
        <w:ind w:right="-2"/>
        <w:rPr>
          <w:rFonts w:cs="David"/>
          <w:b/>
          <w:bCs/>
        </w:rPr>
      </w:pPr>
    </w:p>
    <w:p w14:paraId="4ED669AB" w14:textId="72941A49"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1F7BA5E" w:rsidR="00710BC2" w:rsidRDefault="00710BC2" w:rsidP="00E87BA7">
      <w:pPr>
        <w:ind w:right="-2"/>
        <w:rPr>
          <w:rFonts w:cs="David"/>
          <w:b/>
          <w:bCs/>
        </w:rPr>
      </w:pPr>
    </w:p>
    <w:p w14:paraId="47B58CED" w14:textId="77777777"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59999509"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658B0F19"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1B3F3743" w:rsidR="005B289D" w:rsidRDefault="005B289D" w:rsidP="00E87BA7">
      <w:pPr>
        <w:ind w:right="-2"/>
        <w:rPr>
          <w:rFonts w:cs="David"/>
          <w:b/>
          <w:bCs/>
        </w:rPr>
      </w:pPr>
    </w:p>
    <w:p w14:paraId="32C499A8" w14:textId="41D99899" w:rsidR="005B289D" w:rsidRDefault="005B289D" w:rsidP="00E87BA7">
      <w:pPr>
        <w:ind w:right="-2"/>
        <w:rPr>
          <w:rFonts w:cs="David"/>
          <w:b/>
          <w:bCs/>
        </w:rPr>
      </w:pPr>
    </w:p>
    <w:p w14:paraId="446A54BD" w14:textId="3E419D9E" w:rsidR="005B289D" w:rsidRDefault="005B289D" w:rsidP="00E87BA7">
      <w:pPr>
        <w:ind w:right="-2"/>
        <w:rPr>
          <w:rFonts w:cs="David"/>
          <w:b/>
          <w:bCs/>
        </w:rPr>
      </w:pPr>
    </w:p>
    <w:p w14:paraId="764890C2" w14:textId="58E664ED" w:rsidR="005B289D" w:rsidRDefault="005B289D" w:rsidP="00E87BA7">
      <w:pPr>
        <w:ind w:right="-2"/>
        <w:rPr>
          <w:rFonts w:cs="David"/>
          <w:b/>
          <w:bCs/>
        </w:rPr>
      </w:pPr>
    </w:p>
    <w:p w14:paraId="19BABB15" w14:textId="2BA7C615" w:rsidR="005B289D" w:rsidRDefault="005B289D" w:rsidP="00E87BA7">
      <w:pPr>
        <w:ind w:right="-2"/>
        <w:rPr>
          <w:rFonts w:cs="David"/>
          <w:b/>
          <w:bCs/>
        </w:rPr>
      </w:pPr>
    </w:p>
    <w:p w14:paraId="5E66E8F8" w14:textId="2D046E07"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29CF08B9" w:rsidR="00710BC2" w:rsidRDefault="00710BC2" w:rsidP="00E87BA7">
      <w:pPr>
        <w:ind w:right="-2"/>
        <w:rPr>
          <w:rFonts w:cs="David"/>
          <w:b/>
          <w:bCs/>
        </w:rPr>
      </w:pPr>
    </w:p>
    <w:p w14:paraId="068E7641" w14:textId="225B554F" w:rsidR="00FD6B50" w:rsidRDefault="00FD6B50" w:rsidP="00E87BA7">
      <w:pPr>
        <w:ind w:right="-2"/>
        <w:rPr>
          <w:rFonts w:cs="David"/>
          <w:b/>
          <w:bCs/>
        </w:rPr>
      </w:pPr>
    </w:p>
    <w:p w14:paraId="24E48C4C" w14:textId="6EE6F5DB" w:rsidR="00FD6B50" w:rsidRDefault="00FD6B50" w:rsidP="00E87BA7">
      <w:pPr>
        <w:ind w:right="-2"/>
        <w:rPr>
          <w:rFonts w:cs="David"/>
          <w:b/>
          <w:bCs/>
        </w:rPr>
      </w:pPr>
    </w:p>
    <w:p w14:paraId="2D72BFE1" w14:textId="2637F52E" w:rsidR="00FD6B50" w:rsidRDefault="00FD6B50" w:rsidP="00E87BA7">
      <w:pPr>
        <w:ind w:right="-2"/>
        <w:rPr>
          <w:rFonts w:cs="David"/>
          <w:b/>
          <w:bCs/>
        </w:rPr>
      </w:pPr>
    </w:p>
    <w:p w14:paraId="4BC5A267" w14:textId="77F42833" w:rsidR="00FD6B50" w:rsidRDefault="00FD6B50" w:rsidP="00E87BA7">
      <w:pPr>
        <w:ind w:right="-2"/>
        <w:rPr>
          <w:rFonts w:cs="David"/>
          <w:b/>
          <w:bCs/>
        </w:rPr>
      </w:pPr>
    </w:p>
    <w:p w14:paraId="0C6204D9" w14:textId="77777777" w:rsidR="00C8396F" w:rsidRPr="000F1099" w:rsidRDefault="00C8396F" w:rsidP="00E87BA7"/>
    <w:p w14:paraId="17600C01" w14:textId="1F7157F9" w:rsidR="008901CA" w:rsidRPr="00710BC2" w:rsidRDefault="005A1EBF" w:rsidP="00E87BA7">
      <w:pPr>
        <w:pStyle w:val="Heading1"/>
      </w:pPr>
      <w:bookmarkStart w:id="182" w:name="_Toc13777010"/>
      <w:r w:rsidRPr="00710BC2">
        <w:rPr>
          <w:rFonts w:hint="cs"/>
        </w:rPr>
        <w:lastRenderedPageBreak/>
        <w:t>References</w:t>
      </w:r>
      <w:bookmarkEnd w:id="182"/>
    </w:p>
    <w:p w14:paraId="1194E547" w14:textId="182C81FA" w:rsidR="008901CA" w:rsidRPr="00C8396F" w:rsidRDefault="008901CA" w:rsidP="00E87BA7">
      <w:pPr>
        <w:ind w:right="-2"/>
        <w:rPr>
          <w:rFonts w:cs="David"/>
          <w:color w:val="000000" w:themeColor="text1"/>
          <w:sz w:val="18"/>
          <w:szCs w:val="18"/>
        </w:rPr>
      </w:pPr>
    </w:p>
    <w:p w14:paraId="047CE940" w14:textId="15D4A37E" w:rsidR="001466BA" w:rsidRPr="001466BA" w:rsidRDefault="008901CA" w:rsidP="00E87BA7">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1466BA" w:rsidRPr="001466BA">
        <w:rPr>
          <w:rFonts w:cs="David"/>
          <w:noProof/>
          <w:sz w:val="20"/>
        </w:rPr>
        <w:t>[1]</w:t>
      </w:r>
      <w:r w:rsidR="001466BA" w:rsidRPr="001466BA">
        <w:rPr>
          <w:rFonts w:cs="David"/>
          <w:noProof/>
          <w:sz w:val="20"/>
        </w:rPr>
        <w:tab/>
        <w:t xml:space="preserve">J. H. Seinfeld and S. N. Pandis, </w:t>
      </w:r>
      <w:r w:rsidR="001466BA" w:rsidRPr="001466BA">
        <w:rPr>
          <w:rFonts w:cs="David"/>
          <w:i/>
          <w:iCs/>
          <w:noProof/>
          <w:sz w:val="20"/>
        </w:rPr>
        <w:t>Atmospheric chemistry and physics - from air pollution to climate change</w:t>
      </w:r>
      <w:r w:rsidR="001466BA" w:rsidRPr="001466BA">
        <w:rPr>
          <w:rFonts w:cs="David"/>
          <w:noProof/>
          <w:sz w:val="20"/>
        </w:rPr>
        <w:t>, Second edi. Wiley-Interscience, 2006.</w:t>
      </w:r>
    </w:p>
    <w:p w14:paraId="470CF33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w:t>
      </w:r>
      <w:r w:rsidRPr="001466BA">
        <w:rPr>
          <w:rFonts w:cs="David"/>
          <w:noProof/>
          <w:sz w:val="20"/>
        </w:rPr>
        <w:tab/>
        <w:t xml:space="preserve">D. J. Jacob and D. A. Winner, “Effect of climate change on air quality - citation,” </w:t>
      </w:r>
      <w:r w:rsidRPr="001466BA">
        <w:rPr>
          <w:rFonts w:cs="David"/>
          <w:i/>
          <w:iCs/>
          <w:noProof/>
          <w:sz w:val="20"/>
        </w:rPr>
        <w:t>Atmos. Environ.</w:t>
      </w:r>
      <w:r w:rsidRPr="001466BA">
        <w:rPr>
          <w:rFonts w:cs="David"/>
          <w:noProof/>
          <w:sz w:val="20"/>
        </w:rPr>
        <w:t>, vol. 43, no. 1, pp. 51–63, 2009.</w:t>
      </w:r>
    </w:p>
    <w:p w14:paraId="56DC9E2A"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w:t>
      </w:r>
      <w:r w:rsidRPr="001466BA">
        <w:rPr>
          <w:rFonts w:cs="David"/>
          <w:noProof/>
          <w:sz w:val="20"/>
        </w:rPr>
        <w:tab/>
        <w:t xml:space="preserve">“Greenhouse Gas Emissions,” </w:t>
      </w:r>
      <w:r w:rsidRPr="001466BA">
        <w:rPr>
          <w:rFonts w:cs="David"/>
          <w:i/>
          <w:iCs/>
          <w:noProof/>
          <w:sz w:val="20"/>
        </w:rPr>
        <w:t>EPA, United States Environmental Protection Agency</w:t>
      </w:r>
      <w:r w:rsidRPr="001466BA">
        <w:rPr>
          <w:rFonts w:cs="David"/>
          <w:noProof/>
          <w:sz w:val="20"/>
        </w:rPr>
        <w:t>, 2019. [Online]. Available: https://www.epa.gov/ghgemissions/overview-greenhouse-gases. [Accessed: 23-May-2019].</w:t>
      </w:r>
    </w:p>
    <w:p w14:paraId="68AC88C6"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w:t>
      </w:r>
      <w:r w:rsidRPr="001466BA">
        <w:rPr>
          <w:rFonts w:cs="David"/>
          <w:noProof/>
          <w:sz w:val="20"/>
        </w:rPr>
        <w:tab/>
        <w:t xml:space="preserve">“Israel ministry of environmental protection,” </w:t>
      </w:r>
      <w:r w:rsidRPr="001466BA">
        <w:rPr>
          <w:rFonts w:cs="David"/>
          <w:i/>
          <w:iCs/>
          <w:noProof/>
          <w:sz w:val="20"/>
        </w:rPr>
        <w:t>The Impact of Air Pollution from Industry</w:t>
      </w:r>
      <w:r w:rsidRPr="001466BA">
        <w:rPr>
          <w:rFonts w:cs="David"/>
          <w:noProof/>
          <w:sz w:val="20"/>
        </w:rPr>
        <w:t>, 2015. [Online]. Available: http://www.sviva.gov.il/English/env_topics/Health-and-Environment/Health-Impact-of-Environmental-Nuisances/Pages/The-Impact-of-Air-Pollution-from-Industry.aspx. [Accessed: 23-May-2018].</w:t>
      </w:r>
    </w:p>
    <w:p w14:paraId="3E07F3C3"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w:t>
      </w:r>
      <w:r w:rsidRPr="001466BA">
        <w:rPr>
          <w:rFonts w:cs="David"/>
          <w:noProof/>
          <w:sz w:val="20"/>
        </w:rPr>
        <w:tab/>
        <w:t>WHO, “Ambient air pollution: Health impacts,” 2019. [Online]. Available: https://www.who.int/airpollution/ambient/health-impacts/en/. [Accessed: 10-Mar-2019].</w:t>
      </w:r>
    </w:p>
    <w:p w14:paraId="521F65E4"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[6]</w:t>
      </w:r>
      <w:r w:rsidRPr="001466BA">
        <w:rPr>
          <w:rFonts w:cs="David"/>
          <w:noProof/>
          <w:sz w:val="20"/>
        </w:rPr>
        <w:tab/>
        <w:t xml:space="preserve">IPCC, </w:t>
      </w:r>
      <w:r w:rsidRPr="001466BA">
        <w:rPr>
          <w:rFonts w:cs="David"/>
          <w:i/>
          <w:iCs/>
          <w:noProof/>
          <w:sz w:val="20"/>
        </w:rPr>
        <w:t>Climate Change 2013</w:t>
      </w:r>
      <w:r w:rsidRPr="001466BA">
        <w:rPr>
          <w:rFonts w:cs="David"/>
          <w:noProof/>
          <w:sz w:val="20"/>
        </w:rPr>
        <w:t>, vol. 5. 2014.</w:t>
      </w:r>
    </w:p>
    <w:p w14:paraId="1994C4C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[7]</w:t>
      </w:r>
      <w:r w:rsidRPr="001466BA">
        <w:rPr>
          <w:rFonts w:cs="David"/>
          <w:noProof/>
          <w:sz w:val="20"/>
        </w:rPr>
        <w:tab/>
        <w:t xml:space="preserve">A. M. Fiore, V. Naik, and E. M. Leibensperger, “Air quality and climate connections,” </w:t>
      </w:r>
      <w:r w:rsidRPr="001466BA">
        <w:rPr>
          <w:rFonts w:cs="David"/>
          <w:i/>
          <w:iCs/>
          <w:noProof/>
          <w:sz w:val="20"/>
        </w:rPr>
        <w:t>J. Air Waste Manag. Assoc.</w:t>
      </w:r>
      <w:r w:rsidRPr="001466BA">
        <w:rPr>
          <w:rFonts w:cs="David"/>
          <w:noProof/>
          <w:sz w:val="20"/>
        </w:rPr>
        <w:t>, vol. 65, no. 6, pp. 645–685, 2015.</w:t>
      </w:r>
    </w:p>
    <w:p w14:paraId="7B4ED8AA"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[8]</w:t>
      </w:r>
      <w:r w:rsidRPr="001466BA">
        <w:rPr>
          <w:rFonts w:cs="David"/>
          <w:noProof/>
          <w:sz w:val="20"/>
        </w:rPr>
        <w:tab/>
        <w:t xml:space="preserve">M. Jerrett </w:t>
      </w:r>
      <w:r w:rsidRPr="001466BA">
        <w:rPr>
          <w:rFonts w:cs="David"/>
          <w:i/>
          <w:iCs/>
          <w:noProof/>
          <w:sz w:val="20"/>
        </w:rPr>
        <w:t>et al.</w:t>
      </w:r>
      <w:r w:rsidRPr="001466BA">
        <w:rPr>
          <w:rFonts w:cs="David"/>
          <w:noProof/>
          <w:sz w:val="20"/>
        </w:rPr>
        <w:t xml:space="preserve">, “A review and evaluation of intraurban air pollution exposure models,” </w:t>
      </w:r>
      <w:r w:rsidRPr="001466BA">
        <w:rPr>
          <w:rFonts w:cs="David"/>
          <w:i/>
          <w:iCs/>
          <w:noProof/>
          <w:sz w:val="20"/>
        </w:rPr>
        <w:t>J. Expo. Anal. Environ. Epidemiol.</w:t>
      </w:r>
      <w:r w:rsidRPr="001466BA">
        <w:rPr>
          <w:rFonts w:cs="David"/>
          <w:noProof/>
          <w:sz w:val="20"/>
        </w:rPr>
        <w:t>, vol. 15, no. 2, pp. 185–204, 2005.</w:t>
      </w:r>
    </w:p>
    <w:p w14:paraId="1ADAFD0D"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[9]</w:t>
      </w:r>
      <w:r w:rsidRPr="001466BA">
        <w:rPr>
          <w:rFonts w:cs="David"/>
          <w:noProof/>
          <w:sz w:val="20"/>
        </w:rPr>
        <w:tab/>
        <w:t xml:space="preserve">F. Kizel </w:t>
      </w:r>
      <w:r w:rsidRPr="001466BA">
        <w:rPr>
          <w:rFonts w:cs="David"/>
          <w:i/>
          <w:iCs/>
          <w:noProof/>
          <w:sz w:val="20"/>
        </w:rPr>
        <w:t>et al.</w:t>
      </w:r>
      <w:r w:rsidRPr="001466BA">
        <w:rPr>
          <w:rFonts w:cs="David"/>
          <w:noProof/>
          <w:sz w:val="20"/>
        </w:rPr>
        <w:t xml:space="preserve">, “Node-to-node field calibration of wireless distributed air pollution sensor network,” </w:t>
      </w:r>
      <w:r w:rsidRPr="001466BA">
        <w:rPr>
          <w:rFonts w:cs="David"/>
          <w:i/>
          <w:iCs/>
          <w:noProof/>
          <w:sz w:val="20"/>
        </w:rPr>
        <w:t>Environ. Pollut.</w:t>
      </w:r>
      <w:r w:rsidRPr="001466BA">
        <w:rPr>
          <w:rFonts w:cs="David"/>
          <w:noProof/>
          <w:sz w:val="20"/>
        </w:rPr>
        <w:t>, vol. 233, pp. 900–909, 2018.</w:t>
      </w:r>
    </w:p>
    <w:p w14:paraId="5E2AA8F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[10]</w:t>
      </w:r>
      <w:r w:rsidRPr="001466BA">
        <w:rPr>
          <w:rFonts w:cs="David"/>
          <w:noProof/>
          <w:sz w:val="20"/>
        </w:rPr>
        <w:tab/>
        <w:t xml:space="preserve">U. Lerner, T. Yacobi, I. Levy, S. A. Moltchanov, T. Cole-Hunter, and B. Fishbain, “The effect of ego-motion on environmental monitoring,” </w:t>
      </w:r>
      <w:r w:rsidRPr="001466BA">
        <w:rPr>
          <w:rFonts w:cs="David"/>
          <w:i/>
          <w:iCs/>
          <w:noProof/>
          <w:sz w:val="20"/>
        </w:rPr>
        <w:t>Sci. Total Environ.</w:t>
      </w:r>
      <w:r w:rsidRPr="001466BA">
        <w:rPr>
          <w:rFonts w:cs="David"/>
          <w:noProof/>
          <w:sz w:val="20"/>
        </w:rPr>
        <w:t>, vol. 533, pp. 8–16, 2015.</w:t>
      </w:r>
    </w:p>
    <w:p w14:paraId="25A13CB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[11]</w:t>
      </w:r>
      <w:r w:rsidRPr="001466BA">
        <w:rPr>
          <w:rFonts w:cs="David"/>
          <w:noProof/>
          <w:sz w:val="20"/>
        </w:rPr>
        <w:tab/>
        <w:t xml:space="preserve">S. Moltchanov, I. Levy, Y. Etzion, U. Lerner, D. M. Broday, and B. Fishbain, “On the feasibility of measuring urban air pollution by wireless distributed sensor networks,” </w:t>
      </w:r>
      <w:r w:rsidRPr="001466BA">
        <w:rPr>
          <w:rFonts w:cs="David"/>
          <w:i/>
          <w:iCs/>
          <w:noProof/>
          <w:sz w:val="20"/>
        </w:rPr>
        <w:t>Sci. Total Environ.</w:t>
      </w:r>
      <w:r w:rsidRPr="001466BA">
        <w:rPr>
          <w:rFonts w:cs="David"/>
          <w:noProof/>
          <w:sz w:val="20"/>
        </w:rPr>
        <w:t>, vol. 502, pp. 537–547, 2015.</w:t>
      </w:r>
    </w:p>
    <w:p w14:paraId="35A2ED4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[12]</w:t>
      </w:r>
      <w:r w:rsidRPr="001466BA">
        <w:rPr>
          <w:rFonts w:cs="David"/>
          <w:noProof/>
          <w:sz w:val="20"/>
        </w:rPr>
        <w:tab/>
        <w:t xml:space="preserve">A. Marjovi, A. Arfire, and A. Martinoli, “High Resolution Air Pollution Maps in Urban Environments Using Mobile Sensor Networks,” </w:t>
      </w:r>
      <w:r w:rsidRPr="001466BA">
        <w:rPr>
          <w:rFonts w:cs="David"/>
          <w:i/>
          <w:iCs/>
          <w:noProof/>
          <w:sz w:val="20"/>
        </w:rPr>
        <w:t>2015 Int. Conf. Distrib. Comput. Sens. Syst.</w:t>
      </w:r>
      <w:r w:rsidRPr="001466BA">
        <w:rPr>
          <w:rFonts w:cs="David"/>
          <w:noProof/>
          <w:sz w:val="20"/>
        </w:rPr>
        <w:t>, pp. 11–20, 2015.</w:t>
      </w:r>
    </w:p>
    <w:p w14:paraId="4676A55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[13]</w:t>
      </w:r>
      <w:r w:rsidRPr="001466BA">
        <w:rPr>
          <w:rFonts w:cs="David"/>
          <w:noProof/>
          <w:sz w:val="20"/>
        </w:rPr>
        <w:tab/>
        <w:t xml:space="preserve">M. I. Mead </w:t>
      </w:r>
      <w:r w:rsidRPr="001466BA">
        <w:rPr>
          <w:rFonts w:cs="David"/>
          <w:i/>
          <w:iCs/>
          <w:noProof/>
          <w:sz w:val="20"/>
        </w:rPr>
        <w:t>et al.</w:t>
      </w:r>
      <w:r w:rsidRPr="001466BA">
        <w:rPr>
          <w:rFonts w:cs="David"/>
          <w:noProof/>
          <w:sz w:val="20"/>
        </w:rPr>
        <w:t xml:space="preserve">, “The use of electrochemical sensors for monitoring urban air quality in low-cost, high-density networks,” </w:t>
      </w:r>
      <w:r w:rsidRPr="001466BA">
        <w:rPr>
          <w:rFonts w:cs="David"/>
          <w:i/>
          <w:iCs/>
          <w:noProof/>
          <w:sz w:val="20"/>
        </w:rPr>
        <w:t>Atmos. Environ.</w:t>
      </w:r>
      <w:r w:rsidRPr="001466BA">
        <w:rPr>
          <w:rFonts w:cs="David"/>
          <w:noProof/>
          <w:sz w:val="20"/>
        </w:rPr>
        <w:t>, vol. 70, pp. 186–203, 2013.</w:t>
      </w:r>
    </w:p>
    <w:p w14:paraId="50B2234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[14]</w:t>
      </w:r>
      <w:r w:rsidRPr="001466BA">
        <w:rPr>
          <w:rFonts w:cs="David"/>
          <w:noProof/>
          <w:sz w:val="20"/>
        </w:rPr>
        <w:tab/>
        <w:t xml:space="preserve">R. Piedrahita </w:t>
      </w:r>
      <w:r w:rsidRPr="001466BA">
        <w:rPr>
          <w:rFonts w:cs="David"/>
          <w:i/>
          <w:iCs/>
          <w:noProof/>
          <w:sz w:val="20"/>
        </w:rPr>
        <w:t>et al.</w:t>
      </w:r>
      <w:r w:rsidRPr="001466BA">
        <w:rPr>
          <w:rFonts w:cs="David"/>
          <w:noProof/>
          <w:sz w:val="20"/>
        </w:rPr>
        <w:t xml:space="preserve">, “The next generation of low-cost personal air quality sensors for quantitative exposure monitoring,” </w:t>
      </w:r>
      <w:r w:rsidRPr="001466BA">
        <w:rPr>
          <w:rFonts w:cs="David"/>
          <w:i/>
          <w:iCs/>
          <w:noProof/>
          <w:sz w:val="20"/>
        </w:rPr>
        <w:t>Atmos. Meas. Tech.</w:t>
      </w:r>
      <w:r w:rsidRPr="001466BA">
        <w:rPr>
          <w:rFonts w:cs="David"/>
          <w:noProof/>
          <w:sz w:val="20"/>
        </w:rPr>
        <w:t>, vol. 7, no. 10, pp. 3325–3336, 2014.</w:t>
      </w:r>
    </w:p>
    <w:p w14:paraId="5CFFE30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[15]</w:t>
      </w:r>
      <w:r w:rsidRPr="001466BA">
        <w:rPr>
          <w:rFonts w:cs="David"/>
          <w:noProof/>
          <w:sz w:val="20"/>
        </w:rPr>
        <w:tab/>
        <w:t xml:space="preserve">N. Castell </w:t>
      </w:r>
      <w:r w:rsidRPr="001466BA">
        <w:rPr>
          <w:rFonts w:cs="David"/>
          <w:i/>
          <w:iCs/>
          <w:noProof/>
          <w:sz w:val="20"/>
        </w:rPr>
        <w:t>et al.</w:t>
      </w:r>
      <w:r w:rsidRPr="001466BA">
        <w:rPr>
          <w:rFonts w:cs="David"/>
          <w:noProof/>
          <w:sz w:val="20"/>
        </w:rPr>
        <w:t xml:space="preserve">, “Can commercial low-cost sensor platforms contribute to air quality monitoring and exposure estimates?,” </w:t>
      </w:r>
      <w:r w:rsidRPr="001466BA">
        <w:rPr>
          <w:rFonts w:cs="David"/>
          <w:i/>
          <w:iCs/>
          <w:noProof/>
          <w:sz w:val="20"/>
        </w:rPr>
        <w:t>Environ. Int.</w:t>
      </w:r>
      <w:r w:rsidRPr="001466BA">
        <w:rPr>
          <w:rFonts w:cs="David"/>
          <w:noProof/>
          <w:sz w:val="20"/>
        </w:rPr>
        <w:t>, vol. 99, pp. 293–302, 2017.</w:t>
      </w:r>
    </w:p>
    <w:p w14:paraId="5FB5A95C"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[16]</w:t>
      </w:r>
      <w:r w:rsidRPr="001466BA">
        <w:rPr>
          <w:rFonts w:cs="David"/>
          <w:noProof/>
          <w:sz w:val="20"/>
        </w:rPr>
        <w:tab/>
        <w:t xml:space="preserve">A. Nebenzal and B. Fishbain, </w:t>
      </w:r>
      <w:r w:rsidRPr="001466BA">
        <w:rPr>
          <w:rFonts w:cs="David"/>
          <w:i/>
          <w:iCs/>
          <w:noProof/>
          <w:sz w:val="20"/>
        </w:rPr>
        <w:t>Hough-Transform-Based Interpolation Scheme for Generating Accurate Dense Spatial Maps of Air Pollutants from Sparse Sensin</w:t>
      </w:r>
      <w:r w:rsidRPr="001466BA">
        <w:rPr>
          <w:rFonts w:cs="David"/>
          <w:noProof/>
          <w:sz w:val="20"/>
        </w:rPr>
        <w:t>, vol. 507. Springer International Publishing, 2017.</w:t>
      </w:r>
    </w:p>
    <w:p w14:paraId="572F0723"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[17]</w:t>
      </w:r>
      <w:r w:rsidRPr="001466BA">
        <w:rPr>
          <w:rFonts w:cs="David"/>
          <w:noProof/>
          <w:sz w:val="20"/>
        </w:rPr>
        <w:tab/>
        <w:t xml:space="preserve">P. H. Ryan and G. K. LeMasters, “A Review of Land-use Regression Models for Characterizing Intraurban Air Pollution Exposure,” </w:t>
      </w:r>
      <w:r w:rsidRPr="001466BA">
        <w:rPr>
          <w:rFonts w:cs="David"/>
          <w:i/>
          <w:iCs/>
          <w:noProof/>
          <w:sz w:val="20"/>
        </w:rPr>
        <w:t>Inhal. Toxicol.</w:t>
      </w:r>
      <w:r w:rsidRPr="001466BA">
        <w:rPr>
          <w:rFonts w:cs="David"/>
          <w:noProof/>
          <w:sz w:val="20"/>
        </w:rPr>
        <w:t>, vol. 19, no. sup1, pp. 127–133, Jan. 2007.</w:t>
      </w:r>
    </w:p>
    <w:p w14:paraId="4231A5F4"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[18]</w:t>
      </w:r>
      <w:r w:rsidRPr="001466BA">
        <w:rPr>
          <w:rFonts w:cs="David"/>
          <w:noProof/>
          <w:sz w:val="20"/>
        </w:rPr>
        <w:tab/>
        <w:t xml:space="preserve">J. M. Stockie, “The Mathematics of Atmospheric Dispersion Modeling,” </w:t>
      </w:r>
      <w:r w:rsidRPr="001466BA">
        <w:rPr>
          <w:rFonts w:cs="David"/>
          <w:i/>
          <w:iCs/>
          <w:noProof/>
          <w:sz w:val="20"/>
        </w:rPr>
        <w:t>SIAM Rev.</w:t>
      </w:r>
      <w:r w:rsidRPr="001466BA">
        <w:rPr>
          <w:rFonts w:cs="David"/>
          <w:noProof/>
          <w:sz w:val="20"/>
        </w:rPr>
        <w:t>, vol. 53, no. 2, pp. 349–372, 2011.</w:t>
      </w:r>
    </w:p>
    <w:p w14:paraId="05B84C20"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[19]</w:t>
      </w:r>
      <w:r w:rsidRPr="001466BA">
        <w:rPr>
          <w:rFonts w:cs="David"/>
          <w:noProof/>
          <w:sz w:val="20"/>
        </w:rPr>
        <w:tab/>
        <w:t xml:space="preserve">A. F. Stein, V. Isakov, J. Godowitch, and R. R. Draxler, “A hybrid modeling approach to resolve pollutant concentrations in an urban area,” </w:t>
      </w:r>
      <w:r w:rsidRPr="001466BA">
        <w:rPr>
          <w:rFonts w:cs="David"/>
          <w:i/>
          <w:iCs/>
          <w:noProof/>
          <w:sz w:val="20"/>
        </w:rPr>
        <w:t>Atmos. Environ.</w:t>
      </w:r>
      <w:r w:rsidRPr="001466BA">
        <w:rPr>
          <w:rFonts w:cs="David"/>
          <w:noProof/>
          <w:sz w:val="20"/>
        </w:rPr>
        <w:t>, vol. 41, no. 40, pp. 9410–9426, 2007.</w:t>
      </w:r>
    </w:p>
    <w:p w14:paraId="0A4D09D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[20]</w:t>
      </w:r>
      <w:r w:rsidRPr="001466BA">
        <w:rPr>
          <w:rFonts w:cs="David"/>
          <w:noProof/>
          <w:sz w:val="20"/>
        </w:rPr>
        <w:tab/>
        <w:t xml:space="preserve">R. L. Burritt and C. Saka, “Quality of physical environmental management accounting information, Lessons from Pollutant Release and Transfer Registers,” </w:t>
      </w:r>
      <w:r w:rsidRPr="001466BA">
        <w:rPr>
          <w:rFonts w:cs="David"/>
          <w:i/>
          <w:iCs/>
          <w:noProof/>
          <w:sz w:val="20"/>
        </w:rPr>
        <w:t>Sustain. Account. Report.</w:t>
      </w:r>
      <w:r w:rsidRPr="001466BA">
        <w:rPr>
          <w:rFonts w:cs="David"/>
          <w:noProof/>
          <w:sz w:val="20"/>
        </w:rPr>
        <w:t>, pp. 373–407, 2006.</w:t>
      </w:r>
    </w:p>
    <w:p w14:paraId="488063DD"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[21]</w:t>
      </w:r>
      <w:r w:rsidRPr="001466BA">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1466BA">
        <w:rPr>
          <w:rFonts w:cs="David"/>
          <w:i/>
          <w:iCs/>
          <w:noProof/>
          <w:sz w:val="20"/>
        </w:rPr>
        <w:t>Risk Anal.</w:t>
      </w:r>
      <w:r w:rsidRPr="001466BA">
        <w:rPr>
          <w:rFonts w:cs="David"/>
          <w:noProof/>
          <w:sz w:val="20"/>
        </w:rPr>
        <w:t>, vol. 27, no. 1, pp. 203–223, 2007.</w:t>
      </w:r>
    </w:p>
    <w:p w14:paraId="0083E371"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[22]</w:t>
      </w:r>
      <w:r w:rsidRPr="001466BA">
        <w:rPr>
          <w:rFonts w:cs="David"/>
          <w:noProof/>
          <w:sz w:val="20"/>
        </w:rPr>
        <w:tab/>
        <w:t xml:space="preserve">R. Sullivan and A. Gouldson, “Pollutant release and transfer registers: Examining the value of government-led reporting on corporate environmental performance,” </w:t>
      </w:r>
      <w:r w:rsidRPr="001466BA">
        <w:rPr>
          <w:rFonts w:cs="David"/>
          <w:i/>
          <w:iCs/>
          <w:noProof/>
          <w:sz w:val="20"/>
        </w:rPr>
        <w:t>Corp. Soc. Responsib. Environ. Manag.</w:t>
      </w:r>
      <w:r w:rsidRPr="001466BA">
        <w:rPr>
          <w:rFonts w:cs="David"/>
          <w:noProof/>
          <w:sz w:val="20"/>
        </w:rPr>
        <w:t>, vol. 14, no. 5, pp. 263–273, 2007.</w:t>
      </w:r>
    </w:p>
    <w:p w14:paraId="5EB90478"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[23]</w:t>
      </w:r>
      <w:r w:rsidRPr="001466BA">
        <w:rPr>
          <w:rFonts w:cs="David"/>
          <w:noProof/>
          <w:sz w:val="20"/>
        </w:rPr>
        <w:tab/>
        <w:t xml:space="preserve">M. Hutchinson, H. Oh, and W. H. Chen, “A review of source term estimation methods for atmospheric dispersion events using static or mobile sensors,” </w:t>
      </w:r>
      <w:r w:rsidRPr="001466BA">
        <w:rPr>
          <w:rFonts w:cs="David"/>
          <w:i/>
          <w:iCs/>
          <w:noProof/>
          <w:sz w:val="20"/>
        </w:rPr>
        <w:t>Inf. Fusion</w:t>
      </w:r>
      <w:r w:rsidRPr="001466BA">
        <w:rPr>
          <w:rFonts w:cs="David"/>
          <w:noProof/>
          <w:sz w:val="20"/>
        </w:rPr>
        <w:t>, vol. 36, pp. 130–148, 2017.</w:t>
      </w:r>
    </w:p>
    <w:p w14:paraId="7AED660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[24]</w:t>
      </w:r>
      <w:r w:rsidRPr="001466BA">
        <w:rPr>
          <w:rFonts w:cs="David"/>
          <w:noProof/>
          <w:sz w:val="20"/>
        </w:rPr>
        <w:tab/>
        <w:t xml:space="preserve">B. Liu, O. Dousse, P. Nain, and D. Towsley, “Dynamic coverage of mobile sensor networks,” </w:t>
      </w:r>
      <w:r w:rsidRPr="001466BA">
        <w:rPr>
          <w:rFonts w:cs="David"/>
          <w:i/>
          <w:iCs/>
          <w:noProof/>
          <w:sz w:val="20"/>
        </w:rPr>
        <w:t>IEEE Trans. Parallel Distrib. Syst.</w:t>
      </w:r>
      <w:r w:rsidRPr="001466BA">
        <w:rPr>
          <w:rFonts w:cs="David"/>
          <w:noProof/>
          <w:sz w:val="20"/>
        </w:rPr>
        <w:t>, vol. 24, no. 2, pp. 301–311, 2013.</w:t>
      </w:r>
    </w:p>
    <w:p w14:paraId="00711310"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[25]</w:t>
      </w:r>
      <w:r w:rsidRPr="001466BA">
        <w:rPr>
          <w:rFonts w:cs="David"/>
          <w:noProof/>
          <w:sz w:val="20"/>
        </w:rPr>
        <w:tab/>
        <w:t xml:space="preserve">Q. Zhao and A. Swami, “Coverage and Connectivity in Wireless Sensor Networks,” </w:t>
      </w:r>
      <w:r w:rsidRPr="001466BA">
        <w:rPr>
          <w:rFonts w:cs="David"/>
          <w:i/>
          <w:iCs/>
          <w:noProof/>
          <w:sz w:val="20"/>
        </w:rPr>
        <w:t>Adapt. Cross Layer Des. Wirel. Networks</w:t>
      </w:r>
      <w:r w:rsidRPr="001466BA">
        <w:rPr>
          <w:rFonts w:cs="David"/>
          <w:noProof/>
          <w:sz w:val="20"/>
        </w:rPr>
        <w:t>, pp. 301–323, 2010.</w:t>
      </w:r>
    </w:p>
    <w:p w14:paraId="0CF4F68D"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[26]</w:t>
      </w:r>
      <w:r w:rsidRPr="001466BA">
        <w:rPr>
          <w:rFonts w:cs="David"/>
          <w:noProof/>
          <w:sz w:val="20"/>
        </w:rPr>
        <w:tab/>
        <w:t xml:space="preserve">H. Zhang and C. Liu, “A Review on Node Deployment of Wireless Sensor Network,” </w:t>
      </w:r>
      <w:r w:rsidRPr="001466BA">
        <w:rPr>
          <w:rFonts w:cs="David"/>
          <w:i/>
          <w:iCs/>
          <w:noProof/>
          <w:sz w:val="20"/>
        </w:rPr>
        <w:t>IJCSI Int. J. Comput. Sci. Issues</w:t>
      </w:r>
      <w:r w:rsidRPr="001466BA">
        <w:rPr>
          <w:rFonts w:cs="David"/>
          <w:noProof/>
          <w:sz w:val="20"/>
        </w:rPr>
        <w:t>, vol. 9, no. 6, pp. 378–383, 2012.</w:t>
      </w:r>
    </w:p>
    <w:p w14:paraId="2CA3395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[27]</w:t>
      </w:r>
      <w:r w:rsidRPr="001466BA">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466BA">
        <w:rPr>
          <w:rFonts w:cs="David"/>
          <w:i/>
          <w:iCs/>
          <w:noProof/>
          <w:sz w:val="20"/>
        </w:rPr>
        <w:t>Sci. Total Environ.</w:t>
      </w:r>
      <w:r w:rsidRPr="001466BA">
        <w:rPr>
          <w:rFonts w:cs="David"/>
          <w:noProof/>
          <w:sz w:val="20"/>
        </w:rPr>
        <w:t>, vol. 575, no. September 2016, pp. 639–648, 2017.</w:t>
      </w:r>
    </w:p>
    <w:p w14:paraId="0CDCAEB2"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[28]</w:t>
      </w:r>
      <w:r w:rsidRPr="001466BA">
        <w:rPr>
          <w:rFonts w:cs="David"/>
          <w:noProof/>
          <w:sz w:val="20"/>
        </w:rPr>
        <w:tab/>
        <w:t xml:space="preserve">U. Lerner, O. Hirshfeld, and B. Fishbain, “Optimal Deployment of a Heterogeneous Environmental Sensor Network,” </w:t>
      </w:r>
      <w:r w:rsidRPr="001466BA">
        <w:rPr>
          <w:rFonts w:cs="David"/>
          <w:i/>
          <w:iCs/>
          <w:noProof/>
          <w:sz w:val="20"/>
        </w:rPr>
        <w:t>Jorunal Environ. Informatics</w:t>
      </w:r>
      <w:r w:rsidRPr="001466BA">
        <w:rPr>
          <w:rFonts w:cs="David"/>
          <w:noProof/>
          <w:sz w:val="20"/>
        </w:rPr>
        <w:t>, no. X, pp. 1–9, 2018.</w:t>
      </w:r>
    </w:p>
    <w:p w14:paraId="09268ED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[29]</w:t>
      </w:r>
      <w:r w:rsidRPr="001466BA">
        <w:rPr>
          <w:rFonts w:cs="David"/>
          <w:noProof/>
          <w:sz w:val="20"/>
        </w:rPr>
        <w:tab/>
        <w:t xml:space="preserve">P. S. Kanaroglou </w:t>
      </w:r>
      <w:r w:rsidRPr="001466BA">
        <w:rPr>
          <w:rFonts w:cs="David"/>
          <w:i/>
          <w:iCs/>
          <w:noProof/>
          <w:sz w:val="20"/>
        </w:rPr>
        <w:t>et al.</w:t>
      </w:r>
      <w:r w:rsidRPr="001466BA">
        <w:rPr>
          <w:rFonts w:cs="David"/>
          <w:noProof/>
          <w:sz w:val="20"/>
        </w:rPr>
        <w:t xml:space="preserve">, “Establishing an air pollution monitoring network for intra-urban population exposure assessment: A location-allocation approach,” </w:t>
      </w:r>
      <w:r w:rsidRPr="001466BA">
        <w:rPr>
          <w:rFonts w:cs="David"/>
          <w:i/>
          <w:iCs/>
          <w:noProof/>
          <w:sz w:val="20"/>
        </w:rPr>
        <w:t>Atmos. Environ.</w:t>
      </w:r>
      <w:r w:rsidRPr="001466BA">
        <w:rPr>
          <w:rFonts w:cs="David"/>
          <w:noProof/>
          <w:sz w:val="20"/>
        </w:rPr>
        <w:t>, vol. 39, no. 13, pp. 2399–2409, 2005.</w:t>
      </w:r>
    </w:p>
    <w:p w14:paraId="2742715C"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lastRenderedPageBreak/>
        <w:t>[30]</w:t>
      </w:r>
      <w:r w:rsidRPr="001466BA">
        <w:rPr>
          <w:rFonts w:cs="David"/>
          <w:noProof/>
          <w:sz w:val="20"/>
        </w:rPr>
        <w:tab/>
        <w:t xml:space="preserve">B. Carter and R. Ragade, “A probabilistic model for the deployment of sensors,” </w:t>
      </w:r>
      <w:r w:rsidRPr="001466BA">
        <w:rPr>
          <w:rFonts w:cs="David"/>
          <w:i/>
          <w:iCs/>
          <w:noProof/>
          <w:sz w:val="20"/>
        </w:rPr>
        <w:t>SAS 2009 - IEEE Sensors Appl. Symp. Proc.</w:t>
      </w:r>
      <w:r w:rsidRPr="001466BA">
        <w:rPr>
          <w:rFonts w:cs="David"/>
          <w:noProof/>
          <w:sz w:val="20"/>
        </w:rPr>
        <w:t>, pp. 7–12, 2009.</w:t>
      </w:r>
    </w:p>
    <w:p w14:paraId="3B03AECD"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[31]</w:t>
      </w:r>
      <w:r w:rsidRPr="001466BA">
        <w:rPr>
          <w:rFonts w:cs="David"/>
          <w:noProof/>
          <w:sz w:val="20"/>
        </w:rPr>
        <w:tab/>
        <w:t xml:space="preserve">A. Boubrima, W. Bechkit, and H. Rivano, “Optimal WSN Deployment Models for Air Pollution Monitoring,” </w:t>
      </w:r>
      <w:r w:rsidRPr="001466BA">
        <w:rPr>
          <w:rFonts w:cs="David"/>
          <w:i/>
          <w:iCs/>
          <w:noProof/>
          <w:sz w:val="20"/>
        </w:rPr>
        <w:t>IEEE Trans. Wirel. Commun.</w:t>
      </w:r>
      <w:r w:rsidRPr="001466BA">
        <w:rPr>
          <w:rFonts w:cs="David"/>
          <w:noProof/>
          <w:sz w:val="20"/>
        </w:rPr>
        <w:t>, vol. 16, no. 5, pp. 2723–2735, 2017.</w:t>
      </w:r>
    </w:p>
    <w:p w14:paraId="1755BE8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[32]</w:t>
      </w:r>
      <w:r w:rsidRPr="001466BA">
        <w:rPr>
          <w:rFonts w:cs="David"/>
          <w:noProof/>
          <w:sz w:val="20"/>
        </w:rPr>
        <w:tab/>
        <w:t xml:space="preserve">A. Boubrima, W. Bechkit, H. Rivano, and L. Soulhac, “Leveraging the potential of WSN for an efficient correction of air pollution fine-grained simulations,” </w:t>
      </w:r>
      <w:r w:rsidRPr="001466BA">
        <w:rPr>
          <w:rFonts w:cs="David"/>
          <w:i/>
          <w:iCs/>
          <w:noProof/>
          <w:sz w:val="20"/>
        </w:rPr>
        <w:t>Proc. - Int. Conf. Comput. Commun. Networks, ICCCN</w:t>
      </w:r>
      <w:r w:rsidRPr="001466BA">
        <w:rPr>
          <w:rFonts w:cs="David"/>
          <w:noProof/>
          <w:sz w:val="20"/>
        </w:rPr>
        <w:t>, vol. 2018-July, 2018.</w:t>
      </w:r>
    </w:p>
    <w:p w14:paraId="4F7B57A6"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[33]</w:t>
      </w:r>
      <w:r w:rsidRPr="001466BA">
        <w:rPr>
          <w:rFonts w:cs="David"/>
          <w:noProof/>
          <w:sz w:val="20"/>
        </w:rPr>
        <w:tab/>
        <w:t xml:space="preserve">J. D. Berman, L. Jin, M. L. Bell, and F. C. Curriero, “Developing a geostatistical simulation method to inform the quantity and placement of new monitors for a follow-up air sampling campaign,” </w:t>
      </w:r>
      <w:r w:rsidRPr="001466BA">
        <w:rPr>
          <w:rFonts w:cs="David"/>
          <w:i/>
          <w:iCs/>
          <w:noProof/>
          <w:sz w:val="20"/>
        </w:rPr>
        <w:t>J. Expo. Sci. Environ. Epidemiol.</w:t>
      </w:r>
      <w:r w:rsidRPr="001466BA">
        <w:rPr>
          <w:rFonts w:cs="David"/>
          <w:noProof/>
          <w:sz w:val="20"/>
        </w:rPr>
        <w:t>, vol. 29, no. 2, pp. 248–257, 2019.</w:t>
      </w:r>
    </w:p>
    <w:p w14:paraId="49DE58E4"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[34]</w:t>
      </w:r>
      <w:r w:rsidRPr="001466BA">
        <w:rPr>
          <w:rFonts w:cs="David"/>
          <w:noProof/>
          <w:sz w:val="20"/>
        </w:rPr>
        <w:tab/>
        <w:t xml:space="preserve">R. Berkowicz, M. Winther, and M. Ketzel, “Traffic pollution modelling and emission data,” </w:t>
      </w:r>
      <w:r w:rsidRPr="001466BA">
        <w:rPr>
          <w:rFonts w:cs="David"/>
          <w:i/>
          <w:iCs/>
          <w:noProof/>
          <w:sz w:val="20"/>
        </w:rPr>
        <w:t>Environ. Model. Softw.</w:t>
      </w:r>
      <w:r w:rsidRPr="001466BA">
        <w:rPr>
          <w:rFonts w:cs="David"/>
          <w:noProof/>
          <w:sz w:val="20"/>
        </w:rPr>
        <w:t>, vol. 21, no. 4, pp. 454–460, 2006.</w:t>
      </w:r>
    </w:p>
    <w:p w14:paraId="7204F7A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[35]</w:t>
      </w:r>
      <w:r w:rsidRPr="001466BA">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1466BA">
        <w:rPr>
          <w:rFonts w:cs="David"/>
          <w:i/>
          <w:iCs/>
          <w:noProof/>
          <w:sz w:val="20"/>
        </w:rPr>
        <w:t>J. Environ. Monit.</w:t>
      </w:r>
      <w:r w:rsidRPr="001466BA">
        <w:rPr>
          <w:rFonts w:cs="David"/>
          <w:noProof/>
          <w:sz w:val="20"/>
        </w:rPr>
        <w:t>, vol. 8, no. 1, pp. 161–166, 2006.</w:t>
      </w:r>
    </w:p>
    <w:p w14:paraId="439D667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[36]</w:t>
      </w:r>
      <w:r w:rsidRPr="001466BA">
        <w:rPr>
          <w:rFonts w:cs="David"/>
          <w:noProof/>
          <w:sz w:val="20"/>
        </w:rPr>
        <w:tab/>
        <w:t xml:space="preserve">K. Chakrabarty, S. S. Iyengar, H. Qi, and E. Cho, “Grid coverage for surveillance and target location in distributed sensor networks,” </w:t>
      </w:r>
      <w:r w:rsidRPr="001466BA">
        <w:rPr>
          <w:rFonts w:cs="David"/>
          <w:i/>
          <w:iCs/>
          <w:noProof/>
          <w:sz w:val="20"/>
        </w:rPr>
        <w:t>IEEE Trans. Comput.</w:t>
      </w:r>
      <w:r w:rsidRPr="001466BA">
        <w:rPr>
          <w:rFonts w:cs="David"/>
          <w:noProof/>
          <w:sz w:val="20"/>
        </w:rPr>
        <w:t>, vol. 51, no. 12, pp. 1448–1453, 2002.</w:t>
      </w:r>
    </w:p>
    <w:p w14:paraId="0870778A"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[37]</w:t>
      </w:r>
      <w:r w:rsidRPr="001466BA">
        <w:rPr>
          <w:rFonts w:cs="David"/>
          <w:noProof/>
          <w:sz w:val="20"/>
        </w:rPr>
        <w:tab/>
        <w:t xml:space="preserve">I. K. Altinel, N. Aras, E. Güney, and C. Ersoy, “Binary integer programming formulation and heuristics for differentiated coverage in heterogeneous sensor networks,” </w:t>
      </w:r>
      <w:r w:rsidRPr="001466BA">
        <w:rPr>
          <w:rFonts w:cs="David"/>
          <w:i/>
          <w:iCs/>
          <w:noProof/>
          <w:sz w:val="20"/>
        </w:rPr>
        <w:t>Comput. Networks</w:t>
      </w:r>
      <w:r w:rsidRPr="001466BA">
        <w:rPr>
          <w:rFonts w:cs="David"/>
          <w:noProof/>
          <w:sz w:val="20"/>
        </w:rPr>
        <w:t>, vol. 52, no. 12, pp. 2419–2431, 2008.</w:t>
      </w:r>
    </w:p>
    <w:p w14:paraId="5DA6A53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[38]</w:t>
      </w:r>
      <w:r w:rsidRPr="001466BA">
        <w:rPr>
          <w:rFonts w:cs="David"/>
          <w:noProof/>
          <w:sz w:val="20"/>
        </w:rPr>
        <w:tab/>
        <w:t xml:space="preserve">Y. Kuroki, G. S. Young, and S. E. Haupt, “UAV navigation by an expert system for contaminant mapping with a genetic algorithm,” </w:t>
      </w:r>
      <w:r w:rsidRPr="001466BA">
        <w:rPr>
          <w:rFonts w:cs="David"/>
          <w:i/>
          <w:iCs/>
          <w:noProof/>
          <w:sz w:val="20"/>
        </w:rPr>
        <w:t>Expert Syst. Appl.</w:t>
      </w:r>
      <w:r w:rsidRPr="001466BA">
        <w:rPr>
          <w:rFonts w:cs="David"/>
          <w:noProof/>
          <w:sz w:val="20"/>
        </w:rPr>
        <w:t>, vol. 37, no. 6, pp. 4687–4697, 2010.</w:t>
      </w:r>
    </w:p>
    <w:p w14:paraId="5D1D6F78"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[39]</w:t>
      </w:r>
      <w:r w:rsidRPr="001466BA">
        <w:rPr>
          <w:rFonts w:cs="David"/>
          <w:noProof/>
          <w:sz w:val="20"/>
        </w:rPr>
        <w:tab/>
        <w:t xml:space="preserve">A. Belkhiri, W. Bechkit, H. Rivano, and M. Koudil, “Context aware MWSN optimal redeployment strategies for air pollution timely monitoring,” </w:t>
      </w:r>
      <w:r w:rsidRPr="001466BA">
        <w:rPr>
          <w:rFonts w:cs="David"/>
          <w:i/>
          <w:iCs/>
          <w:noProof/>
          <w:sz w:val="20"/>
        </w:rPr>
        <w:t>IEEE Int. Conf. Commun.</w:t>
      </w:r>
      <w:r w:rsidRPr="001466BA">
        <w:rPr>
          <w:rFonts w:cs="David"/>
          <w:noProof/>
          <w:sz w:val="20"/>
        </w:rPr>
        <w:t>, vol. 2018-May, 2018.</w:t>
      </w:r>
    </w:p>
    <w:p w14:paraId="4D4A40C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[40]</w:t>
      </w:r>
      <w:r w:rsidRPr="001466BA">
        <w:rPr>
          <w:rFonts w:cs="David"/>
          <w:noProof/>
          <w:sz w:val="20"/>
        </w:rPr>
        <w:tab/>
        <w:t xml:space="preserve">H. Kellerer, U. Pferschy, and D. Pisinger, </w:t>
      </w:r>
      <w:r w:rsidRPr="001466BA">
        <w:rPr>
          <w:rFonts w:cs="David"/>
          <w:i/>
          <w:iCs/>
          <w:noProof/>
          <w:sz w:val="20"/>
        </w:rPr>
        <w:t>Knapsack Problems</w:t>
      </w:r>
      <w:r w:rsidRPr="001466BA">
        <w:rPr>
          <w:rFonts w:cs="David"/>
          <w:noProof/>
          <w:sz w:val="20"/>
        </w:rPr>
        <w:t>. Springer, 2004.</w:t>
      </w:r>
    </w:p>
    <w:p w14:paraId="34A431F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[41]</w:t>
      </w:r>
      <w:r w:rsidRPr="001466BA">
        <w:rPr>
          <w:rFonts w:cs="David"/>
          <w:noProof/>
          <w:sz w:val="20"/>
        </w:rPr>
        <w:tab/>
        <w:t xml:space="preserve">R. M. Karp, “Reducibility among combinatorial problems,” in </w:t>
      </w:r>
      <w:r w:rsidRPr="001466BA">
        <w:rPr>
          <w:rFonts w:cs="David"/>
          <w:i/>
          <w:iCs/>
          <w:noProof/>
          <w:sz w:val="20"/>
        </w:rPr>
        <w:t>Complexity of computer computations</w:t>
      </w:r>
      <w:r w:rsidRPr="001466BA">
        <w:rPr>
          <w:rFonts w:cs="David"/>
          <w:noProof/>
          <w:sz w:val="20"/>
        </w:rPr>
        <w:t>, Springer, 1972, pp. 85–103.</w:t>
      </w:r>
    </w:p>
    <w:p w14:paraId="1A1DAD7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[42]</w:t>
      </w:r>
      <w:r w:rsidRPr="001466BA">
        <w:rPr>
          <w:rFonts w:cs="David"/>
          <w:noProof/>
          <w:sz w:val="20"/>
        </w:rPr>
        <w:tab/>
        <w:t xml:space="preserve">A. E. Eiben and J. E. Smith, </w:t>
      </w:r>
      <w:r w:rsidRPr="001466BA">
        <w:rPr>
          <w:rFonts w:cs="David"/>
          <w:i/>
          <w:iCs/>
          <w:noProof/>
          <w:sz w:val="20"/>
        </w:rPr>
        <w:t>Introduction to evolutionary computing</w:t>
      </w:r>
      <w:r w:rsidRPr="001466BA">
        <w:rPr>
          <w:rFonts w:cs="David"/>
          <w:noProof/>
          <w:sz w:val="20"/>
        </w:rPr>
        <w:t>, 2nd Editio., vol. 53. Springer, 2007.</w:t>
      </w:r>
    </w:p>
    <w:p w14:paraId="7F958FAA"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[43]</w:t>
      </w:r>
      <w:r w:rsidRPr="001466BA">
        <w:rPr>
          <w:rFonts w:cs="David"/>
          <w:noProof/>
          <w:sz w:val="20"/>
        </w:rPr>
        <w:tab/>
        <w:t xml:space="preserve">G. O. Concepts, </w:t>
      </w:r>
      <w:r w:rsidRPr="001466BA">
        <w:rPr>
          <w:rFonts w:cs="David"/>
          <w:i/>
          <w:iCs/>
          <w:noProof/>
          <w:sz w:val="20"/>
        </w:rPr>
        <w:t>Introduction to Optimum Design, Chapter 16 -Global Optimization Concepts and Methods</w:t>
      </w:r>
      <w:r w:rsidRPr="001466BA">
        <w:rPr>
          <w:rFonts w:cs="David"/>
          <w:noProof/>
          <w:sz w:val="20"/>
        </w:rPr>
        <w:t>, Fourth Edi. Elsevier Inc., 2017.</w:t>
      </w:r>
    </w:p>
    <w:p w14:paraId="27B5653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[44]</w:t>
      </w:r>
      <w:r w:rsidRPr="001466BA">
        <w:rPr>
          <w:rFonts w:cs="David"/>
          <w:noProof/>
          <w:sz w:val="20"/>
        </w:rPr>
        <w:tab/>
        <w:t xml:space="preserve">S. E. Haupt, G. S. Young, and C. T. Allen, “A genetic algorithm method to assimilate sensor data for a toxic contaminant release,” </w:t>
      </w:r>
      <w:r w:rsidRPr="001466BA">
        <w:rPr>
          <w:rFonts w:cs="David"/>
          <w:i/>
          <w:iCs/>
          <w:noProof/>
          <w:sz w:val="20"/>
        </w:rPr>
        <w:t>J. Comput.</w:t>
      </w:r>
      <w:r w:rsidRPr="001466BA">
        <w:rPr>
          <w:rFonts w:cs="David"/>
          <w:noProof/>
          <w:sz w:val="20"/>
        </w:rPr>
        <w:t>, vol. 2, no. 6, pp. 85–93, 2007.</w:t>
      </w:r>
    </w:p>
    <w:p w14:paraId="74F9D85B"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[45]</w:t>
      </w:r>
      <w:r w:rsidRPr="001466BA">
        <w:rPr>
          <w:rFonts w:cs="David"/>
          <w:noProof/>
          <w:sz w:val="20"/>
        </w:rPr>
        <w:tab/>
        <w:t xml:space="preserve">J. H. Holland, </w:t>
      </w:r>
      <w:r w:rsidRPr="001466BA">
        <w:rPr>
          <w:rFonts w:cs="David"/>
          <w:i/>
          <w:iCs/>
          <w:noProof/>
          <w:sz w:val="20"/>
        </w:rPr>
        <w:t>Adaptation in natural and artificial systems: an introductory analysis with applications to biology, control, and artificial intelligence</w:t>
      </w:r>
      <w:r w:rsidRPr="001466BA">
        <w:rPr>
          <w:rFonts w:cs="David"/>
          <w:noProof/>
          <w:sz w:val="20"/>
        </w:rPr>
        <w:t>. MIT press, 1992.</w:t>
      </w:r>
    </w:p>
    <w:p w14:paraId="2FEE1D4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[46]</w:t>
      </w:r>
      <w:r w:rsidRPr="001466BA">
        <w:rPr>
          <w:rFonts w:cs="David"/>
          <w:noProof/>
          <w:sz w:val="20"/>
        </w:rPr>
        <w:tab/>
        <w:t xml:space="preserve">R. Ramadan, H. El-Rewini, and K. Abdelghany, “Optimal and approximate approaches for deployment of heterogeneous sensing devices,” </w:t>
      </w:r>
      <w:r w:rsidRPr="001466BA">
        <w:rPr>
          <w:rFonts w:cs="David"/>
          <w:i/>
          <w:iCs/>
          <w:noProof/>
          <w:sz w:val="20"/>
        </w:rPr>
        <w:t>Eurasip J. Wirel. Commun. Netw.</w:t>
      </w:r>
      <w:r w:rsidRPr="001466BA">
        <w:rPr>
          <w:rFonts w:cs="David"/>
          <w:noProof/>
          <w:sz w:val="20"/>
        </w:rPr>
        <w:t>, vol. 2007, 2007.</w:t>
      </w:r>
    </w:p>
    <w:p w14:paraId="5CE647AB"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[47]</w:t>
      </w:r>
      <w:r w:rsidRPr="001466BA">
        <w:rPr>
          <w:rFonts w:cs="David"/>
          <w:noProof/>
          <w:sz w:val="20"/>
        </w:rPr>
        <w:tab/>
        <w:t xml:space="preserve">S. E. Haupt, G. S. Young, and C. T. Allen, “Validation of a receptor-dispersion model coupled with a genetic algorithm using synthetic data,” </w:t>
      </w:r>
      <w:r w:rsidRPr="001466BA">
        <w:rPr>
          <w:rFonts w:cs="David"/>
          <w:i/>
          <w:iCs/>
          <w:noProof/>
          <w:sz w:val="20"/>
        </w:rPr>
        <w:t>J. Appl. Meteorol. Climatol.</w:t>
      </w:r>
      <w:r w:rsidRPr="001466BA">
        <w:rPr>
          <w:rFonts w:cs="David"/>
          <w:noProof/>
          <w:sz w:val="20"/>
        </w:rPr>
        <w:t>, vol. 45, no. 3, pp. 476–490, 2006.</w:t>
      </w:r>
    </w:p>
    <w:p w14:paraId="09585646"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[48]</w:t>
      </w:r>
      <w:r w:rsidRPr="001466BA">
        <w:rPr>
          <w:rFonts w:cs="David"/>
          <w:noProof/>
          <w:sz w:val="20"/>
        </w:rPr>
        <w:tab/>
        <w:t xml:space="preserve">S. E. Haupt, “A demonstration of coupled receptor/dispersion modeling with a genetic algorithm,” </w:t>
      </w:r>
      <w:r w:rsidRPr="001466BA">
        <w:rPr>
          <w:rFonts w:cs="David"/>
          <w:i/>
          <w:iCs/>
          <w:noProof/>
          <w:sz w:val="20"/>
        </w:rPr>
        <w:t>Atmos. Environ.</w:t>
      </w:r>
      <w:r w:rsidRPr="001466BA">
        <w:rPr>
          <w:rFonts w:cs="David"/>
          <w:noProof/>
          <w:sz w:val="20"/>
        </w:rPr>
        <w:t>, vol. 39, no. 37, pp. 7181–7189, 2005.</w:t>
      </w:r>
    </w:p>
    <w:p w14:paraId="1CF2652B"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[49]</w:t>
      </w:r>
      <w:r w:rsidRPr="001466BA">
        <w:rPr>
          <w:rFonts w:cs="David"/>
          <w:noProof/>
          <w:sz w:val="20"/>
        </w:rPr>
        <w:tab/>
        <w:t xml:space="preserve">C. T. Allen, G. S. Young, and S. E. Haupt, “Improving pollutant source characterization by better estimating wind direction with a genetic algorithm,” </w:t>
      </w:r>
      <w:r w:rsidRPr="001466BA">
        <w:rPr>
          <w:rFonts w:cs="David"/>
          <w:i/>
          <w:iCs/>
          <w:noProof/>
          <w:sz w:val="20"/>
        </w:rPr>
        <w:t>Atmos. Environ.</w:t>
      </w:r>
      <w:r w:rsidRPr="001466BA">
        <w:rPr>
          <w:rFonts w:cs="David"/>
          <w:noProof/>
          <w:sz w:val="20"/>
        </w:rPr>
        <w:t>, vol. 41, no. 11, pp. 2283–2289, 2007.</w:t>
      </w:r>
    </w:p>
    <w:p w14:paraId="1A1FDCC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[50]</w:t>
      </w:r>
      <w:r w:rsidRPr="001466BA">
        <w:rPr>
          <w:rFonts w:cs="David"/>
          <w:noProof/>
          <w:sz w:val="20"/>
        </w:rPr>
        <w:tab/>
        <w:t xml:space="preserve">P. E. Bieringer </w:t>
      </w:r>
      <w:r w:rsidRPr="001466BA">
        <w:rPr>
          <w:rFonts w:cs="David"/>
          <w:i/>
          <w:iCs/>
          <w:noProof/>
          <w:sz w:val="20"/>
        </w:rPr>
        <w:t>et al.</w:t>
      </w:r>
      <w:r w:rsidRPr="001466BA">
        <w:rPr>
          <w:rFonts w:cs="David"/>
          <w:noProof/>
          <w:sz w:val="20"/>
        </w:rPr>
        <w:t xml:space="preserve">, “Automated source term and wind parameter estimation for atmospheric transport and dispersion applications,” </w:t>
      </w:r>
      <w:r w:rsidRPr="001466BA">
        <w:rPr>
          <w:rFonts w:cs="David"/>
          <w:i/>
          <w:iCs/>
          <w:noProof/>
          <w:sz w:val="20"/>
        </w:rPr>
        <w:t>Atmos. Environ.</w:t>
      </w:r>
      <w:r w:rsidRPr="001466BA">
        <w:rPr>
          <w:rFonts w:cs="David"/>
          <w:noProof/>
          <w:sz w:val="20"/>
        </w:rPr>
        <w:t>, vol. 122, pp. 206–219, 2015.</w:t>
      </w:r>
    </w:p>
    <w:p w14:paraId="5365233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[51]</w:t>
      </w:r>
      <w:r w:rsidRPr="001466BA">
        <w:rPr>
          <w:rFonts w:cs="David"/>
          <w:noProof/>
          <w:sz w:val="20"/>
        </w:rPr>
        <w:tab/>
        <w:t xml:space="preserve">K. J. Long, S. E. Haupt, and G. S. Young, “Assessing sensitivity of source term estimation,” </w:t>
      </w:r>
      <w:r w:rsidRPr="001466BA">
        <w:rPr>
          <w:rFonts w:cs="David"/>
          <w:i/>
          <w:iCs/>
          <w:noProof/>
          <w:sz w:val="20"/>
        </w:rPr>
        <w:t>Atmos. Environ.</w:t>
      </w:r>
      <w:r w:rsidRPr="001466BA">
        <w:rPr>
          <w:rFonts w:cs="David"/>
          <w:noProof/>
          <w:sz w:val="20"/>
        </w:rPr>
        <w:t>, vol. 44, no. 12, pp. 1558–1567, 2010.</w:t>
      </w:r>
    </w:p>
    <w:p w14:paraId="6A05EBC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[52]</w:t>
      </w:r>
      <w:r w:rsidRPr="001466BA">
        <w:rPr>
          <w:rFonts w:cs="David"/>
          <w:noProof/>
          <w:sz w:val="20"/>
        </w:rPr>
        <w:tab/>
        <w:t xml:space="preserve">A. Berchet </w:t>
      </w:r>
      <w:r w:rsidRPr="001466BA">
        <w:rPr>
          <w:rFonts w:cs="David"/>
          <w:i/>
          <w:iCs/>
          <w:noProof/>
          <w:sz w:val="20"/>
        </w:rPr>
        <w:t>et al.</w:t>
      </w:r>
      <w:r w:rsidRPr="001466BA">
        <w:rPr>
          <w:rFonts w:cs="David"/>
          <w:noProof/>
          <w:sz w:val="20"/>
        </w:rPr>
        <w:t xml:space="preserve">, “A cost-effective method for simulating city-wide air flow and pollutant dispersion at building resolving scale,” </w:t>
      </w:r>
      <w:r w:rsidRPr="001466BA">
        <w:rPr>
          <w:rFonts w:cs="David"/>
          <w:i/>
          <w:iCs/>
          <w:noProof/>
          <w:sz w:val="20"/>
        </w:rPr>
        <w:t>Atmos. Environ.</w:t>
      </w:r>
      <w:r w:rsidRPr="001466BA">
        <w:rPr>
          <w:rFonts w:cs="David"/>
          <w:noProof/>
          <w:sz w:val="20"/>
        </w:rPr>
        <w:t>, vol. 158, pp. 181–196, 2017.</w:t>
      </w:r>
    </w:p>
    <w:p w14:paraId="0032D424"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[53]</w:t>
      </w:r>
      <w:r w:rsidRPr="001466BA">
        <w:rPr>
          <w:rFonts w:cs="David"/>
          <w:noProof/>
          <w:sz w:val="20"/>
        </w:rPr>
        <w:tab/>
        <w:t>A. Berchet, K. Zink, D. Oettl, J. Brunner, L. Emmenegger, and D. Brunner, “simulations over the city of Zürich , Switzerland,” vol. 2, no. 2, pp. 3441–3459, 2017.</w:t>
      </w:r>
    </w:p>
    <w:p w14:paraId="390107F3"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[54]</w:t>
      </w:r>
      <w:r w:rsidRPr="001466BA">
        <w:rPr>
          <w:rFonts w:cs="David"/>
          <w:noProof/>
          <w:sz w:val="20"/>
        </w:rPr>
        <w:tab/>
        <w:t xml:space="preserve">F. Pasquill, “The estimation of the dispersion of windborne material,” </w:t>
      </w:r>
      <w:r w:rsidRPr="001466BA">
        <w:rPr>
          <w:rFonts w:cs="David"/>
          <w:i/>
          <w:iCs/>
          <w:noProof/>
          <w:sz w:val="20"/>
        </w:rPr>
        <w:t>Met. Mag.</w:t>
      </w:r>
      <w:r w:rsidRPr="001466BA">
        <w:rPr>
          <w:rFonts w:cs="David"/>
          <w:noProof/>
          <w:sz w:val="20"/>
        </w:rPr>
        <w:t>, vol. 90, no. 1161, pp. 33–49, 1961.</w:t>
      </w:r>
    </w:p>
    <w:p w14:paraId="779AC8D2"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[55]</w:t>
      </w:r>
      <w:r w:rsidRPr="001466BA">
        <w:rPr>
          <w:rFonts w:cs="David"/>
          <w:noProof/>
          <w:sz w:val="20"/>
        </w:rPr>
        <w:tab/>
        <w:t xml:space="preserve">D. O. Martin, “Comment On ‘The Change of Concentration Standard Deviations with Distance,’” </w:t>
      </w:r>
      <w:r w:rsidRPr="001466BA">
        <w:rPr>
          <w:rFonts w:cs="David"/>
          <w:i/>
          <w:iCs/>
          <w:noProof/>
          <w:sz w:val="20"/>
        </w:rPr>
        <w:t>J. Air Pollut. Control Assoc.</w:t>
      </w:r>
      <w:r w:rsidRPr="001466BA">
        <w:rPr>
          <w:rFonts w:cs="David"/>
          <w:noProof/>
          <w:sz w:val="20"/>
        </w:rPr>
        <w:t>, vol. 26, no. 2, pp. 145–147, Feb. 1976.</w:t>
      </w:r>
    </w:p>
    <w:p w14:paraId="08171CD3"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[56]</w:t>
      </w:r>
      <w:r w:rsidRPr="001466BA">
        <w:rPr>
          <w:rFonts w:cs="David"/>
          <w:noProof/>
          <w:sz w:val="20"/>
        </w:rPr>
        <w:tab/>
        <w:t>D. B. Turner, “Workbook of Atmospheric Dispersion Estimates; 2nd ed;” 1994.</w:t>
      </w:r>
    </w:p>
    <w:p w14:paraId="79B979E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[57]</w:t>
      </w:r>
      <w:r w:rsidRPr="001466BA">
        <w:rPr>
          <w:rFonts w:cs="David"/>
          <w:noProof/>
          <w:sz w:val="20"/>
        </w:rPr>
        <w:tab/>
        <w:t xml:space="preserve">C. D. Ahrens and R. Henson, </w:t>
      </w:r>
      <w:r w:rsidRPr="001466BA">
        <w:rPr>
          <w:rFonts w:cs="David"/>
          <w:i/>
          <w:iCs/>
          <w:noProof/>
          <w:sz w:val="20"/>
        </w:rPr>
        <w:t>Meteorology Today: An Introduction to Weather, Climate, and the Environment</w:t>
      </w:r>
      <w:r w:rsidRPr="001466BA">
        <w:rPr>
          <w:rFonts w:cs="David"/>
          <w:noProof/>
          <w:sz w:val="20"/>
        </w:rPr>
        <w:t>, 12th ed. Cengage Learning, Inc, 2017.</w:t>
      </w:r>
    </w:p>
    <w:p w14:paraId="5B8790E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[58]</w:t>
      </w:r>
      <w:r w:rsidRPr="001466BA">
        <w:rPr>
          <w:rFonts w:cs="David"/>
          <w:noProof/>
          <w:sz w:val="20"/>
        </w:rPr>
        <w:tab/>
        <w:t xml:space="preserve">D. B. Turner, “A diffusion model for an urban area,” </w:t>
      </w:r>
      <w:r w:rsidRPr="001466BA">
        <w:rPr>
          <w:rFonts w:cs="David"/>
          <w:i/>
          <w:iCs/>
          <w:noProof/>
          <w:sz w:val="20"/>
        </w:rPr>
        <w:t>J. Appl. Meteorol.</w:t>
      </w:r>
      <w:r w:rsidRPr="001466BA">
        <w:rPr>
          <w:rFonts w:cs="David"/>
          <w:noProof/>
          <w:sz w:val="20"/>
        </w:rPr>
        <w:t>, vol. 3, no. 1, pp. 83–91, 1964.</w:t>
      </w:r>
    </w:p>
    <w:p w14:paraId="7ACEC80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[59]</w:t>
      </w:r>
      <w:r w:rsidRPr="001466BA">
        <w:rPr>
          <w:rFonts w:cs="David"/>
          <w:noProof/>
          <w:sz w:val="20"/>
        </w:rPr>
        <w:tab/>
        <w:t xml:space="preserve">USEPA- United States Environmental Protection Agency, “Meteorological Monitoring Guidance for Regulatory Modeling Applications,” </w:t>
      </w:r>
      <w:r w:rsidRPr="001466BA">
        <w:rPr>
          <w:rFonts w:cs="David"/>
          <w:i/>
          <w:iCs/>
          <w:noProof/>
          <w:sz w:val="20"/>
        </w:rPr>
        <w:t>Epa-454/R-99-005</w:t>
      </w:r>
      <w:r w:rsidRPr="001466BA">
        <w:rPr>
          <w:rFonts w:cs="David"/>
          <w:noProof/>
          <w:sz w:val="20"/>
        </w:rPr>
        <w:t>, p. 171, 2000.</w:t>
      </w:r>
    </w:p>
    <w:p w14:paraId="69DDAEA1"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[60]</w:t>
      </w:r>
      <w:r w:rsidRPr="001466BA">
        <w:rPr>
          <w:rFonts w:cs="David"/>
          <w:noProof/>
          <w:sz w:val="20"/>
        </w:rPr>
        <w:tab/>
        <w:t>D. Hadka, “Beginner ’ s Guide to the MOEA Framework,” p. 214, 2017.</w:t>
      </w:r>
    </w:p>
    <w:p w14:paraId="788145E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[61]</w:t>
      </w:r>
      <w:r w:rsidRPr="001466BA">
        <w:rPr>
          <w:rFonts w:cs="David"/>
          <w:noProof/>
          <w:sz w:val="20"/>
        </w:rPr>
        <w:tab/>
        <w:t>D. Hadka, “Borg</w:t>
      </w:r>
      <w:r w:rsidRPr="001466BA">
        <w:rPr>
          <w:rFonts w:ascii="Arial" w:hAnsi="Arial" w:cs="Arial"/>
          <w:noProof/>
          <w:sz w:val="20"/>
        </w:rPr>
        <w:t> </w:t>
      </w:r>
      <w:r w:rsidRPr="001466BA">
        <w:rPr>
          <w:rFonts w:cs="David"/>
          <w:noProof/>
          <w:sz w:val="20"/>
        </w:rPr>
        <w:t>: An Auto-Adaptive Many-Objective Evolutionary Computing Framework,” vol. 21, no. 2, pp. 231–259, 2013.</w:t>
      </w:r>
    </w:p>
    <w:p w14:paraId="1263B2F2"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[62]</w:t>
      </w:r>
      <w:r w:rsidRPr="001466BA">
        <w:rPr>
          <w:rFonts w:cs="David"/>
          <w:noProof/>
          <w:sz w:val="20"/>
        </w:rPr>
        <w:tab/>
        <w:t xml:space="preserve">E. K. Burke </w:t>
      </w:r>
      <w:r w:rsidRPr="001466BA">
        <w:rPr>
          <w:rFonts w:cs="David"/>
          <w:i/>
          <w:iCs/>
          <w:noProof/>
          <w:sz w:val="20"/>
        </w:rPr>
        <w:t>et al.</w:t>
      </w:r>
      <w:r w:rsidRPr="001466BA">
        <w:rPr>
          <w:rFonts w:cs="David"/>
          <w:noProof/>
          <w:sz w:val="20"/>
        </w:rPr>
        <w:t xml:space="preserve">, “Hyper-heuristics: A survey of the state of the art,” </w:t>
      </w:r>
      <w:r w:rsidRPr="001466BA">
        <w:rPr>
          <w:rFonts w:cs="David"/>
          <w:i/>
          <w:iCs/>
          <w:noProof/>
          <w:sz w:val="20"/>
        </w:rPr>
        <w:t>J. Oper. Res. Soc.</w:t>
      </w:r>
      <w:r w:rsidRPr="001466BA">
        <w:rPr>
          <w:rFonts w:cs="David"/>
          <w:noProof/>
          <w:sz w:val="20"/>
        </w:rPr>
        <w:t>, vol. 64, no. 12, pp. 1695–1724, 2013.</w:t>
      </w:r>
    </w:p>
    <w:p w14:paraId="7E831B99" w14:textId="38E91FD1" w:rsidR="008901CA" w:rsidRPr="00C8396F" w:rsidRDefault="008901CA" w:rsidP="00E87BA7">
      <w:pPr>
        <w:widowControl w:val="0"/>
        <w:autoSpaceDE w:val="0"/>
        <w:autoSpaceDN w:val="0"/>
        <w:adjustRightInd w:val="0"/>
        <w:spacing w:line="240" w:lineRule="auto"/>
        <w:ind w:left="640" w:hanging="640"/>
        <w:rPr>
          <w:rFonts w:cs="David"/>
          <w:color w:val="000000" w:themeColor="text1"/>
          <w:sz w:val="20"/>
          <w:szCs w:val="20"/>
        </w:rPr>
      </w:pPr>
      <w:r w:rsidRPr="00C8396F">
        <w:rPr>
          <w:rFonts w:cs="David" w:hint="cs"/>
          <w:color w:val="000000" w:themeColor="text1"/>
          <w:sz w:val="20"/>
          <w:szCs w:val="20"/>
        </w:rPr>
        <w:fldChar w:fldCharType="end"/>
      </w:r>
    </w:p>
    <w:p w14:paraId="41682042" w14:textId="52AA6588" w:rsidR="0069712C" w:rsidRPr="00A10451" w:rsidRDefault="0069712C" w:rsidP="00E87BA7">
      <w:pPr>
        <w:widowControl w:val="0"/>
        <w:autoSpaceDE w:val="0"/>
        <w:autoSpaceDN w:val="0"/>
        <w:adjustRightInd w:val="0"/>
        <w:ind w:left="640" w:hanging="640"/>
        <w:rPr>
          <w:rFonts w:cs="David"/>
          <w:color w:val="000000" w:themeColor="text1"/>
        </w:rPr>
      </w:pPr>
    </w:p>
    <w:p w14:paraId="6E05FF46" w14:textId="771F1DB5" w:rsidR="0069712C" w:rsidRPr="00A10451" w:rsidRDefault="0069712C" w:rsidP="00E87BA7">
      <w:pPr>
        <w:widowControl w:val="0"/>
        <w:autoSpaceDE w:val="0"/>
        <w:autoSpaceDN w:val="0"/>
        <w:adjustRightInd w:val="0"/>
        <w:ind w:left="640" w:hanging="640"/>
        <w:rPr>
          <w:rFonts w:cs="David"/>
          <w:color w:val="000000" w:themeColor="text1"/>
        </w:rPr>
      </w:pPr>
    </w:p>
    <w:p w14:paraId="783016CC" w14:textId="4C26A618" w:rsidR="0069712C" w:rsidRDefault="002C4083" w:rsidP="00E87BA7">
      <w:pPr>
        <w:pStyle w:val="Heading1"/>
      </w:pPr>
      <w:bookmarkStart w:id="183" w:name="_Toc13777011"/>
      <w:r>
        <w:lastRenderedPageBreak/>
        <w:t>Appendi</w:t>
      </w:r>
      <w:r w:rsidR="008A424D">
        <w:t>ces</w:t>
      </w:r>
      <w:bookmarkEnd w:id="183"/>
    </w:p>
    <w:p w14:paraId="2FF3E0AC" w14:textId="5EDA5BE5" w:rsidR="00AF2A29" w:rsidRDefault="005B0747" w:rsidP="00E87BA7">
      <w:pPr>
        <w:pStyle w:val="Heading2"/>
      </w:pPr>
      <w:bookmarkStart w:id="184" w:name="_Toc13777012"/>
      <w:r>
        <w:t>Appendix A</w:t>
      </w:r>
      <w:bookmarkEnd w:id="184"/>
    </w:p>
    <w:p w14:paraId="7A045141" w14:textId="12AE2E7D" w:rsidR="00AF2A29" w:rsidRDefault="00AF2A29" w:rsidP="00E87BA7"/>
    <w:p w14:paraId="0D38D886" w14:textId="11416BDA" w:rsidR="002A4954" w:rsidRPr="002A4954" w:rsidRDefault="002A4954" w:rsidP="00E87BA7">
      <w:pPr>
        <w:pStyle w:val="Caption"/>
        <w:keepNext/>
        <w:spacing w:line="276" w:lineRule="auto"/>
        <w:rPr>
          <w:rFonts w:ascii="David" w:hAnsi="David" w:cs="David"/>
          <w:i w:val="0"/>
          <w:iCs w:val="0"/>
          <w:color w:val="000000" w:themeColor="text1"/>
          <w:sz w:val="20"/>
          <w:szCs w:val="20"/>
        </w:rPr>
      </w:pPr>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Pr="002A4954">
        <w:rPr>
          <w:rFonts w:ascii="David" w:hAnsi="David" w:cs="David"/>
          <w:b/>
          <w:bCs/>
          <w:i w:val="0"/>
          <w:iCs w:val="0"/>
          <w:color w:val="000000" w:themeColor="text1"/>
          <w:sz w:val="20"/>
          <w:szCs w:val="20"/>
        </w:rPr>
        <w:t>2</w:t>
      </w:r>
      <w:r w:rsidRPr="002A4954">
        <w:rPr>
          <w:rFonts w:ascii="David" w:hAnsi="David" w:cs="David"/>
          <w:b/>
          <w:bCs/>
          <w:i w:val="0"/>
          <w:iCs w:val="0"/>
          <w:color w:val="000000" w:themeColor="text1"/>
          <w:sz w:val="20"/>
          <w:szCs w:val="20"/>
        </w:rPr>
        <w:fldChar w:fldCharType="end"/>
      </w:r>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Table 3 </w:t>
      </w:r>
      <w:r w:rsidR="001466BA" w:rsidRPr="004218D1">
        <w:rPr>
          <w:rFonts w:ascii="David" w:hAnsi="David" w:cs="David"/>
          <w:i w:val="0"/>
          <w:iCs w:val="0"/>
          <w:color w:val="000000" w:themeColor="text1"/>
          <w:sz w:val="20"/>
          <w:szCs w:val="20"/>
        </w:rPr>
        <w:fldChar w:fldCharType="begin" w:fldLock="1"/>
      </w:r>
      <w:r w:rsidR="001466BA" w:rsidRPr="004218D1">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466BA" w:rsidRPr="004218D1">
        <w:rPr>
          <w:rFonts w:ascii="David" w:hAnsi="David" w:cs="David"/>
          <w:i w:val="0"/>
          <w:iCs w:val="0"/>
          <w:color w:val="000000" w:themeColor="text1"/>
          <w:sz w:val="20"/>
          <w:szCs w:val="20"/>
        </w:rPr>
        <w:t>[59]</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30075A50">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8"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499B4419" w:rsidR="00420167" w:rsidRDefault="00420167"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185" w:name="_Toc13777013"/>
      <w:r>
        <w:lastRenderedPageBreak/>
        <w:t>Appendix</w:t>
      </w:r>
      <w:r w:rsidR="00BD6BC6">
        <w:t xml:space="preserve"> </w:t>
      </w:r>
      <w:r w:rsidR="00F55165">
        <w:t>B</w:t>
      </w:r>
      <w:bookmarkEnd w:id="185"/>
      <w:r w:rsidR="00BD6BC6">
        <w:t xml:space="preserve"> </w:t>
      </w:r>
    </w:p>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49132FA1" w:rsidR="00541696" w:rsidRPr="00541696" w:rsidRDefault="00541696" w:rsidP="00E87BA7">
      <w:pPr>
        <w:pStyle w:val="Caption"/>
        <w:keepNext/>
        <w:spacing w:line="276" w:lineRule="auto"/>
        <w:rPr>
          <w:rFonts w:ascii="David" w:hAnsi="David" w:cs="David"/>
          <w:i w:val="0"/>
          <w:iCs w:val="0"/>
          <w:color w:val="000000" w:themeColor="text1"/>
          <w:sz w:val="20"/>
          <w:szCs w:val="20"/>
        </w:rPr>
      </w:pPr>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2A4954" w:rsidRPr="004218D1">
        <w:rPr>
          <w:rFonts w:ascii="David" w:hAnsi="David" w:cs="David"/>
          <w:b/>
          <w:bCs/>
          <w:i w:val="0"/>
          <w:iCs w:val="0"/>
          <w:color w:val="000000" w:themeColor="text1"/>
          <w:sz w:val="20"/>
          <w:szCs w:val="20"/>
        </w:rPr>
        <w:t>3</w:t>
      </w:r>
      <w:r w:rsidRPr="004218D1">
        <w:rPr>
          <w:rFonts w:ascii="David" w:hAnsi="David" w:cs="David"/>
          <w:b/>
          <w:bCs/>
          <w:i w:val="0"/>
          <w:iCs w:val="0"/>
          <w:color w:val="000000" w:themeColor="text1"/>
          <w:sz w:val="20"/>
          <w:szCs w:val="20"/>
        </w:rPr>
        <w:fldChar w:fldCharType="end"/>
      </w:r>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Used with Table 2</w:t>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466BA" w:rsidRPr="004218D1">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[59]"},"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2D7306" w:rsidRPr="004218D1">
        <w:rPr>
          <w:rFonts w:ascii="David" w:hAnsi="David" w:cs="David"/>
          <w:i w:val="0"/>
          <w:iCs w:val="0"/>
          <w:color w:val="000000" w:themeColor="text1"/>
          <w:sz w:val="20"/>
          <w:szCs w:val="20"/>
        </w:rPr>
        <w:t>[59]</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5208528">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9">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5EF1924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57D3512C" w:rsidR="0069712C" w:rsidRPr="00A10451" w:rsidRDefault="00E76654" w:rsidP="00E87BA7">
      <w:pPr>
        <w:pStyle w:val="Heading2"/>
      </w:pPr>
      <w:bookmarkStart w:id="186" w:name="_Toc13777014"/>
      <w:r>
        <w:rPr>
          <w:noProof/>
        </w:rPr>
        <w:lastRenderedPageBreak/>
        <w:drawing>
          <wp:anchor distT="0" distB="0" distL="114300" distR="114300" simplePos="0" relativeHeight="251655168" behindDoc="0" locked="0" layoutInCell="1" allowOverlap="1" wp14:anchorId="4D068096" wp14:editId="6BA11E0E">
            <wp:simplePos x="0" y="0"/>
            <wp:positionH relativeFrom="column">
              <wp:posOffset>-1338580</wp:posOffset>
            </wp:positionH>
            <wp:positionV relativeFrom="paragraph">
              <wp:posOffset>2124075</wp:posOffset>
            </wp:positionV>
            <wp:extent cx="8577580" cy="4885690"/>
            <wp:effectExtent l="4445"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D_matrices_of_chosen_solutions.png"/>
                    <pic:cNvPicPr/>
                  </pic:nvPicPr>
                  <pic:blipFill rotWithShape="1">
                    <a:blip r:embed="rId30" cstate="print">
                      <a:extLst>
                        <a:ext uri="{28A0092B-C50C-407E-A947-70E740481C1C}">
                          <a14:useLocalDpi xmlns:a14="http://schemas.microsoft.com/office/drawing/2010/main" val="0"/>
                        </a:ext>
                      </a:extLst>
                    </a:blip>
                    <a:srcRect l="9075" t="2241" r="8037" b="6003"/>
                    <a:stretch/>
                  </pic:blipFill>
                  <pic:spPr bwMode="auto">
                    <a:xfrm rot="16200000">
                      <a:off x="0" y="0"/>
                      <a:ext cx="8577580" cy="4885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5333C6B6" wp14:editId="1F0AE6B7">
                <wp:simplePos x="0" y="0"/>
                <wp:positionH relativeFrom="column">
                  <wp:posOffset>1636395</wp:posOffset>
                </wp:positionH>
                <wp:positionV relativeFrom="paragraph">
                  <wp:posOffset>4460875</wp:posOffset>
                </wp:positionV>
                <wp:extent cx="8348345" cy="445770"/>
                <wp:effectExtent l="1588" t="0" r="0" b="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348345" cy="445770"/>
                        </a:xfrm>
                        <a:prstGeom prst="rect">
                          <a:avLst/>
                        </a:prstGeom>
                        <a:solidFill>
                          <a:prstClr val="white"/>
                        </a:solidFill>
                        <a:ln>
                          <a:noFill/>
                        </a:ln>
                      </wps:spPr>
                      <wps:txbx>
                        <w:txbxContent>
                          <w:p w14:paraId="1CC70E6C" w14:textId="58487FB9" w:rsidR="00214EA9" w:rsidRPr="00875583" w:rsidRDefault="00214EA9" w:rsidP="004218D1">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Sample solutions 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the minimal number of objectives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4218D1">
                              <w:rPr>
                                <w:rFonts w:ascii="David" w:hAnsi="David" w:cs="David"/>
                                <w:i w:val="0"/>
                                <w:iCs w:val="0"/>
                                <w:color w:val="000000" w:themeColor="text1"/>
                                <w:sz w:val="20"/>
                                <w:szCs w:val="20"/>
                              </w:rPr>
                              <w:t>5</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the average minimal PED values </w:t>
                            </w:r>
                            <w:r>
                              <w:rPr>
                                <w:rFonts w:ascii="David" w:hAnsi="David" w:cs="David"/>
                                <w:i w:val="0"/>
                                <w:iCs w:val="0"/>
                                <w:color w:val="000000" w:themeColor="text1"/>
                                <w:sz w:val="20"/>
                                <w:szCs w:val="20"/>
                              </w:rPr>
                              <w:t>as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875583">
                              <w:rPr>
                                <w:rFonts w:ascii="David" w:hAnsi="David" w:cs="David"/>
                                <w:i w:val="0"/>
                                <w:iCs w:val="0"/>
                                <w:color w:val="000000" w:themeColor="text1"/>
                                <w:sz w:val="20"/>
                                <w:szCs w:val="20"/>
                              </w:rPr>
                              <w:t>6</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To the right of each displayed solution is attached a colormap of minimal PED values of each transformation set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0" type="#_x0000_t202" style="position:absolute;left:0;text-align:left;margin-left:128.85pt;margin-top:351.25pt;width:657.35pt;height:35.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" stroked="f">
                <v:textbox inset="0,0,0,0">
                  <w:txbxContent>
                    <w:p w14:paraId="1CC70E6C" w14:textId="58487FB9" w:rsidR="00214EA9" w:rsidRPr="00875583" w:rsidRDefault="00214EA9" w:rsidP="004218D1">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Sample solutions 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the minimal number of objectives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4218D1">
                        <w:rPr>
                          <w:rFonts w:ascii="David" w:hAnsi="David" w:cs="David"/>
                          <w:i w:val="0"/>
                          <w:iCs w:val="0"/>
                          <w:color w:val="000000" w:themeColor="text1"/>
                          <w:sz w:val="20"/>
                          <w:szCs w:val="20"/>
                        </w:rPr>
                        <w:t>5</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the average minimal PED values </w:t>
                      </w:r>
                      <w:r>
                        <w:rPr>
                          <w:rFonts w:ascii="David" w:hAnsi="David" w:cs="David"/>
                          <w:i w:val="0"/>
                          <w:iCs w:val="0"/>
                          <w:color w:val="000000" w:themeColor="text1"/>
                          <w:sz w:val="20"/>
                          <w:szCs w:val="20"/>
                        </w:rPr>
                        <w:t>as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875583">
                        <w:rPr>
                          <w:rFonts w:ascii="David" w:hAnsi="David" w:cs="David"/>
                          <w:i w:val="0"/>
                          <w:iCs w:val="0"/>
                          <w:color w:val="000000" w:themeColor="text1"/>
                          <w:sz w:val="20"/>
                          <w:szCs w:val="20"/>
                        </w:rPr>
                        <w:t>6</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To the right of each displayed solution is attached a colormap of minimal PED values of each transformation set between active sources. </w:t>
                      </w:r>
                    </w:p>
                  </w:txbxContent>
                </v:textbox>
                <w10:wrap type="square"/>
              </v:shape>
            </w:pict>
          </mc:Fallback>
        </mc:AlternateContent>
      </w:r>
      <w:r w:rsidR="00D442F2">
        <w:t xml:space="preserve">Appendix </w:t>
      </w:r>
      <w:r w:rsidR="00042226">
        <w:t>C</w:t>
      </w:r>
      <w:bookmarkEnd w:id="186"/>
    </w:p>
    <w:sectPr w:rsidR="0069712C" w:rsidRPr="00A10451" w:rsidSect="004F2A45">
      <w:headerReference w:type="default" r:id="rId31"/>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7-10T16:57:00Z" w:initials="IB">
    <w:p w14:paraId="7F11CDD3" w14:textId="26B68ECB" w:rsidR="00214EA9" w:rsidRDefault="00214EA9">
      <w:pPr>
        <w:pStyle w:val="CommentText"/>
      </w:pPr>
      <w:r>
        <w:rPr>
          <w:rStyle w:val="CommentReference"/>
        </w:rPr>
        <w:annotationRef/>
      </w:r>
      <w:r>
        <w:t>Add case study.</w:t>
      </w:r>
    </w:p>
  </w:comment>
  <w:comment w:id="14" w:author="ss kk" w:date="2019-07-07T10:26:00Z" w:initials="sk">
    <w:p w14:paraId="0FB9D485" w14:textId="1046B5C4" w:rsidR="00214EA9" w:rsidRDefault="00214EA9">
      <w:pPr>
        <w:pStyle w:val="CommentText"/>
      </w:pPr>
      <w:r>
        <w:rPr>
          <w:rStyle w:val="CommentReference"/>
        </w:rPr>
        <w:annotationRef/>
      </w:r>
      <w:r>
        <w:t>Great introductory section!</w:t>
      </w:r>
    </w:p>
  </w:comment>
  <w:comment w:id="64" w:author="Barak Fishbain" w:date="2019-06-02T13:18:00Z" w:initials="BF">
    <w:p w14:paraId="0ED2F9BE" w14:textId="3FAAEB0C" w:rsidR="00214EA9" w:rsidRDefault="00214EA9">
      <w:pPr>
        <w:pStyle w:val="CommentText"/>
      </w:pPr>
      <w:r>
        <w:rPr>
          <w:rStyle w:val="CommentReference"/>
        </w:rPr>
        <w:annotationRef/>
      </w:r>
      <w:r w:rsidRPr="00A1091B">
        <w:t>You should address the suitability question as well. Especially when we consider heterogenous network. But even if you chose to disregard heterogeneity the suitability is a factor.</w:t>
      </w:r>
      <w:r>
        <w:t xml:space="preserve"> </w:t>
      </w:r>
    </w:p>
  </w:comment>
  <w:comment w:id="65" w:author="Idit Balachsan" w:date="2019-06-17T12:24:00Z" w:initials="IB">
    <w:p w14:paraId="313602EC" w14:textId="7AE459DE" w:rsidR="00214EA9" w:rsidRDefault="00214EA9">
      <w:pPr>
        <w:pStyle w:val="CommentText"/>
      </w:pPr>
      <w:r>
        <w:rPr>
          <w:rStyle w:val="CommentReference"/>
        </w:rPr>
        <w:annotationRef/>
      </w:r>
      <w:r>
        <w:rPr>
          <w:highlight w:val="yellow"/>
        </w:rPr>
        <w:t xml:space="preserve">Not sure I understand. </w:t>
      </w:r>
      <w:r w:rsidRPr="00A1091B">
        <w:rPr>
          <w:highlight w:val="yellow"/>
        </w:rPr>
        <w:t>By suitability you mean – “is the sensor suitable for the optional location?”? meaning – address the land use</w:t>
      </w:r>
      <w:r>
        <w:rPr>
          <w:highlight w:val="yellow"/>
        </w:rPr>
        <w:t xml:space="preserve"> like Uri did</w:t>
      </w:r>
      <w:r w:rsidRPr="00A1091B">
        <w:rPr>
          <w:highlight w:val="yellow"/>
        </w:rPr>
        <w:t>? correct me if I’m wrong - but I think Uri’s work had to have something like that because it did not consider the pollution concentrations…</w:t>
      </w:r>
    </w:p>
  </w:comment>
  <w:comment w:id="67" w:author="ss kk" w:date="2019-07-07T14:51:00Z" w:initials="sk">
    <w:p w14:paraId="4C8AA783" w14:textId="6C78D6CF" w:rsidR="00214EA9" w:rsidRDefault="00214EA9">
      <w:pPr>
        <w:pStyle w:val="CommentText"/>
      </w:pPr>
      <w:r>
        <w:rPr>
          <w:rStyle w:val="CommentReference"/>
        </w:rPr>
        <w:annotationRef/>
      </w:r>
      <w:r>
        <w:t>Single or multi?</w:t>
      </w:r>
    </w:p>
  </w:comment>
  <w:comment w:id="68" w:author="Idit Balachsan" w:date="2019-07-10T14:33:00Z" w:initials="IB">
    <w:p w14:paraId="5A23F543" w14:textId="2073A67A" w:rsidR="00214EA9" w:rsidRDefault="00214EA9">
      <w:pPr>
        <w:pStyle w:val="CommentText"/>
      </w:pPr>
      <w:r>
        <w:rPr>
          <w:rStyle w:val="CommentReference"/>
        </w:rPr>
        <w:annotationRef/>
      </w:r>
      <w:r w:rsidRPr="00AE6EFD">
        <w:rPr>
          <w:highlight w:val="yellow"/>
        </w:rPr>
        <w:t>Single (added the word), but for a pre-defined number of sensors…</w:t>
      </w:r>
    </w:p>
  </w:comment>
  <w:comment w:id="76" w:author="ss kk" w:date="2019-07-07T14:54:00Z" w:initials="sk">
    <w:p w14:paraId="3965C275" w14:textId="77777777" w:rsidR="00214EA9" w:rsidRDefault="00214EA9" w:rsidP="00A5579D">
      <w:pPr>
        <w:pStyle w:val="CommentText"/>
      </w:pPr>
      <w:r>
        <w:rPr>
          <w:rStyle w:val="CommentReference"/>
        </w:rPr>
        <w:annotationRef/>
      </w:r>
      <w:r>
        <w:t>It may be worthwhile to explore the balance between network portability /detection probability /price. As sensor become more portable, say you are using a drone, the amount of operational sensors/dollar decreases. Hence, the probability for detection may increase slower than expected with the increase in resources</w:t>
      </w:r>
    </w:p>
    <w:p w14:paraId="09EBAD64" w14:textId="2CA7B8B5" w:rsidR="00214EA9" w:rsidRDefault="00214EA9" w:rsidP="00A5579D">
      <w:pPr>
        <w:pStyle w:val="CommentText"/>
      </w:pPr>
      <w:r>
        <w:t xml:space="preserve"> </w:t>
      </w:r>
    </w:p>
  </w:comment>
  <w:comment w:id="77" w:author="Idit Balachsan" w:date="2019-07-11T15:23:00Z" w:initials="IB">
    <w:p w14:paraId="6F662BCD" w14:textId="7EE15173" w:rsidR="00214EA9" w:rsidRDefault="00214EA9">
      <w:pPr>
        <w:pStyle w:val="CommentText"/>
      </w:pPr>
      <w:r>
        <w:rPr>
          <w:rStyle w:val="CommentReference"/>
        </w:rPr>
        <w:annotationRef/>
      </w:r>
      <w:r w:rsidRPr="00265CCA">
        <w:rPr>
          <w:highlight w:val="yellow"/>
        </w:rPr>
        <w:t>I had no drones in my mind when I wrote it. I think I might have misinterpreted the word “portable”. I thought of it just as sensors which are easily moved…</w:t>
      </w:r>
      <w:r>
        <w:t xml:space="preserve">  </w:t>
      </w:r>
    </w:p>
  </w:comment>
  <w:comment w:id="109" w:author="Barak Fishbain" w:date="2019-06-02T13:53:00Z" w:initials="BF">
    <w:p w14:paraId="3DE0A5B8" w14:textId="539FA896" w:rsidR="00214EA9" w:rsidRDefault="00214EA9">
      <w:pPr>
        <w:pStyle w:val="CommentText"/>
      </w:pPr>
      <w:r>
        <w:rPr>
          <w:rStyle w:val="CommentReference"/>
        </w:rPr>
        <w:annotationRef/>
      </w:r>
      <w:r>
        <w:t xml:space="preserve">I believe that this should be the FIRST section of the methodology BEFORE </w:t>
      </w:r>
      <w:proofErr w:type="gramStart"/>
      <w:r w:rsidRPr="00A10451">
        <w:rPr>
          <w:rFonts w:cs="David" w:hint="cs"/>
        </w:rPr>
        <w:t>The</w:t>
      </w:r>
      <w:proofErr w:type="gramEnd"/>
      <w:r w:rsidRPr="00A10451">
        <w:rPr>
          <w:rFonts w:cs="David" w:hint="cs"/>
        </w:rPr>
        <w:t xml:space="preserve"> Gaussian plume model</w:t>
      </w:r>
      <w:r>
        <w:rPr>
          <w:rFonts w:cs="David"/>
        </w:rPr>
        <w:t xml:space="preserve">. Then you can state that we can use ANY model, but for the sake of simplicity we will start with the Gaussian model. </w:t>
      </w:r>
    </w:p>
  </w:comment>
  <w:comment w:id="110" w:author="Idit Balachsan" w:date="2019-06-05T10:44:00Z" w:initials="IB">
    <w:p w14:paraId="36AD7786" w14:textId="45B95EAD" w:rsidR="00214EA9" w:rsidRDefault="00214EA9">
      <w:pPr>
        <w:pStyle w:val="CommentText"/>
      </w:pPr>
      <w:r>
        <w:rPr>
          <w:rStyle w:val="CommentReference"/>
        </w:rPr>
        <w:annotationRef/>
      </w:r>
      <w:r w:rsidRPr="00D528CC">
        <w:rPr>
          <w:highlight w:val="yellow"/>
        </w:rPr>
        <w:t>I disagree. See the suggested new order and tell me if you still think so.</w:t>
      </w:r>
      <w:r>
        <w:t xml:space="preserve">  </w:t>
      </w:r>
    </w:p>
  </w:comment>
  <w:comment w:id="156" w:author="ss kk" w:date="2019-07-07T15:17:00Z" w:initials="sk">
    <w:p w14:paraId="44F58514" w14:textId="3E6C4FF4" w:rsidR="00214EA9" w:rsidRDefault="00214EA9">
      <w:pPr>
        <w:pStyle w:val="CommentText"/>
      </w:pPr>
      <w:r>
        <w:rPr>
          <w:rStyle w:val="CommentReference"/>
        </w:rPr>
        <w:annotationRef/>
      </w:r>
      <w:r>
        <w:t>May be rephrase as the study of the tradeoff between portability and effectivity/$</w:t>
      </w:r>
    </w:p>
  </w:comment>
  <w:comment w:id="157" w:author="Idit Balachsan" w:date="2019-07-11T15:26:00Z" w:initials="IB">
    <w:p w14:paraId="148D0EEB" w14:textId="70A4CE61" w:rsidR="00214EA9" w:rsidRDefault="00214EA9">
      <w:pPr>
        <w:pStyle w:val="CommentText"/>
      </w:pPr>
      <w:r w:rsidRPr="008B42C4">
        <w:rPr>
          <w:rStyle w:val="CommentReference"/>
          <w:highlight w:val="yellow"/>
        </w:rPr>
        <w:annotationRef/>
      </w:r>
      <w:r w:rsidRPr="008B42C4">
        <w:rPr>
          <w:highlight w:val="yellow"/>
        </w:rPr>
        <w:t>See my answer to the same comment above.</w:t>
      </w:r>
      <w:r>
        <w:t xml:space="preserve"> </w:t>
      </w:r>
    </w:p>
  </w:comment>
  <w:comment w:id="170" w:author="Idit Balachsan" w:date="2019-07-11T22:21:00Z" w:initials="IB">
    <w:p w14:paraId="1CC2DE20" w14:textId="69A62839" w:rsidR="00214EA9" w:rsidRDefault="00214EA9">
      <w:pPr>
        <w:pStyle w:val="CommentText"/>
      </w:pPr>
      <w:r w:rsidRPr="00AE6EFD">
        <w:rPr>
          <w:rStyle w:val="CommentReference"/>
          <w:highlight w:val="yellow"/>
        </w:rPr>
        <w:annotationRef/>
      </w:r>
      <w:r w:rsidRPr="00AE6EFD">
        <w:rPr>
          <w:highlight w:val="yellow"/>
        </w:rPr>
        <w:t>Should I add a distribution of the stability classes?</w:t>
      </w:r>
    </w:p>
  </w:comment>
  <w:comment w:id="172" w:author="ss kk" w:date="2019-07-07T15:22:00Z" w:initials="sk">
    <w:p w14:paraId="454CD391" w14:textId="0DD29F99" w:rsidR="00214EA9" w:rsidRDefault="00214EA9" w:rsidP="00607214">
      <w:pPr>
        <w:pStyle w:val="CommentText"/>
      </w:pPr>
      <w:r>
        <w:rPr>
          <w:rStyle w:val="CommentReference"/>
        </w:rPr>
        <w:annotationRef/>
      </w:r>
      <w:r>
        <w:t xml:space="preserve">You should explicitly say that high PED means improved performance. And high sensors count results in expensive sensor array. Hence the conflict. </w:t>
      </w:r>
    </w:p>
  </w:comment>
  <w:comment w:id="173" w:author="Idit Balachsan" w:date="2019-07-11T15:47:00Z" w:initials="IB">
    <w:p w14:paraId="688FB0CF" w14:textId="38DE0DFC" w:rsidR="00214EA9" w:rsidRDefault="00214EA9">
      <w:pPr>
        <w:pStyle w:val="CommentText"/>
      </w:pPr>
      <w:r w:rsidRPr="00F63FE8">
        <w:rPr>
          <w:rStyle w:val="CommentReference"/>
          <w:highlight w:val="yellow"/>
        </w:rPr>
        <w:annotationRef/>
      </w:r>
      <w:r>
        <w:rPr>
          <w:highlight w:val="yellow"/>
        </w:rPr>
        <w:t>see</w:t>
      </w:r>
      <w:r w:rsidRPr="00F63FE8">
        <w:rPr>
          <w:highlight w:val="yellow"/>
        </w:rPr>
        <w:t xml:space="preserve"> sentence</w:t>
      </w:r>
      <w:r>
        <w:rPr>
          <w:highlight w:val="yellow"/>
        </w:rPr>
        <w:t xml:space="preserve"> I added</w:t>
      </w:r>
      <w:r w:rsidRPr="00F63FE8">
        <w:rPr>
          <w:highlight w:val="yellow"/>
        </w:rPr>
        <w: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11CDD3" w15:done="0"/>
  <w15:commentEx w15:paraId="0FB9D485" w15:done="0"/>
  <w15:commentEx w15:paraId="0ED2F9BE" w15:done="0"/>
  <w15:commentEx w15:paraId="313602EC" w15:paraIdParent="0ED2F9BE" w15:done="0"/>
  <w15:commentEx w15:paraId="4C8AA783" w15:done="0"/>
  <w15:commentEx w15:paraId="5A23F543" w15:paraIdParent="4C8AA783" w15:done="0"/>
  <w15:commentEx w15:paraId="09EBAD64" w15:done="0"/>
  <w15:commentEx w15:paraId="6F662BCD" w15:paraIdParent="09EBAD64" w15:done="0"/>
  <w15:commentEx w15:paraId="3DE0A5B8" w15:done="0"/>
  <w15:commentEx w15:paraId="36AD7786" w15:paraIdParent="3DE0A5B8" w15:done="0"/>
  <w15:commentEx w15:paraId="44F58514" w15:done="0"/>
  <w15:commentEx w15:paraId="148D0EEB" w15:paraIdParent="44F58514" w15:done="0"/>
  <w15:commentEx w15:paraId="1CC2DE20" w15:done="0"/>
  <w15:commentEx w15:paraId="454CD391" w15:done="0"/>
  <w15:commentEx w15:paraId="688FB0CF" w15:paraIdParent="454CD3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11CDD3" w16cid:durableId="20D0977F"/>
  <w16cid:commentId w16cid:paraId="0FB9D485" w16cid:durableId="20D0691F"/>
  <w16cid:commentId w16cid:paraId="0ED2F9BE" w16cid:durableId="209E4B43"/>
  <w16cid:commentId w16cid:paraId="313602EC" w16cid:durableId="20B20508"/>
  <w16cid:commentId w16cid:paraId="4C8AA783" w16cid:durableId="20D06925"/>
  <w16cid:commentId w16cid:paraId="5A23F543" w16cid:durableId="20D075BE"/>
  <w16cid:commentId w16cid:paraId="09EBAD64" w16cid:durableId="20D06926"/>
  <w16cid:commentId w16cid:paraId="6F662BCD" w16cid:durableId="20D1D301"/>
  <w16cid:commentId w16cid:paraId="3DE0A5B8" w16cid:durableId="209E5357"/>
  <w16cid:commentId w16cid:paraId="36AD7786" w16cid:durableId="20A21BAB"/>
  <w16cid:commentId w16cid:paraId="44F58514" w16cid:durableId="20D06929"/>
  <w16cid:commentId w16cid:paraId="148D0EEB" w16cid:durableId="20D1D3A3"/>
  <w16cid:commentId w16cid:paraId="1CC2DE20" w16cid:durableId="20D234F7"/>
  <w16cid:commentId w16cid:paraId="454CD391" w16cid:durableId="20D0692A"/>
  <w16cid:commentId w16cid:paraId="688FB0CF" w16cid:durableId="20D1D8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D3387" w14:textId="77777777" w:rsidR="00366E86" w:rsidRDefault="00366E86" w:rsidP="00D44124">
      <w:r>
        <w:separator/>
      </w:r>
    </w:p>
  </w:endnote>
  <w:endnote w:type="continuationSeparator" w:id="0">
    <w:p w14:paraId="655CBA90" w14:textId="77777777" w:rsidR="00366E86" w:rsidRDefault="00366E86"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FFF24" w14:textId="77777777" w:rsidR="00366E86" w:rsidRDefault="00366E86" w:rsidP="00D44124">
      <w:r>
        <w:separator/>
      </w:r>
    </w:p>
  </w:footnote>
  <w:footnote w:type="continuationSeparator" w:id="0">
    <w:p w14:paraId="54392362" w14:textId="77777777" w:rsidR="00366E86" w:rsidRDefault="00366E86"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214EA9" w:rsidRDefault="00214EA9"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214EA9" w:rsidRDefault="00214EA9"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214EA9" w:rsidRDefault="00214EA9"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214EA9" w:rsidRDefault="00214EA9"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613CBDC9" w14:textId="77777777" w:rsidR="00214EA9" w:rsidRDefault="00214EA9"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0C1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C66FF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E223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047C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DC0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22E88E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6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4CD9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F086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300C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4"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1544F0"/>
    <w:multiLevelType w:val="multilevel"/>
    <w:tmpl w:val="12E432C4"/>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0F37BE"/>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5"/>
  </w:num>
  <w:num w:numId="3">
    <w:abstractNumId w:val="14"/>
  </w:num>
  <w:num w:numId="4">
    <w:abstractNumId w:val="24"/>
  </w:num>
  <w:num w:numId="5">
    <w:abstractNumId w:val="11"/>
  </w:num>
  <w:num w:numId="6">
    <w:abstractNumId w:val="20"/>
  </w:num>
  <w:num w:numId="7">
    <w:abstractNumId w:val="27"/>
  </w:num>
  <w:num w:numId="8">
    <w:abstractNumId w:val="13"/>
  </w:num>
  <w:num w:numId="9">
    <w:abstractNumId w:val="31"/>
  </w:num>
  <w:num w:numId="10">
    <w:abstractNumId w:val="32"/>
  </w:num>
  <w:num w:numId="11">
    <w:abstractNumId w:val="17"/>
  </w:num>
  <w:num w:numId="12">
    <w:abstractNumId w:val="39"/>
  </w:num>
  <w:num w:numId="13">
    <w:abstractNumId w:val="21"/>
  </w:num>
  <w:num w:numId="14">
    <w:abstractNumId w:val="35"/>
  </w:num>
  <w:num w:numId="15">
    <w:abstractNumId w:val="19"/>
  </w:num>
  <w:num w:numId="16">
    <w:abstractNumId w:val="26"/>
  </w:num>
  <w:num w:numId="17">
    <w:abstractNumId w:val="18"/>
  </w:num>
  <w:num w:numId="18">
    <w:abstractNumId w:val="37"/>
  </w:num>
  <w:num w:numId="19">
    <w:abstractNumId w:val="12"/>
  </w:num>
  <w:num w:numId="20">
    <w:abstractNumId w:val="28"/>
  </w:num>
  <w:num w:numId="21">
    <w:abstractNumId w:val="23"/>
  </w:num>
  <w:num w:numId="22">
    <w:abstractNumId w:val="38"/>
  </w:num>
  <w:num w:numId="23">
    <w:abstractNumId w:val="33"/>
  </w:num>
  <w:num w:numId="24">
    <w:abstractNumId w:val="15"/>
  </w:num>
  <w:num w:numId="25">
    <w:abstractNumId w:val="29"/>
  </w:num>
  <w:num w:numId="26">
    <w:abstractNumId w:val="40"/>
  </w:num>
  <w:num w:numId="27">
    <w:abstractNumId w:val="22"/>
  </w:num>
  <w:num w:numId="28">
    <w:abstractNumId w:val="16"/>
  </w:num>
  <w:num w:numId="29">
    <w:abstractNumId w:val="34"/>
  </w:num>
  <w:num w:numId="30">
    <w:abstractNumId w:val="36"/>
  </w:num>
  <w:num w:numId="31">
    <w:abstractNumId w:val="30"/>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rson w15:author="ss kk">
    <w15:presenceInfo w15:providerId="Windows Live" w15:userId="bbe22e008992331c"/>
  </w15:person>
  <w15:person w15:author="Barak Fishbain">
    <w15:presenceInfo w15:providerId="Windows Live" w15:userId="e7b27994c88674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1169"/>
    <w:rsid w:val="0001279C"/>
    <w:rsid w:val="0001283F"/>
    <w:rsid w:val="00012C4A"/>
    <w:rsid w:val="00012DD0"/>
    <w:rsid w:val="00013AA6"/>
    <w:rsid w:val="00013F20"/>
    <w:rsid w:val="00014198"/>
    <w:rsid w:val="00016C01"/>
    <w:rsid w:val="00017DBF"/>
    <w:rsid w:val="00017E96"/>
    <w:rsid w:val="00020198"/>
    <w:rsid w:val="00020848"/>
    <w:rsid w:val="00020EA4"/>
    <w:rsid w:val="00021FF6"/>
    <w:rsid w:val="0002202C"/>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317E"/>
    <w:rsid w:val="00033579"/>
    <w:rsid w:val="000335C5"/>
    <w:rsid w:val="00037CEE"/>
    <w:rsid w:val="0004107C"/>
    <w:rsid w:val="0004173F"/>
    <w:rsid w:val="00041D26"/>
    <w:rsid w:val="00041FD1"/>
    <w:rsid w:val="00042226"/>
    <w:rsid w:val="00042260"/>
    <w:rsid w:val="000425AA"/>
    <w:rsid w:val="0004266B"/>
    <w:rsid w:val="00042DB4"/>
    <w:rsid w:val="000432FC"/>
    <w:rsid w:val="00043734"/>
    <w:rsid w:val="000438CE"/>
    <w:rsid w:val="00044024"/>
    <w:rsid w:val="000449CF"/>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F95"/>
    <w:rsid w:val="0005458A"/>
    <w:rsid w:val="00054E60"/>
    <w:rsid w:val="000553C8"/>
    <w:rsid w:val="0005578C"/>
    <w:rsid w:val="00055826"/>
    <w:rsid w:val="00055872"/>
    <w:rsid w:val="00055A88"/>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824"/>
    <w:rsid w:val="00082981"/>
    <w:rsid w:val="00083329"/>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A93"/>
    <w:rsid w:val="000960CD"/>
    <w:rsid w:val="00096658"/>
    <w:rsid w:val="000968B4"/>
    <w:rsid w:val="000975EC"/>
    <w:rsid w:val="00097B9E"/>
    <w:rsid w:val="000A024B"/>
    <w:rsid w:val="000A0A96"/>
    <w:rsid w:val="000A0CCC"/>
    <w:rsid w:val="000A13F4"/>
    <w:rsid w:val="000A1438"/>
    <w:rsid w:val="000A1636"/>
    <w:rsid w:val="000A2ACE"/>
    <w:rsid w:val="000A317B"/>
    <w:rsid w:val="000A3228"/>
    <w:rsid w:val="000A33D4"/>
    <w:rsid w:val="000A38BE"/>
    <w:rsid w:val="000A3EC9"/>
    <w:rsid w:val="000A3F33"/>
    <w:rsid w:val="000A4347"/>
    <w:rsid w:val="000A470E"/>
    <w:rsid w:val="000A4C8E"/>
    <w:rsid w:val="000A4FE6"/>
    <w:rsid w:val="000A505B"/>
    <w:rsid w:val="000A5700"/>
    <w:rsid w:val="000A6790"/>
    <w:rsid w:val="000A67B6"/>
    <w:rsid w:val="000A6BD1"/>
    <w:rsid w:val="000A7FEA"/>
    <w:rsid w:val="000B0FAE"/>
    <w:rsid w:val="000B1678"/>
    <w:rsid w:val="000B1B0D"/>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3207"/>
    <w:rsid w:val="000C34E0"/>
    <w:rsid w:val="000C358F"/>
    <w:rsid w:val="000C3795"/>
    <w:rsid w:val="000C408C"/>
    <w:rsid w:val="000C4166"/>
    <w:rsid w:val="000C461E"/>
    <w:rsid w:val="000C4E1F"/>
    <w:rsid w:val="000C4E61"/>
    <w:rsid w:val="000C5563"/>
    <w:rsid w:val="000C56D0"/>
    <w:rsid w:val="000C5951"/>
    <w:rsid w:val="000C6402"/>
    <w:rsid w:val="000C6F53"/>
    <w:rsid w:val="000C7256"/>
    <w:rsid w:val="000C78D0"/>
    <w:rsid w:val="000D014D"/>
    <w:rsid w:val="000D061D"/>
    <w:rsid w:val="000D08D5"/>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157F"/>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384C"/>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9D3"/>
    <w:rsid w:val="00105F36"/>
    <w:rsid w:val="00106020"/>
    <w:rsid w:val="001060A0"/>
    <w:rsid w:val="001064C0"/>
    <w:rsid w:val="001068B2"/>
    <w:rsid w:val="0010695B"/>
    <w:rsid w:val="00106FF8"/>
    <w:rsid w:val="00107D43"/>
    <w:rsid w:val="00110045"/>
    <w:rsid w:val="001105D0"/>
    <w:rsid w:val="00110A39"/>
    <w:rsid w:val="0011116F"/>
    <w:rsid w:val="001113CF"/>
    <w:rsid w:val="00112121"/>
    <w:rsid w:val="001121D9"/>
    <w:rsid w:val="001121FA"/>
    <w:rsid w:val="00112462"/>
    <w:rsid w:val="00112EC4"/>
    <w:rsid w:val="00112F5A"/>
    <w:rsid w:val="001149B1"/>
    <w:rsid w:val="00114ECE"/>
    <w:rsid w:val="00115ED9"/>
    <w:rsid w:val="0011627C"/>
    <w:rsid w:val="00116881"/>
    <w:rsid w:val="00117A40"/>
    <w:rsid w:val="001206F2"/>
    <w:rsid w:val="00120756"/>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4BBA"/>
    <w:rsid w:val="0013516B"/>
    <w:rsid w:val="0013642B"/>
    <w:rsid w:val="00137535"/>
    <w:rsid w:val="0013765A"/>
    <w:rsid w:val="0014054E"/>
    <w:rsid w:val="0014097E"/>
    <w:rsid w:val="00140BD1"/>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D0A"/>
    <w:rsid w:val="00150D0E"/>
    <w:rsid w:val="0015103C"/>
    <w:rsid w:val="00152156"/>
    <w:rsid w:val="0015250A"/>
    <w:rsid w:val="001526FC"/>
    <w:rsid w:val="001528E3"/>
    <w:rsid w:val="0015315E"/>
    <w:rsid w:val="0015330B"/>
    <w:rsid w:val="00153E47"/>
    <w:rsid w:val="0015505D"/>
    <w:rsid w:val="001550F1"/>
    <w:rsid w:val="00155115"/>
    <w:rsid w:val="001556B7"/>
    <w:rsid w:val="001557D3"/>
    <w:rsid w:val="00155B1E"/>
    <w:rsid w:val="00156C2E"/>
    <w:rsid w:val="0015725C"/>
    <w:rsid w:val="0015731B"/>
    <w:rsid w:val="00157348"/>
    <w:rsid w:val="001575A0"/>
    <w:rsid w:val="00157DBB"/>
    <w:rsid w:val="0016005D"/>
    <w:rsid w:val="001606BA"/>
    <w:rsid w:val="0016155D"/>
    <w:rsid w:val="001615B6"/>
    <w:rsid w:val="00161A2A"/>
    <w:rsid w:val="00162318"/>
    <w:rsid w:val="001634B0"/>
    <w:rsid w:val="0016392B"/>
    <w:rsid w:val="001673C3"/>
    <w:rsid w:val="00167E84"/>
    <w:rsid w:val="00170DC5"/>
    <w:rsid w:val="001717F1"/>
    <w:rsid w:val="00171ECF"/>
    <w:rsid w:val="001724F7"/>
    <w:rsid w:val="00172C75"/>
    <w:rsid w:val="00172F93"/>
    <w:rsid w:val="00173B9E"/>
    <w:rsid w:val="001744CE"/>
    <w:rsid w:val="00174658"/>
    <w:rsid w:val="0017472A"/>
    <w:rsid w:val="00174997"/>
    <w:rsid w:val="00174E99"/>
    <w:rsid w:val="001753C9"/>
    <w:rsid w:val="0017559F"/>
    <w:rsid w:val="00175C4F"/>
    <w:rsid w:val="00175CC6"/>
    <w:rsid w:val="001763B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854"/>
    <w:rsid w:val="00187B49"/>
    <w:rsid w:val="00190696"/>
    <w:rsid w:val="00190845"/>
    <w:rsid w:val="0019101E"/>
    <w:rsid w:val="00191571"/>
    <w:rsid w:val="001915E1"/>
    <w:rsid w:val="001917AA"/>
    <w:rsid w:val="001924A1"/>
    <w:rsid w:val="001929B7"/>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CE"/>
    <w:rsid w:val="00196822"/>
    <w:rsid w:val="0019688C"/>
    <w:rsid w:val="0019756A"/>
    <w:rsid w:val="001A0216"/>
    <w:rsid w:val="001A062F"/>
    <w:rsid w:val="001A0670"/>
    <w:rsid w:val="001A087C"/>
    <w:rsid w:val="001A093B"/>
    <w:rsid w:val="001A1042"/>
    <w:rsid w:val="001A1655"/>
    <w:rsid w:val="001A19D8"/>
    <w:rsid w:val="001A359C"/>
    <w:rsid w:val="001A35BE"/>
    <w:rsid w:val="001A3A6B"/>
    <w:rsid w:val="001A428D"/>
    <w:rsid w:val="001A42A5"/>
    <w:rsid w:val="001A4B5F"/>
    <w:rsid w:val="001A4BAA"/>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821"/>
    <w:rsid w:val="001C7AB6"/>
    <w:rsid w:val="001C7F08"/>
    <w:rsid w:val="001D00D0"/>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44E0"/>
    <w:rsid w:val="001F4544"/>
    <w:rsid w:val="001F47C3"/>
    <w:rsid w:val="001F6440"/>
    <w:rsid w:val="001F6AB8"/>
    <w:rsid w:val="001F6D82"/>
    <w:rsid w:val="001F6F89"/>
    <w:rsid w:val="001F71A3"/>
    <w:rsid w:val="001F7B31"/>
    <w:rsid w:val="001F7B68"/>
    <w:rsid w:val="0020018F"/>
    <w:rsid w:val="00200482"/>
    <w:rsid w:val="00200C7C"/>
    <w:rsid w:val="00201AB5"/>
    <w:rsid w:val="00202D8C"/>
    <w:rsid w:val="00203215"/>
    <w:rsid w:val="0020333B"/>
    <w:rsid w:val="00203AF7"/>
    <w:rsid w:val="00204400"/>
    <w:rsid w:val="00205285"/>
    <w:rsid w:val="002055D3"/>
    <w:rsid w:val="002060A8"/>
    <w:rsid w:val="0020666B"/>
    <w:rsid w:val="00206943"/>
    <w:rsid w:val="00206A9B"/>
    <w:rsid w:val="00206DDB"/>
    <w:rsid w:val="00210AA0"/>
    <w:rsid w:val="00211CA7"/>
    <w:rsid w:val="00211DF9"/>
    <w:rsid w:val="00211F36"/>
    <w:rsid w:val="002124EE"/>
    <w:rsid w:val="002130E6"/>
    <w:rsid w:val="002131C7"/>
    <w:rsid w:val="002134B3"/>
    <w:rsid w:val="00214078"/>
    <w:rsid w:val="00214768"/>
    <w:rsid w:val="00214EA9"/>
    <w:rsid w:val="00215A3E"/>
    <w:rsid w:val="00216316"/>
    <w:rsid w:val="00216644"/>
    <w:rsid w:val="00216738"/>
    <w:rsid w:val="00216D5A"/>
    <w:rsid w:val="00216F21"/>
    <w:rsid w:val="0021744B"/>
    <w:rsid w:val="00217758"/>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B21"/>
    <w:rsid w:val="0023422E"/>
    <w:rsid w:val="00234E84"/>
    <w:rsid w:val="002350D3"/>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3057"/>
    <w:rsid w:val="00253462"/>
    <w:rsid w:val="00253688"/>
    <w:rsid w:val="00253B5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8D1"/>
    <w:rsid w:val="00273A9C"/>
    <w:rsid w:val="00273E5F"/>
    <w:rsid w:val="00273EF3"/>
    <w:rsid w:val="0027441A"/>
    <w:rsid w:val="0027499F"/>
    <w:rsid w:val="0027683A"/>
    <w:rsid w:val="00277315"/>
    <w:rsid w:val="00277867"/>
    <w:rsid w:val="002803E2"/>
    <w:rsid w:val="00280F9B"/>
    <w:rsid w:val="002810D0"/>
    <w:rsid w:val="0028158F"/>
    <w:rsid w:val="002827E9"/>
    <w:rsid w:val="002828F7"/>
    <w:rsid w:val="00282FC6"/>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E11"/>
    <w:rsid w:val="00291E94"/>
    <w:rsid w:val="00292BCF"/>
    <w:rsid w:val="0029339F"/>
    <w:rsid w:val="00293A9B"/>
    <w:rsid w:val="002942B3"/>
    <w:rsid w:val="002946D2"/>
    <w:rsid w:val="0029594B"/>
    <w:rsid w:val="00295950"/>
    <w:rsid w:val="00295D2F"/>
    <w:rsid w:val="002966A0"/>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4735"/>
    <w:rsid w:val="002A4954"/>
    <w:rsid w:val="002A50D1"/>
    <w:rsid w:val="002A56DA"/>
    <w:rsid w:val="002A5722"/>
    <w:rsid w:val="002A5E67"/>
    <w:rsid w:val="002A6F16"/>
    <w:rsid w:val="002A6FCD"/>
    <w:rsid w:val="002A709B"/>
    <w:rsid w:val="002A7E5F"/>
    <w:rsid w:val="002B09C0"/>
    <w:rsid w:val="002B10E4"/>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223"/>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D93"/>
    <w:rsid w:val="002D0F75"/>
    <w:rsid w:val="002D0FC5"/>
    <w:rsid w:val="002D10D5"/>
    <w:rsid w:val="002D12FD"/>
    <w:rsid w:val="002D15F8"/>
    <w:rsid w:val="002D229C"/>
    <w:rsid w:val="002D23C4"/>
    <w:rsid w:val="002D258A"/>
    <w:rsid w:val="002D3390"/>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A7B"/>
    <w:rsid w:val="002E5167"/>
    <w:rsid w:val="002E61A9"/>
    <w:rsid w:val="002E6E71"/>
    <w:rsid w:val="002E70FE"/>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A3A"/>
    <w:rsid w:val="00314D85"/>
    <w:rsid w:val="00315C93"/>
    <w:rsid w:val="00315E07"/>
    <w:rsid w:val="00315F87"/>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43C"/>
    <w:rsid w:val="0032195B"/>
    <w:rsid w:val="00321CAD"/>
    <w:rsid w:val="00323176"/>
    <w:rsid w:val="00324D8D"/>
    <w:rsid w:val="003250F2"/>
    <w:rsid w:val="0032587F"/>
    <w:rsid w:val="00325C86"/>
    <w:rsid w:val="003263DB"/>
    <w:rsid w:val="00326D04"/>
    <w:rsid w:val="00327938"/>
    <w:rsid w:val="00327B0E"/>
    <w:rsid w:val="00327D27"/>
    <w:rsid w:val="003306D4"/>
    <w:rsid w:val="00330C9F"/>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C0A"/>
    <w:rsid w:val="00344160"/>
    <w:rsid w:val="00344A37"/>
    <w:rsid w:val="00344C5A"/>
    <w:rsid w:val="003454E9"/>
    <w:rsid w:val="00345515"/>
    <w:rsid w:val="00345D8D"/>
    <w:rsid w:val="00345F4B"/>
    <w:rsid w:val="003467E4"/>
    <w:rsid w:val="00346C74"/>
    <w:rsid w:val="003473F2"/>
    <w:rsid w:val="00350A48"/>
    <w:rsid w:val="00350F09"/>
    <w:rsid w:val="003511FB"/>
    <w:rsid w:val="00351460"/>
    <w:rsid w:val="0035183D"/>
    <w:rsid w:val="00351A0E"/>
    <w:rsid w:val="00352B48"/>
    <w:rsid w:val="00352E04"/>
    <w:rsid w:val="00353244"/>
    <w:rsid w:val="003537F1"/>
    <w:rsid w:val="0035424F"/>
    <w:rsid w:val="00354624"/>
    <w:rsid w:val="003549DE"/>
    <w:rsid w:val="00354B78"/>
    <w:rsid w:val="00354CF8"/>
    <w:rsid w:val="00354F9C"/>
    <w:rsid w:val="00355DFC"/>
    <w:rsid w:val="00356163"/>
    <w:rsid w:val="00356310"/>
    <w:rsid w:val="00356C0E"/>
    <w:rsid w:val="00356C89"/>
    <w:rsid w:val="00357412"/>
    <w:rsid w:val="003578CC"/>
    <w:rsid w:val="00357C62"/>
    <w:rsid w:val="00357DD2"/>
    <w:rsid w:val="00357E14"/>
    <w:rsid w:val="0036055F"/>
    <w:rsid w:val="003615F0"/>
    <w:rsid w:val="00361F0D"/>
    <w:rsid w:val="00361F1D"/>
    <w:rsid w:val="0036253D"/>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6E86"/>
    <w:rsid w:val="0036719E"/>
    <w:rsid w:val="0036760D"/>
    <w:rsid w:val="0036774B"/>
    <w:rsid w:val="00367DE8"/>
    <w:rsid w:val="00370050"/>
    <w:rsid w:val="003707FF"/>
    <w:rsid w:val="00370940"/>
    <w:rsid w:val="00371303"/>
    <w:rsid w:val="003724D8"/>
    <w:rsid w:val="0037333D"/>
    <w:rsid w:val="0037345A"/>
    <w:rsid w:val="00375F30"/>
    <w:rsid w:val="003760FA"/>
    <w:rsid w:val="003763AD"/>
    <w:rsid w:val="00376E16"/>
    <w:rsid w:val="00377D98"/>
    <w:rsid w:val="00380851"/>
    <w:rsid w:val="003822DE"/>
    <w:rsid w:val="003826B4"/>
    <w:rsid w:val="00383120"/>
    <w:rsid w:val="00383F75"/>
    <w:rsid w:val="00384826"/>
    <w:rsid w:val="0038560D"/>
    <w:rsid w:val="00385E60"/>
    <w:rsid w:val="003867E3"/>
    <w:rsid w:val="00386A4D"/>
    <w:rsid w:val="00387D0F"/>
    <w:rsid w:val="0039023E"/>
    <w:rsid w:val="0039089D"/>
    <w:rsid w:val="00390C40"/>
    <w:rsid w:val="003915BF"/>
    <w:rsid w:val="003919A9"/>
    <w:rsid w:val="00393CBC"/>
    <w:rsid w:val="0039480E"/>
    <w:rsid w:val="00394D5A"/>
    <w:rsid w:val="00394DDE"/>
    <w:rsid w:val="003950FB"/>
    <w:rsid w:val="0039586F"/>
    <w:rsid w:val="00395A04"/>
    <w:rsid w:val="00397736"/>
    <w:rsid w:val="003978F7"/>
    <w:rsid w:val="00397EEA"/>
    <w:rsid w:val="003A06BF"/>
    <w:rsid w:val="003A1115"/>
    <w:rsid w:val="003A1B8B"/>
    <w:rsid w:val="003A1D5B"/>
    <w:rsid w:val="003A2782"/>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6998"/>
    <w:rsid w:val="003C7080"/>
    <w:rsid w:val="003C7625"/>
    <w:rsid w:val="003D002F"/>
    <w:rsid w:val="003D09AF"/>
    <w:rsid w:val="003D0CD3"/>
    <w:rsid w:val="003D2599"/>
    <w:rsid w:val="003D3217"/>
    <w:rsid w:val="003D3593"/>
    <w:rsid w:val="003D3A63"/>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A57"/>
    <w:rsid w:val="003E3B52"/>
    <w:rsid w:val="003E3F5A"/>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3BBA"/>
    <w:rsid w:val="00403E27"/>
    <w:rsid w:val="00404209"/>
    <w:rsid w:val="00404CAE"/>
    <w:rsid w:val="00405260"/>
    <w:rsid w:val="00405397"/>
    <w:rsid w:val="00405C37"/>
    <w:rsid w:val="00405D4E"/>
    <w:rsid w:val="004060BA"/>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78A"/>
    <w:rsid w:val="00443656"/>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3019"/>
    <w:rsid w:val="00453467"/>
    <w:rsid w:val="004537EE"/>
    <w:rsid w:val="00454CEE"/>
    <w:rsid w:val="0045597F"/>
    <w:rsid w:val="004565FC"/>
    <w:rsid w:val="0045694F"/>
    <w:rsid w:val="00460133"/>
    <w:rsid w:val="0046086E"/>
    <w:rsid w:val="00461024"/>
    <w:rsid w:val="00461A42"/>
    <w:rsid w:val="00461D54"/>
    <w:rsid w:val="004628B5"/>
    <w:rsid w:val="0046297E"/>
    <w:rsid w:val="00462CE0"/>
    <w:rsid w:val="00462F51"/>
    <w:rsid w:val="004631AA"/>
    <w:rsid w:val="004633F6"/>
    <w:rsid w:val="0046359F"/>
    <w:rsid w:val="00464003"/>
    <w:rsid w:val="004642B6"/>
    <w:rsid w:val="004649E8"/>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E74"/>
    <w:rsid w:val="00481E4F"/>
    <w:rsid w:val="00482775"/>
    <w:rsid w:val="0048278C"/>
    <w:rsid w:val="00482799"/>
    <w:rsid w:val="004841C5"/>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EF3"/>
    <w:rsid w:val="00496470"/>
    <w:rsid w:val="00496477"/>
    <w:rsid w:val="004966C7"/>
    <w:rsid w:val="00496807"/>
    <w:rsid w:val="00496E09"/>
    <w:rsid w:val="00497978"/>
    <w:rsid w:val="004979CC"/>
    <w:rsid w:val="004A0265"/>
    <w:rsid w:val="004A04A9"/>
    <w:rsid w:val="004A159E"/>
    <w:rsid w:val="004A1BDA"/>
    <w:rsid w:val="004A1ED3"/>
    <w:rsid w:val="004A39AF"/>
    <w:rsid w:val="004A4670"/>
    <w:rsid w:val="004A4E69"/>
    <w:rsid w:val="004A5350"/>
    <w:rsid w:val="004A571E"/>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C9B"/>
    <w:rsid w:val="004B5DD3"/>
    <w:rsid w:val="004B5E98"/>
    <w:rsid w:val="004B605C"/>
    <w:rsid w:val="004B6BE5"/>
    <w:rsid w:val="004B6C3C"/>
    <w:rsid w:val="004B7699"/>
    <w:rsid w:val="004B77BD"/>
    <w:rsid w:val="004B7B38"/>
    <w:rsid w:val="004B7D82"/>
    <w:rsid w:val="004C055B"/>
    <w:rsid w:val="004C0883"/>
    <w:rsid w:val="004C0E06"/>
    <w:rsid w:val="004C10A7"/>
    <w:rsid w:val="004C16E1"/>
    <w:rsid w:val="004C17A1"/>
    <w:rsid w:val="004C19BD"/>
    <w:rsid w:val="004C220C"/>
    <w:rsid w:val="004C2502"/>
    <w:rsid w:val="004C37FE"/>
    <w:rsid w:val="004C3E1E"/>
    <w:rsid w:val="004C40B6"/>
    <w:rsid w:val="004C46EE"/>
    <w:rsid w:val="004C5A0B"/>
    <w:rsid w:val="004C6007"/>
    <w:rsid w:val="004C6042"/>
    <w:rsid w:val="004C6D8D"/>
    <w:rsid w:val="004D0B32"/>
    <w:rsid w:val="004D0B6E"/>
    <w:rsid w:val="004D0C9A"/>
    <w:rsid w:val="004D10F8"/>
    <w:rsid w:val="004D1726"/>
    <w:rsid w:val="004D1930"/>
    <w:rsid w:val="004D1E83"/>
    <w:rsid w:val="004D1EA7"/>
    <w:rsid w:val="004D3A4B"/>
    <w:rsid w:val="004D3DD7"/>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1231"/>
    <w:rsid w:val="005114B0"/>
    <w:rsid w:val="005118A1"/>
    <w:rsid w:val="005119F3"/>
    <w:rsid w:val="00512725"/>
    <w:rsid w:val="00512826"/>
    <w:rsid w:val="00512DEF"/>
    <w:rsid w:val="0051302A"/>
    <w:rsid w:val="0051319F"/>
    <w:rsid w:val="00513EF1"/>
    <w:rsid w:val="0051635F"/>
    <w:rsid w:val="0051639F"/>
    <w:rsid w:val="005179CD"/>
    <w:rsid w:val="00520CB3"/>
    <w:rsid w:val="00522327"/>
    <w:rsid w:val="00522F4D"/>
    <w:rsid w:val="00523F1F"/>
    <w:rsid w:val="00525542"/>
    <w:rsid w:val="005263AC"/>
    <w:rsid w:val="00526881"/>
    <w:rsid w:val="00527525"/>
    <w:rsid w:val="00527767"/>
    <w:rsid w:val="005300D5"/>
    <w:rsid w:val="005302BC"/>
    <w:rsid w:val="005308B5"/>
    <w:rsid w:val="00530B79"/>
    <w:rsid w:val="00531B64"/>
    <w:rsid w:val="00531C1A"/>
    <w:rsid w:val="00531DA8"/>
    <w:rsid w:val="00531F91"/>
    <w:rsid w:val="005325A3"/>
    <w:rsid w:val="00533ED6"/>
    <w:rsid w:val="00533F8C"/>
    <w:rsid w:val="00534D46"/>
    <w:rsid w:val="00535ADC"/>
    <w:rsid w:val="00535BFA"/>
    <w:rsid w:val="00535CC0"/>
    <w:rsid w:val="00536E22"/>
    <w:rsid w:val="00536F95"/>
    <w:rsid w:val="00537979"/>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73D0"/>
    <w:rsid w:val="005A7AC2"/>
    <w:rsid w:val="005B04EF"/>
    <w:rsid w:val="005B06BD"/>
    <w:rsid w:val="005B0747"/>
    <w:rsid w:val="005B0CAF"/>
    <w:rsid w:val="005B0CEA"/>
    <w:rsid w:val="005B1DC2"/>
    <w:rsid w:val="005B2310"/>
    <w:rsid w:val="005B289D"/>
    <w:rsid w:val="005B294C"/>
    <w:rsid w:val="005B38E6"/>
    <w:rsid w:val="005B41E3"/>
    <w:rsid w:val="005B44C4"/>
    <w:rsid w:val="005B5944"/>
    <w:rsid w:val="005B7258"/>
    <w:rsid w:val="005B7C01"/>
    <w:rsid w:val="005C01C0"/>
    <w:rsid w:val="005C02C3"/>
    <w:rsid w:val="005C0467"/>
    <w:rsid w:val="005C04EA"/>
    <w:rsid w:val="005C09C0"/>
    <w:rsid w:val="005C0FF5"/>
    <w:rsid w:val="005C1324"/>
    <w:rsid w:val="005C137A"/>
    <w:rsid w:val="005C1DFF"/>
    <w:rsid w:val="005C1F77"/>
    <w:rsid w:val="005C2031"/>
    <w:rsid w:val="005C2B5D"/>
    <w:rsid w:val="005C374E"/>
    <w:rsid w:val="005C43CB"/>
    <w:rsid w:val="005C4434"/>
    <w:rsid w:val="005C4969"/>
    <w:rsid w:val="005C53EE"/>
    <w:rsid w:val="005C5E2A"/>
    <w:rsid w:val="005C612F"/>
    <w:rsid w:val="005C6700"/>
    <w:rsid w:val="005C7110"/>
    <w:rsid w:val="005C7200"/>
    <w:rsid w:val="005D07D3"/>
    <w:rsid w:val="005D083A"/>
    <w:rsid w:val="005D214D"/>
    <w:rsid w:val="005D21AA"/>
    <w:rsid w:val="005D2301"/>
    <w:rsid w:val="005D36B8"/>
    <w:rsid w:val="005D3F7F"/>
    <w:rsid w:val="005D40E7"/>
    <w:rsid w:val="005D4537"/>
    <w:rsid w:val="005D4850"/>
    <w:rsid w:val="005D6142"/>
    <w:rsid w:val="005D61F8"/>
    <w:rsid w:val="005D6AAA"/>
    <w:rsid w:val="005D706C"/>
    <w:rsid w:val="005D73B6"/>
    <w:rsid w:val="005D7C1B"/>
    <w:rsid w:val="005E08EA"/>
    <w:rsid w:val="005E2F05"/>
    <w:rsid w:val="005E2F2C"/>
    <w:rsid w:val="005E3011"/>
    <w:rsid w:val="005E41F1"/>
    <w:rsid w:val="005E480D"/>
    <w:rsid w:val="005E49FE"/>
    <w:rsid w:val="005E4F41"/>
    <w:rsid w:val="005E5F3F"/>
    <w:rsid w:val="005E6AAC"/>
    <w:rsid w:val="005E6E63"/>
    <w:rsid w:val="005E7197"/>
    <w:rsid w:val="005E7419"/>
    <w:rsid w:val="005E752A"/>
    <w:rsid w:val="005F0AE9"/>
    <w:rsid w:val="005F122F"/>
    <w:rsid w:val="005F1701"/>
    <w:rsid w:val="005F18DE"/>
    <w:rsid w:val="005F27AF"/>
    <w:rsid w:val="005F2F37"/>
    <w:rsid w:val="005F4045"/>
    <w:rsid w:val="005F40EF"/>
    <w:rsid w:val="005F4659"/>
    <w:rsid w:val="005F4850"/>
    <w:rsid w:val="005F667E"/>
    <w:rsid w:val="005F7EFF"/>
    <w:rsid w:val="006013AB"/>
    <w:rsid w:val="00601659"/>
    <w:rsid w:val="0060255F"/>
    <w:rsid w:val="00602F9F"/>
    <w:rsid w:val="00603039"/>
    <w:rsid w:val="0060354E"/>
    <w:rsid w:val="00603941"/>
    <w:rsid w:val="00603C12"/>
    <w:rsid w:val="00603CB9"/>
    <w:rsid w:val="00603DFD"/>
    <w:rsid w:val="00604853"/>
    <w:rsid w:val="0060517B"/>
    <w:rsid w:val="00605693"/>
    <w:rsid w:val="00605CB3"/>
    <w:rsid w:val="0060616E"/>
    <w:rsid w:val="00606322"/>
    <w:rsid w:val="00607214"/>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FA"/>
    <w:rsid w:val="00614F46"/>
    <w:rsid w:val="006150B1"/>
    <w:rsid w:val="006159F8"/>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A2A"/>
    <w:rsid w:val="00646977"/>
    <w:rsid w:val="006473C3"/>
    <w:rsid w:val="006475AF"/>
    <w:rsid w:val="006477A7"/>
    <w:rsid w:val="006479F0"/>
    <w:rsid w:val="00647AEF"/>
    <w:rsid w:val="00647B8B"/>
    <w:rsid w:val="00650627"/>
    <w:rsid w:val="006509E1"/>
    <w:rsid w:val="00650E55"/>
    <w:rsid w:val="00650F71"/>
    <w:rsid w:val="0065122C"/>
    <w:rsid w:val="006527EA"/>
    <w:rsid w:val="00653653"/>
    <w:rsid w:val="00653757"/>
    <w:rsid w:val="00654981"/>
    <w:rsid w:val="0065629B"/>
    <w:rsid w:val="006564ED"/>
    <w:rsid w:val="006571A0"/>
    <w:rsid w:val="00657681"/>
    <w:rsid w:val="00657965"/>
    <w:rsid w:val="00657D2A"/>
    <w:rsid w:val="006600F7"/>
    <w:rsid w:val="0066016D"/>
    <w:rsid w:val="00660640"/>
    <w:rsid w:val="006611BF"/>
    <w:rsid w:val="00662D85"/>
    <w:rsid w:val="00663469"/>
    <w:rsid w:val="006644EB"/>
    <w:rsid w:val="00665207"/>
    <w:rsid w:val="00665267"/>
    <w:rsid w:val="0066573D"/>
    <w:rsid w:val="006666A6"/>
    <w:rsid w:val="00667832"/>
    <w:rsid w:val="0067017C"/>
    <w:rsid w:val="006705B1"/>
    <w:rsid w:val="00670743"/>
    <w:rsid w:val="00670AC0"/>
    <w:rsid w:val="00670C88"/>
    <w:rsid w:val="00670E33"/>
    <w:rsid w:val="00670E8F"/>
    <w:rsid w:val="006712B4"/>
    <w:rsid w:val="00671E75"/>
    <w:rsid w:val="00673381"/>
    <w:rsid w:val="00673CC7"/>
    <w:rsid w:val="00673D63"/>
    <w:rsid w:val="0067450F"/>
    <w:rsid w:val="00674AAE"/>
    <w:rsid w:val="00674FD4"/>
    <w:rsid w:val="00675093"/>
    <w:rsid w:val="006750C8"/>
    <w:rsid w:val="006758EB"/>
    <w:rsid w:val="006762E4"/>
    <w:rsid w:val="006764BA"/>
    <w:rsid w:val="00676D88"/>
    <w:rsid w:val="00677639"/>
    <w:rsid w:val="0067792C"/>
    <w:rsid w:val="00677A96"/>
    <w:rsid w:val="00677CE7"/>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5B9"/>
    <w:rsid w:val="006B40C8"/>
    <w:rsid w:val="006B6D1C"/>
    <w:rsid w:val="006B6F48"/>
    <w:rsid w:val="006B77C0"/>
    <w:rsid w:val="006C0956"/>
    <w:rsid w:val="006C0A89"/>
    <w:rsid w:val="006C14B9"/>
    <w:rsid w:val="006C2930"/>
    <w:rsid w:val="006C2D18"/>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9A4"/>
    <w:rsid w:val="006D4D78"/>
    <w:rsid w:val="006D584A"/>
    <w:rsid w:val="006D5882"/>
    <w:rsid w:val="006D62E4"/>
    <w:rsid w:val="006E041B"/>
    <w:rsid w:val="006E0581"/>
    <w:rsid w:val="006E0812"/>
    <w:rsid w:val="006E0D4F"/>
    <w:rsid w:val="006E1AC2"/>
    <w:rsid w:val="006E1E47"/>
    <w:rsid w:val="006E2579"/>
    <w:rsid w:val="006E2B2A"/>
    <w:rsid w:val="006E3A2E"/>
    <w:rsid w:val="006E3AA3"/>
    <w:rsid w:val="006E3E6E"/>
    <w:rsid w:val="006E3F4E"/>
    <w:rsid w:val="006E5CEE"/>
    <w:rsid w:val="006E6015"/>
    <w:rsid w:val="006E6126"/>
    <w:rsid w:val="006E61FF"/>
    <w:rsid w:val="006E622F"/>
    <w:rsid w:val="006E682D"/>
    <w:rsid w:val="006E6BDE"/>
    <w:rsid w:val="006E6EDF"/>
    <w:rsid w:val="006E6FAB"/>
    <w:rsid w:val="006E7033"/>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70084C"/>
    <w:rsid w:val="007016D7"/>
    <w:rsid w:val="00701DC4"/>
    <w:rsid w:val="0070274D"/>
    <w:rsid w:val="00703116"/>
    <w:rsid w:val="00703A1E"/>
    <w:rsid w:val="00703A4F"/>
    <w:rsid w:val="00704B9A"/>
    <w:rsid w:val="007061E7"/>
    <w:rsid w:val="00706677"/>
    <w:rsid w:val="00706F09"/>
    <w:rsid w:val="007071C9"/>
    <w:rsid w:val="007073E5"/>
    <w:rsid w:val="00707422"/>
    <w:rsid w:val="00707429"/>
    <w:rsid w:val="00707909"/>
    <w:rsid w:val="00707FF9"/>
    <w:rsid w:val="00710133"/>
    <w:rsid w:val="0071018A"/>
    <w:rsid w:val="0071059C"/>
    <w:rsid w:val="00710818"/>
    <w:rsid w:val="00710BC2"/>
    <w:rsid w:val="00710FC0"/>
    <w:rsid w:val="007110C3"/>
    <w:rsid w:val="00712942"/>
    <w:rsid w:val="00713A8B"/>
    <w:rsid w:val="00714185"/>
    <w:rsid w:val="007141A8"/>
    <w:rsid w:val="00714554"/>
    <w:rsid w:val="00714843"/>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91"/>
    <w:rsid w:val="00725BDC"/>
    <w:rsid w:val="007261B3"/>
    <w:rsid w:val="007268FA"/>
    <w:rsid w:val="00726A2B"/>
    <w:rsid w:val="00726D8F"/>
    <w:rsid w:val="007277CE"/>
    <w:rsid w:val="00730F2B"/>
    <w:rsid w:val="007314B1"/>
    <w:rsid w:val="00731E10"/>
    <w:rsid w:val="007325A1"/>
    <w:rsid w:val="00732A8E"/>
    <w:rsid w:val="00733892"/>
    <w:rsid w:val="007339A9"/>
    <w:rsid w:val="007339E4"/>
    <w:rsid w:val="00733DE9"/>
    <w:rsid w:val="007351F2"/>
    <w:rsid w:val="00735B33"/>
    <w:rsid w:val="00736DB0"/>
    <w:rsid w:val="00737557"/>
    <w:rsid w:val="007375F5"/>
    <w:rsid w:val="0073790A"/>
    <w:rsid w:val="00740121"/>
    <w:rsid w:val="00740B7F"/>
    <w:rsid w:val="00740BF5"/>
    <w:rsid w:val="00741A4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9CB"/>
    <w:rsid w:val="00753C02"/>
    <w:rsid w:val="00754334"/>
    <w:rsid w:val="00754E1E"/>
    <w:rsid w:val="007555EA"/>
    <w:rsid w:val="007556E1"/>
    <w:rsid w:val="00756237"/>
    <w:rsid w:val="007569A2"/>
    <w:rsid w:val="00756D12"/>
    <w:rsid w:val="00756F02"/>
    <w:rsid w:val="00756FB5"/>
    <w:rsid w:val="00757A9D"/>
    <w:rsid w:val="00760508"/>
    <w:rsid w:val="0076054F"/>
    <w:rsid w:val="00761B4E"/>
    <w:rsid w:val="00761D8B"/>
    <w:rsid w:val="007625E2"/>
    <w:rsid w:val="00762DB8"/>
    <w:rsid w:val="007631A6"/>
    <w:rsid w:val="00763204"/>
    <w:rsid w:val="00763C4E"/>
    <w:rsid w:val="0076422F"/>
    <w:rsid w:val="00764C42"/>
    <w:rsid w:val="00764D4A"/>
    <w:rsid w:val="00764FB1"/>
    <w:rsid w:val="00765569"/>
    <w:rsid w:val="007659C1"/>
    <w:rsid w:val="007669A6"/>
    <w:rsid w:val="00766C94"/>
    <w:rsid w:val="00766EDF"/>
    <w:rsid w:val="007674FA"/>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190D"/>
    <w:rsid w:val="00782CFD"/>
    <w:rsid w:val="00783382"/>
    <w:rsid w:val="00783979"/>
    <w:rsid w:val="00783BB8"/>
    <w:rsid w:val="00784D7F"/>
    <w:rsid w:val="00784EB1"/>
    <w:rsid w:val="007856BC"/>
    <w:rsid w:val="007872A6"/>
    <w:rsid w:val="0078795F"/>
    <w:rsid w:val="0079091D"/>
    <w:rsid w:val="0079103A"/>
    <w:rsid w:val="007912C7"/>
    <w:rsid w:val="00791B01"/>
    <w:rsid w:val="00792557"/>
    <w:rsid w:val="00792A16"/>
    <w:rsid w:val="00792F25"/>
    <w:rsid w:val="00793953"/>
    <w:rsid w:val="007941FC"/>
    <w:rsid w:val="00794778"/>
    <w:rsid w:val="00794E41"/>
    <w:rsid w:val="007952BA"/>
    <w:rsid w:val="007956B2"/>
    <w:rsid w:val="00795C91"/>
    <w:rsid w:val="00796F46"/>
    <w:rsid w:val="00797552"/>
    <w:rsid w:val="007976DC"/>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6B4"/>
    <w:rsid w:val="007A7931"/>
    <w:rsid w:val="007B02EC"/>
    <w:rsid w:val="007B04C9"/>
    <w:rsid w:val="007B23E4"/>
    <w:rsid w:val="007B27C4"/>
    <w:rsid w:val="007B2D14"/>
    <w:rsid w:val="007B36CD"/>
    <w:rsid w:val="007B3960"/>
    <w:rsid w:val="007B40EA"/>
    <w:rsid w:val="007B49CA"/>
    <w:rsid w:val="007B546F"/>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CF"/>
    <w:rsid w:val="007C6213"/>
    <w:rsid w:val="007C634E"/>
    <w:rsid w:val="007C64E9"/>
    <w:rsid w:val="007C64FC"/>
    <w:rsid w:val="007C670F"/>
    <w:rsid w:val="007C6885"/>
    <w:rsid w:val="007C6A7C"/>
    <w:rsid w:val="007C6F20"/>
    <w:rsid w:val="007C750E"/>
    <w:rsid w:val="007C7909"/>
    <w:rsid w:val="007C7ADD"/>
    <w:rsid w:val="007D02C5"/>
    <w:rsid w:val="007D0EF3"/>
    <w:rsid w:val="007D21C0"/>
    <w:rsid w:val="007D291D"/>
    <w:rsid w:val="007D2B31"/>
    <w:rsid w:val="007D2B64"/>
    <w:rsid w:val="007D303D"/>
    <w:rsid w:val="007D314C"/>
    <w:rsid w:val="007D3370"/>
    <w:rsid w:val="007D379C"/>
    <w:rsid w:val="007D40C9"/>
    <w:rsid w:val="007D41C6"/>
    <w:rsid w:val="007D495F"/>
    <w:rsid w:val="007D4BF8"/>
    <w:rsid w:val="007D57EC"/>
    <w:rsid w:val="007D5817"/>
    <w:rsid w:val="007D5C77"/>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5CE"/>
    <w:rsid w:val="007E51DC"/>
    <w:rsid w:val="007E6891"/>
    <w:rsid w:val="007E721A"/>
    <w:rsid w:val="007E785B"/>
    <w:rsid w:val="007E7C0A"/>
    <w:rsid w:val="007E7C81"/>
    <w:rsid w:val="007F0385"/>
    <w:rsid w:val="007F0794"/>
    <w:rsid w:val="007F0C06"/>
    <w:rsid w:val="007F0EEE"/>
    <w:rsid w:val="007F0F76"/>
    <w:rsid w:val="007F135F"/>
    <w:rsid w:val="007F1C8C"/>
    <w:rsid w:val="007F2CE1"/>
    <w:rsid w:val="007F34EC"/>
    <w:rsid w:val="007F3856"/>
    <w:rsid w:val="007F427C"/>
    <w:rsid w:val="007F44C4"/>
    <w:rsid w:val="007F46CF"/>
    <w:rsid w:val="007F472E"/>
    <w:rsid w:val="007F5146"/>
    <w:rsid w:val="007F5964"/>
    <w:rsid w:val="007F61F4"/>
    <w:rsid w:val="007F6635"/>
    <w:rsid w:val="007F6778"/>
    <w:rsid w:val="007F7119"/>
    <w:rsid w:val="007F7D95"/>
    <w:rsid w:val="0080066D"/>
    <w:rsid w:val="00800972"/>
    <w:rsid w:val="00801364"/>
    <w:rsid w:val="0080247D"/>
    <w:rsid w:val="00803BBB"/>
    <w:rsid w:val="00803FFD"/>
    <w:rsid w:val="00804616"/>
    <w:rsid w:val="00804B3F"/>
    <w:rsid w:val="008056AF"/>
    <w:rsid w:val="0080587B"/>
    <w:rsid w:val="008058C9"/>
    <w:rsid w:val="0080639B"/>
    <w:rsid w:val="00806701"/>
    <w:rsid w:val="00806C81"/>
    <w:rsid w:val="00806D9E"/>
    <w:rsid w:val="0080706D"/>
    <w:rsid w:val="00807F09"/>
    <w:rsid w:val="008121A0"/>
    <w:rsid w:val="008121F1"/>
    <w:rsid w:val="00812219"/>
    <w:rsid w:val="00812355"/>
    <w:rsid w:val="0081243C"/>
    <w:rsid w:val="00812548"/>
    <w:rsid w:val="00812E93"/>
    <w:rsid w:val="0081498A"/>
    <w:rsid w:val="00814A18"/>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41C4"/>
    <w:rsid w:val="0082452E"/>
    <w:rsid w:val="00824774"/>
    <w:rsid w:val="008249EC"/>
    <w:rsid w:val="00827370"/>
    <w:rsid w:val="008274C3"/>
    <w:rsid w:val="008274CA"/>
    <w:rsid w:val="00827639"/>
    <w:rsid w:val="00827960"/>
    <w:rsid w:val="00827B31"/>
    <w:rsid w:val="00827CEC"/>
    <w:rsid w:val="0083033E"/>
    <w:rsid w:val="008312DE"/>
    <w:rsid w:val="00831BCF"/>
    <w:rsid w:val="008320FF"/>
    <w:rsid w:val="00832411"/>
    <w:rsid w:val="008325CB"/>
    <w:rsid w:val="00833185"/>
    <w:rsid w:val="0083338D"/>
    <w:rsid w:val="0083387C"/>
    <w:rsid w:val="008357B4"/>
    <w:rsid w:val="008362D2"/>
    <w:rsid w:val="00840ACA"/>
    <w:rsid w:val="00841519"/>
    <w:rsid w:val="00841A3F"/>
    <w:rsid w:val="00841EB9"/>
    <w:rsid w:val="00842958"/>
    <w:rsid w:val="00844595"/>
    <w:rsid w:val="00844788"/>
    <w:rsid w:val="00844D39"/>
    <w:rsid w:val="0084518C"/>
    <w:rsid w:val="008455BA"/>
    <w:rsid w:val="00845615"/>
    <w:rsid w:val="00846693"/>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481"/>
    <w:rsid w:val="008657B4"/>
    <w:rsid w:val="0086596B"/>
    <w:rsid w:val="00865D6E"/>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541D"/>
    <w:rsid w:val="00886172"/>
    <w:rsid w:val="00887DCC"/>
    <w:rsid w:val="008901CA"/>
    <w:rsid w:val="0089136D"/>
    <w:rsid w:val="008914F1"/>
    <w:rsid w:val="008917C3"/>
    <w:rsid w:val="008918E5"/>
    <w:rsid w:val="00891A43"/>
    <w:rsid w:val="0089253E"/>
    <w:rsid w:val="00892774"/>
    <w:rsid w:val="00892E22"/>
    <w:rsid w:val="00893347"/>
    <w:rsid w:val="00893751"/>
    <w:rsid w:val="00893A24"/>
    <w:rsid w:val="00893D06"/>
    <w:rsid w:val="00894414"/>
    <w:rsid w:val="008948D3"/>
    <w:rsid w:val="00895462"/>
    <w:rsid w:val="00895A55"/>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F"/>
    <w:rsid w:val="008B2B23"/>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8E3"/>
    <w:rsid w:val="008C3A64"/>
    <w:rsid w:val="008C3ABC"/>
    <w:rsid w:val="008C41EA"/>
    <w:rsid w:val="008C459B"/>
    <w:rsid w:val="008C46A8"/>
    <w:rsid w:val="008C4E2A"/>
    <w:rsid w:val="008C7290"/>
    <w:rsid w:val="008C7774"/>
    <w:rsid w:val="008D098B"/>
    <w:rsid w:val="008D0A21"/>
    <w:rsid w:val="008D0BE5"/>
    <w:rsid w:val="008D2008"/>
    <w:rsid w:val="008D235A"/>
    <w:rsid w:val="008D366D"/>
    <w:rsid w:val="008D3D5A"/>
    <w:rsid w:val="008D3E8F"/>
    <w:rsid w:val="008D4B16"/>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62D"/>
    <w:rsid w:val="0090067B"/>
    <w:rsid w:val="00900C6F"/>
    <w:rsid w:val="00900EA7"/>
    <w:rsid w:val="00901612"/>
    <w:rsid w:val="00901970"/>
    <w:rsid w:val="00901DBD"/>
    <w:rsid w:val="00901E82"/>
    <w:rsid w:val="00902210"/>
    <w:rsid w:val="00902D52"/>
    <w:rsid w:val="009030A3"/>
    <w:rsid w:val="0090338A"/>
    <w:rsid w:val="00903543"/>
    <w:rsid w:val="00903D82"/>
    <w:rsid w:val="0090460A"/>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2BAA"/>
    <w:rsid w:val="00942E06"/>
    <w:rsid w:val="00943A59"/>
    <w:rsid w:val="00944FD0"/>
    <w:rsid w:val="00945175"/>
    <w:rsid w:val="00945BD2"/>
    <w:rsid w:val="00945D56"/>
    <w:rsid w:val="009464DA"/>
    <w:rsid w:val="00947F21"/>
    <w:rsid w:val="00951157"/>
    <w:rsid w:val="009512D2"/>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A85"/>
    <w:rsid w:val="00957CBE"/>
    <w:rsid w:val="0096029B"/>
    <w:rsid w:val="00960C0C"/>
    <w:rsid w:val="00961140"/>
    <w:rsid w:val="009615C0"/>
    <w:rsid w:val="009616AC"/>
    <w:rsid w:val="00961E06"/>
    <w:rsid w:val="00962B6C"/>
    <w:rsid w:val="009640E0"/>
    <w:rsid w:val="00964AA4"/>
    <w:rsid w:val="00964CD6"/>
    <w:rsid w:val="00964E3A"/>
    <w:rsid w:val="0096560B"/>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1050"/>
    <w:rsid w:val="00981C74"/>
    <w:rsid w:val="009825E8"/>
    <w:rsid w:val="00983AE0"/>
    <w:rsid w:val="009844DC"/>
    <w:rsid w:val="00984581"/>
    <w:rsid w:val="009857AA"/>
    <w:rsid w:val="00985E1B"/>
    <w:rsid w:val="00986687"/>
    <w:rsid w:val="00986821"/>
    <w:rsid w:val="00986D61"/>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BFC"/>
    <w:rsid w:val="00994D83"/>
    <w:rsid w:val="00994DC3"/>
    <w:rsid w:val="009951AC"/>
    <w:rsid w:val="0099567A"/>
    <w:rsid w:val="00995D5A"/>
    <w:rsid w:val="00995F4A"/>
    <w:rsid w:val="009960FF"/>
    <w:rsid w:val="009962A6"/>
    <w:rsid w:val="009965BE"/>
    <w:rsid w:val="00996D27"/>
    <w:rsid w:val="00997171"/>
    <w:rsid w:val="00997690"/>
    <w:rsid w:val="00997AC0"/>
    <w:rsid w:val="009A0D79"/>
    <w:rsid w:val="009A107C"/>
    <w:rsid w:val="009A1139"/>
    <w:rsid w:val="009A15F4"/>
    <w:rsid w:val="009A2070"/>
    <w:rsid w:val="009A23BC"/>
    <w:rsid w:val="009A258D"/>
    <w:rsid w:val="009A286E"/>
    <w:rsid w:val="009A35CA"/>
    <w:rsid w:val="009A3BB9"/>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A18"/>
    <w:rsid w:val="009C3E52"/>
    <w:rsid w:val="009C4117"/>
    <w:rsid w:val="009C4C9F"/>
    <w:rsid w:val="009C4D24"/>
    <w:rsid w:val="009C5445"/>
    <w:rsid w:val="009C5C27"/>
    <w:rsid w:val="009C7432"/>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6037"/>
    <w:rsid w:val="009E6BE8"/>
    <w:rsid w:val="009E78A4"/>
    <w:rsid w:val="009E7B21"/>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643A"/>
    <w:rsid w:val="00A068F7"/>
    <w:rsid w:val="00A07261"/>
    <w:rsid w:val="00A0768C"/>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C79"/>
    <w:rsid w:val="00A25B5D"/>
    <w:rsid w:val="00A262BA"/>
    <w:rsid w:val="00A27D4E"/>
    <w:rsid w:val="00A3004B"/>
    <w:rsid w:val="00A30420"/>
    <w:rsid w:val="00A31CA8"/>
    <w:rsid w:val="00A32F30"/>
    <w:rsid w:val="00A33910"/>
    <w:rsid w:val="00A33C92"/>
    <w:rsid w:val="00A33E4F"/>
    <w:rsid w:val="00A346F1"/>
    <w:rsid w:val="00A348FE"/>
    <w:rsid w:val="00A34B8A"/>
    <w:rsid w:val="00A36AC7"/>
    <w:rsid w:val="00A36B22"/>
    <w:rsid w:val="00A378FC"/>
    <w:rsid w:val="00A37B98"/>
    <w:rsid w:val="00A40C1E"/>
    <w:rsid w:val="00A40D44"/>
    <w:rsid w:val="00A411C7"/>
    <w:rsid w:val="00A415A5"/>
    <w:rsid w:val="00A417BF"/>
    <w:rsid w:val="00A426D4"/>
    <w:rsid w:val="00A438B3"/>
    <w:rsid w:val="00A43B11"/>
    <w:rsid w:val="00A43E54"/>
    <w:rsid w:val="00A44679"/>
    <w:rsid w:val="00A44A46"/>
    <w:rsid w:val="00A44E75"/>
    <w:rsid w:val="00A4714A"/>
    <w:rsid w:val="00A47627"/>
    <w:rsid w:val="00A47983"/>
    <w:rsid w:val="00A47DF5"/>
    <w:rsid w:val="00A51BA4"/>
    <w:rsid w:val="00A51E9C"/>
    <w:rsid w:val="00A51F4D"/>
    <w:rsid w:val="00A52152"/>
    <w:rsid w:val="00A52B3A"/>
    <w:rsid w:val="00A52BF8"/>
    <w:rsid w:val="00A533B6"/>
    <w:rsid w:val="00A5345F"/>
    <w:rsid w:val="00A5349A"/>
    <w:rsid w:val="00A5454F"/>
    <w:rsid w:val="00A54642"/>
    <w:rsid w:val="00A555CF"/>
    <w:rsid w:val="00A5579D"/>
    <w:rsid w:val="00A558B6"/>
    <w:rsid w:val="00A55CA8"/>
    <w:rsid w:val="00A565A5"/>
    <w:rsid w:val="00A57398"/>
    <w:rsid w:val="00A576DE"/>
    <w:rsid w:val="00A57767"/>
    <w:rsid w:val="00A57A5F"/>
    <w:rsid w:val="00A57C57"/>
    <w:rsid w:val="00A60250"/>
    <w:rsid w:val="00A6035B"/>
    <w:rsid w:val="00A608CE"/>
    <w:rsid w:val="00A610EB"/>
    <w:rsid w:val="00A6152F"/>
    <w:rsid w:val="00A61CAD"/>
    <w:rsid w:val="00A61F1F"/>
    <w:rsid w:val="00A62CD5"/>
    <w:rsid w:val="00A632AE"/>
    <w:rsid w:val="00A633B2"/>
    <w:rsid w:val="00A634F0"/>
    <w:rsid w:val="00A642DC"/>
    <w:rsid w:val="00A6476B"/>
    <w:rsid w:val="00A6551F"/>
    <w:rsid w:val="00A66BBA"/>
    <w:rsid w:val="00A6720C"/>
    <w:rsid w:val="00A6737A"/>
    <w:rsid w:val="00A678A6"/>
    <w:rsid w:val="00A67ABB"/>
    <w:rsid w:val="00A67B2F"/>
    <w:rsid w:val="00A700B5"/>
    <w:rsid w:val="00A70B4B"/>
    <w:rsid w:val="00A72E14"/>
    <w:rsid w:val="00A73BD0"/>
    <w:rsid w:val="00A73F5A"/>
    <w:rsid w:val="00A75014"/>
    <w:rsid w:val="00A75124"/>
    <w:rsid w:val="00A7549C"/>
    <w:rsid w:val="00A75F27"/>
    <w:rsid w:val="00A76813"/>
    <w:rsid w:val="00A769A0"/>
    <w:rsid w:val="00A76B4F"/>
    <w:rsid w:val="00A773B9"/>
    <w:rsid w:val="00A802E6"/>
    <w:rsid w:val="00A80721"/>
    <w:rsid w:val="00A8104F"/>
    <w:rsid w:val="00A8130C"/>
    <w:rsid w:val="00A817B6"/>
    <w:rsid w:val="00A81E6A"/>
    <w:rsid w:val="00A8237A"/>
    <w:rsid w:val="00A83938"/>
    <w:rsid w:val="00A83BBB"/>
    <w:rsid w:val="00A84825"/>
    <w:rsid w:val="00A84F40"/>
    <w:rsid w:val="00A85202"/>
    <w:rsid w:val="00A8568A"/>
    <w:rsid w:val="00A85806"/>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2DF6"/>
    <w:rsid w:val="00A933D2"/>
    <w:rsid w:val="00A93579"/>
    <w:rsid w:val="00A93A4C"/>
    <w:rsid w:val="00A941A3"/>
    <w:rsid w:val="00A945B6"/>
    <w:rsid w:val="00A94638"/>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60C7"/>
    <w:rsid w:val="00AA69E9"/>
    <w:rsid w:val="00AA6B0F"/>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225C"/>
    <w:rsid w:val="00AC285B"/>
    <w:rsid w:val="00AC3312"/>
    <w:rsid w:val="00AC3377"/>
    <w:rsid w:val="00AC3529"/>
    <w:rsid w:val="00AC3ED8"/>
    <w:rsid w:val="00AC42DC"/>
    <w:rsid w:val="00AC453B"/>
    <w:rsid w:val="00AC46AD"/>
    <w:rsid w:val="00AC4E8C"/>
    <w:rsid w:val="00AC519D"/>
    <w:rsid w:val="00AC6807"/>
    <w:rsid w:val="00AC6B2E"/>
    <w:rsid w:val="00AC6F3E"/>
    <w:rsid w:val="00AC777A"/>
    <w:rsid w:val="00AC7804"/>
    <w:rsid w:val="00AD0530"/>
    <w:rsid w:val="00AD0D6E"/>
    <w:rsid w:val="00AD0E60"/>
    <w:rsid w:val="00AD0EF0"/>
    <w:rsid w:val="00AD16C2"/>
    <w:rsid w:val="00AD1D74"/>
    <w:rsid w:val="00AD21BB"/>
    <w:rsid w:val="00AD2206"/>
    <w:rsid w:val="00AD273C"/>
    <w:rsid w:val="00AD30F1"/>
    <w:rsid w:val="00AD399F"/>
    <w:rsid w:val="00AD3B01"/>
    <w:rsid w:val="00AD3C10"/>
    <w:rsid w:val="00AD3F14"/>
    <w:rsid w:val="00AD4004"/>
    <w:rsid w:val="00AD41E8"/>
    <w:rsid w:val="00AD53A8"/>
    <w:rsid w:val="00AD53D1"/>
    <w:rsid w:val="00AD5E71"/>
    <w:rsid w:val="00AD5F43"/>
    <w:rsid w:val="00AD695F"/>
    <w:rsid w:val="00AD698D"/>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203"/>
    <w:rsid w:val="00AE6B6B"/>
    <w:rsid w:val="00AE6D8B"/>
    <w:rsid w:val="00AE6EFD"/>
    <w:rsid w:val="00AE70F7"/>
    <w:rsid w:val="00AE7E09"/>
    <w:rsid w:val="00AF0215"/>
    <w:rsid w:val="00AF07F4"/>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0EC8"/>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69CF"/>
    <w:rsid w:val="00B16B71"/>
    <w:rsid w:val="00B16CA9"/>
    <w:rsid w:val="00B17509"/>
    <w:rsid w:val="00B20B32"/>
    <w:rsid w:val="00B2113A"/>
    <w:rsid w:val="00B226D6"/>
    <w:rsid w:val="00B22747"/>
    <w:rsid w:val="00B23292"/>
    <w:rsid w:val="00B232A8"/>
    <w:rsid w:val="00B23C73"/>
    <w:rsid w:val="00B24052"/>
    <w:rsid w:val="00B241F4"/>
    <w:rsid w:val="00B2466D"/>
    <w:rsid w:val="00B2490F"/>
    <w:rsid w:val="00B24E0A"/>
    <w:rsid w:val="00B2551A"/>
    <w:rsid w:val="00B25899"/>
    <w:rsid w:val="00B27A9A"/>
    <w:rsid w:val="00B3016D"/>
    <w:rsid w:val="00B305D9"/>
    <w:rsid w:val="00B30DA7"/>
    <w:rsid w:val="00B33A20"/>
    <w:rsid w:val="00B33CBB"/>
    <w:rsid w:val="00B342BB"/>
    <w:rsid w:val="00B345BE"/>
    <w:rsid w:val="00B35578"/>
    <w:rsid w:val="00B35D2E"/>
    <w:rsid w:val="00B35D5A"/>
    <w:rsid w:val="00B36297"/>
    <w:rsid w:val="00B367FD"/>
    <w:rsid w:val="00B37986"/>
    <w:rsid w:val="00B4039A"/>
    <w:rsid w:val="00B4103F"/>
    <w:rsid w:val="00B415D4"/>
    <w:rsid w:val="00B42203"/>
    <w:rsid w:val="00B423AE"/>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7010"/>
    <w:rsid w:val="00B5725C"/>
    <w:rsid w:val="00B57737"/>
    <w:rsid w:val="00B57ADF"/>
    <w:rsid w:val="00B6027A"/>
    <w:rsid w:val="00B60979"/>
    <w:rsid w:val="00B61012"/>
    <w:rsid w:val="00B61BB8"/>
    <w:rsid w:val="00B62FE7"/>
    <w:rsid w:val="00B63030"/>
    <w:rsid w:val="00B634D1"/>
    <w:rsid w:val="00B6408C"/>
    <w:rsid w:val="00B641DE"/>
    <w:rsid w:val="00B64587"/>
    <w:rsid w:val="00B64594"/>
    <w:rsid w:val="00B64A1A"/>
    <w:rsid w:val="00B64F90"/>
    <w:rsid w:val="00B65351"/>
    <w:rsid w:val="00B6584B"/>
    <w:rsid w:val="00B65955"/>
    <w:rsid w:val="00B659BE"/>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8015B"/>
    <w:rsid w:val="00B803BA"/>
    <w:rsid w:val="00B804DD"/>
    <w:rsid w:val="00B80D84"/>
    <w:rsid w:val="00B80E19"/>
    <w:rsid w:val="00B80EE6"/>
    <w:rsid w:val="00B81022"/>
    <w:rsid w:val="00B81D6C"/>
    <w:rsid w:val="00B82347"/>
    <w:rsid w:val="00B8286C"/>
    <w:rsid w:val="00B82DCB"/>
    <w:rsid w:val="00B82E38"/>
    <w:rsid w:val="00B838BD"/>
    <w:rsid w:val="00B84702"/>
    <w:rsid w:val="00B84E0A"/>
    <w:rsid w:val="00B850E6"/>
    <w:rsid w:val="00B85EAD"/>
    <w:rsid w:val="00B86D33"/>
    <w:rsid w:val="00B876F5"/>
    <w:rsid w:val="00B8770B"/>
    <w:rsid w:val="00B8798F"/>
    <w:rsid w:val="00B87C76"/>
    <w:rsid w:val="00B90110"/>
    <w:rsid w:val="00B90307"/>
    <w:rsid w:val="00B910A0"/>
    <w:rsid w:val="00B91157"/>
    <w:rsid w:val="00B9132B"/>
    <w:rsid w:val="00B917CF"/>
    <w:rsid w:val="00B91AB3"/>
    <w:rsid w:val="00B91D7B"/>
    <w:rsid w:val="00B92004"/>
    <w:rsid w:val="00B925B8"/>
    <w:rsid w:val="00B926B5"/>
    <w:rsid w:val="00B92704"/>
    <w:rsid w:val="00B932FB"/>
    <w:rsid w:val="00B93719"/>
    <w:rsid w:val="00B93B9D"/>
    <w:rsid w:val="00B93FF8"/>
    <w:rsid w:val="00B94CC3"/>
    <w:rsid w:val="00B94EC5"/>
    <w:rsid w:val="00B955EB"/>
    <w:rsid w:val="00B9568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4AA5"/>
    <w:rsid w:val="00BA4CC3"/>
    <w:rsid w:val="00BA4D0C"/>
    <w:rsid w:val="00BA5173"/>
    <w:rsid w:val="00BA5D61"/>
    <w:rsid w:val="00BA5F4F"/>
    <w:rsid w:val="00BA62F1"/>
    <w:rsid w:val="00BA65B1"/>
    <w:rsid w:val="00BA6616"/>
    <w:rsid w:val="00BA69E5"/>
    <w:rsid w:val="00BA6ACD"/>
    <w:rsid w:val="00BA6C6F"/>
    <w:rsid w:val="00BA6C8C"/>
    <w:rsid w:val="00BA7279"/>
    <w:rsid w:val="00BA796D"/>
    <w:rsid w:val="00BA7A62"/>
    <w:rsid w:val="00BA7C77"/>
    <w:rsid w:val="00BB046C"/>
    <w:rsid w:val="00BB05DB"/>
    <w:rsid w:val="00BB0BCE"/>
    <w:rsid w:val="00BB130A"/>
    <w:rsid w:val="00BB1938"/>
    <w:rsid w:val="00BB21B5"/>
    <w:rsid w:val="00BB2993"/>
    <w:rsid w:val="00BB45A5"/>
    <w:rsid w:val="00BB4A2B"/>
    <w:rsid w:val="00BB4EB5"/>
    <w:rsid w:val="00BB5C60"/>
    <w:rsid w:val="00BB610F"/>
    <w:rsid w:val="00BB6151"/>
    <w:rsid w:val="00BB61E0"/>
    <w:rsid w:val="00BB6511"/>
    <w:rsid w:val="00BB6817"/>
    <w:rsid w:val="00BB7289"/>
    <w:rsid w:val="00BB76AC"/>
    <w:rsid w:val="00BB7A9D"/>
    <w:rsid w:val="00BC1944"/>
    <w:rsid w:val="00BC2763"/>
    <w:rsid w:val="00BC2C8B"/>
    <w:rsid w:val="00BC3720"/>
    <w:rsid w:val="00BC434F"/>
    <w:rsid w:val="00BC46AD"/>
    <w:rsid w:val="00BC49C5"/>
    <w:rsid w:val="00BC4FBC"/>
    <w:rsid w:val="00BC528C"/>
    <w:rsid w:val="00BC566F"/>
    <w:rsid w:val="00BC5BA8"/>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B9B"/>
    <w:rsid w:val="00BE6D9A"/>
    <w:rsid w:val="00BE701F"/>
    <w:rsid w:val="00BE76E4"/>
    <w:rsid w:val="00BE771D"/>
    <w:rsid w:val="00BE7795"/>
    <w:rsid w:val="00BE7B77"/>
    <w:rsid w:val="00BF097F"/>
    <w:rsid w:val="00BF0B42"/>
    <w:rsid w:val="00BF168E"/>
    <w:rsid w:val="00BF21F4"/>
    <w:rsid w:val="00BF2324"/>
    <w:rsid w:val="00BF2448"/>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16FE"/>
    <w:rsid w:val="00C21B27"/>
    <w:rsid w:val="00C21F0D"/>
    <w:rsid w:val="00C239DA"/>
    <w:rsid w:val="00C23AD2"/>
    <w:rsid w:val="00C23CBB"/>
    <w:rsid w:val="00C243DF"/>
    <w:rsid w:val="00C24FC6"/>
    <w:rsid w:val="00C25117"/>
    <w:rsid w:val="00C253A7"/>
    <w:rsid w:val="00C25664"/>
    <w:rsid w:val="00C258B4"/>
    <w:rsid w:val="00C25E37"/>
    <w:rsid w:val="00C25E8C"/>
    <w:rsid w:val="00C2626E"/>
    <w:rsid w:val="00C270B5"/>
    <w:rsid w:val="00C2710A"/>
    <w:rsid w:val="00C2714C"/>
    <w:rsid w:val="00C2741E"/>
    <w:rsid w:val="00C27778"/>
    <w:rsid w:val="00C308F4"/>
    <w:rsid w:val="00C3099B"/>
    <w:rsid w:val="00C309D2"/>
    <w:rsid w:val="00C31A17"/>
    <w:rsid w:val="00C31AA4"/>
    <w:rsid w:val="00C321EE"/>
    <w:rsid w:val="00C32288"/>
    <w:rsid w:val="00C326F8"/>
    <w:rsid w:val="00C3449A"/>
    <w:rsid w:val="00C34722"/>
    <w:rsid w:val="00C34DB9"/>
    <w:rsid w:val="00C34DE8"/>
    <w:rsid w:val="00C34FCB"/>
    <w:rsid w:val="00C35063"/>
    <w:rsid w:val="00C3565E"/>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CF"/>
    <w:rsid w:val="00C43F14"/>
    <w:rsid w:val="00C44439"/>
    <w:rsid w:val="00C44552"/>
    <w:rsid w:val="00C45654"/>
    <w:rsid w:val="00C458B2"/>
    <w:rsid w:val="00C45C05"/>
    <w:rsid w:val="00C46687"/>
    <w:rsid w:val="00C4690C"/>
    <w:rsid w:val="00C46D3D"/>
    <w:rsid w:val="00C4711D"/>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2A7"/>
    <w:rsid w:val="00C66334"/>
    <w:rsid w:val="00C67246"/>
    <w:rsid w:val="00C67DB0"/>
    <w:rsid w:val="00C70070"/>
    <w:rsid w:val="00C7090C"/>
    <w:rsid w:val="00C70DA3"/>
    <w:rsid w:val="00C714EA"/>
    <w:rsid w:val="00C7167A"/>
    <w:rsid w:val="00C73AB7"/>
    <w:rsid w:val="00C73D6D"/>
    <w:rsid w:val="00C74751"/>
    <w:rsid w:val="00C74B0E"/>
    <w:rsid w:val="00C74D30"/>
    <w:rsid w:val="00C75356"/>
    <w:rsid w:val="00C75585"/>
    <w:rsid w:val="00C75C99"/>
    <w:rsid w:val="00C75E4A"/>
    <w:rsid w:val="00C76BFD"/>
    <w:rsid w:val="00C76E7B"/>
    <w:rsid w:val="00C77A1C"/>
    <w:rsid w:val="00C77E5A"/>
    <w:rsid w:val="00C80139"/>
    <w:rsid w:val="00C81034"/>
    <w:rsid w:val="00C81153"/>
    <w:rsid w:val="00C8129F"/>
    <w:rsid w:val="00C81D23"/>
    <w:rsid w:val="00C81E17"/>
    <w:rsid w:val="00C8242C"/>
    <w:rsid w:val="00C82760"/>
    <w:rsid w:val="00C828EA"/>
    <w:rsid w:val="00C82DE8"/>
    <w:rsid w:val="00C8396F"/>
    <w:rsid w:val="00C83DD3"/>
    <w:rsid w:val="00C84087"/>
    <w:rsid w:val="00C8418E"/>
    <w:rsid w:val="00C85B53"/>
    <w:rsid w:val="00C85E0A"/>
    <w:rsid w:val="00C862F8"/>
    <w:rsid w:val="00C86711"/>
    <w:rsid w:val="00C8720C"/>
    <w:rsid w:val="00C90221"/>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782"/>
    <w:rsid w:val="00CB6892"/>
    <w:rsid w:val="00CB692B"/>
    <w:rsid w:val="00CB7023"/>
    <w:rsid w:val="00CB724B"/>
    <w:rsid w:val="00CB7F24"/>
    <w:rsid w:val="00CC05F3"/>
    <w:rsid w:val="00CC0B0E"/>
    <w:rsid w:val="00CC0DE8"/>
    <w:rsid w:val="00CC1194"/>
    <w:rsid w:val="00CC13B2"/>
    <w:rsid w:val="00CC196E"/>
    <w:rsid w:val="00CC2664"/>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F0E9B"/>
    <w:rsid w:val="00CF297A"/>
    <w:rsid w:val="00CF2BD9"/>
    <w:rsid w:val="00CF327B"/>
    <w:rsid w:val="00CF3432"/>
    <w:rsid w:val="00CF3687"/>
    <w:rsid w:val="00CF36DB"/>
    <w:rsid w:val="00CF3842"/>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0425"/>
    <w:rsid w:val="00D11102"/>
    <w:rsid w:val="00D11C25"/>
    <w:rsid w:val="00D11DDC"/>
    <w:rsid w:val="00D13A3D"/>
    <w:rsid w:val="00D1451F"/>
    <w:rsid w:val="00D148CE"/>
    <w:rsid w:val="00D14E24"/>
    <w:rsid w:val="00D151B4"/>
    <w:rsid w:val="00D174C0"/>
    <w:rsid w:val="00D178A9"/>
    <w:rsid w:val="00D17AF7"/>
    <w:rsid w:val="00D210B8"/>
    <w:rsid w:val="00D22176"/>
    <w:rsid w:val="00D22E7B"/>
    <w:rsid w:val="00D22F70"/>
    <w:rsid w:val="00D22FDA"/>
    <w:rsid w:val="00D23ACB"/>
    <w:rsid w:val="00D23E45"/>
    <w:rsid w:val="00D23FE3"/>
    <w:rsid w:val="00D257C2"/>
    <w:rsid w:val="00D268DB"/>
    <w:rsid w:val="00D26D6A"/>
    <w:rsid w:val="00D27DE1"/>
    <w:rsid w:val="00D3040B"/>
    <w:rsid w:val="00D31541"/>
    <w:rsid w:val="00D317C9"/>
    <w:rsid w:val="00D3239C"/>
    <w:rsid w:val="00D32655"/>
    <w:rsid w:val="00D3274D"/>
    <w:rsid w:val="00D32818"/>
    <w:rsid w:val="00D32836"/>
    <w:rsid w:val="00D329A9"/>
    <w:rsid w:val="00D32BDE"/>
    <w:rsid w:val="00D32C6C"/>
    <w:rsid w:val="00D32E97"/>
    <w:rsid w:val="00D33982"/>
    <w:rsid w:val="00D33A99"/>
    <w:rsid w:val="00D3402E"/>
    <w:rsid w:val="00D347C1"/>
    <w:rsid w:val="00D36244"/>
    <w:rsid w:val="00D36658"/>
    <w:rsid w:val="00D36A9C"/>
    <w:rsid w:val="00D37046"/>
    <w:rsid w:val="00D40D8B"/>
    <w:rsid w:val="00D413E8"/>
    <w:rsid w:val="00D4177A"/>
    <w:rsid w:val="00D41BAC"/>
    <w:rsid w:val="00D41E39"/>
    <w:rsid w:val="00D41FBB"/>
    <w:rsid w:val="00D42140"/>
    <w:rsid w:val="00D4215C"/>
    <w:rsid w:val="00D4285A"/>
    <w:rsid w:val="00D42D2A"/>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5087"/>
    <w:rsid w:val="00D55C31"/>
    <w:rsid w:val="00D55DB6"/>
    <w:rsid w:val="00D55F46"/>
    <w:rsid w:val="00D562F7"/>
    <w:rsid w:val="00D56B4A"/>
    <w:rsid w:val="00D57357"/>
    <w:rsid w:val="00D57A82"/>
    <w:rsid w:val="00D6030A"/>
    <w:rsid w:val="00D606F2"/>
    <w:rsid w:val="00D61E13"/>
    <w:rsid w:val="00D61F36"/>
    <w:rsid w:val="00D62211"/>
    <w:rsid w:val="00D63140"/>
    <w:rsid w:val="00D6319B"/>
    <w:rsid w:val="00D63641"/>
    <w:rsid w:val="00D646FB"/>
    <w:rsid w:val="00D64B51"/>
    <w:rsid w:val="00D6546D"/>
    <w:rsid w:val="00D65661"/>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4145"/>
    <w:rsid w:val="00D74697"/>
    <w:rsid w:val="00D75201"/>
    <w:rsid w:val="00D752F2"/>
    <w:rsid w:val="00D7623A"/>
    <w:rsid w:val="00D76447"/>
    <w:rsid w:val="00D77161"/>
    <w:rsid w:val="00D77273"/>
    <w:rsid w:val="00D772FC"/>
    <w:rsid w:val="00D77514"/>
    <w:rsid w:val="00D77952"/>
    <w:rsid w:val="00D77B8A"/>
    <w:rsid w:val="00D8037F"/>
    <w:rsid w:val="00D806B5"/>
    <w:rsid w:val="00D8128F"/>
    <w:rsid w:val="00D8197D"/>
    <w:rsid w:val="00D82C74"/>
    <w:rsid w:val="00D832E7"/>
    <w:rsid w:val="00D83578"/>
    <w:rsid w:val="00D83B10"/>
    <w:rsid w:val="00D83EAD"/>
    <w:rsid w:val="00D846E3"/>
    <w:rsid w:val="00D8508E"/>
    <w:rsid w:val="00D85266"/>
    <w:rsid w:val="00D85436"/>
    <w:rsid w:val="00D85819"/>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D64"/>
    <w:rsid w:val="00DB7880"/>
    <w:rsid w:val="00DB7D63"/>
    <w:rsid w:val="00DB7ED9"/>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91"/>
    <w:rsid w:val="00DF4518"/>
    <w:rsid w:val="00DF4E81"/>
    <w:rsid w:val="00DF5545"/>
    <w:rsid w:val="00DF5C11"/>
    <w:rsid w:val="00DF5C39"/>
    <w:rsid w:val="00DF5F8C"/>
    <w:rsid w:val="00DF65F0"/>
    <w:rsid w:val="00DF7E8F"/>
    <w:rsid w:val="00E008DF"/>
    <w:rsid w:val="00E017FC"/>
    <w:rsid w:val="00E0246E"/>
    <w:rsid w:val="00E02621"/>
    <w:rsid w:val="00E02874"/>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C7C"/>
    <w:rsid w:val="00E262C3"/>
    <w:rsid w:val="00E2688B"/>
    <w:rsid w:val="00E300DA"/>
    <w:rsid w:val="00E3028F"/>
    <w:rsid w:val="00E3092C"/>
    <w:rsid w:val="00E31824"/>
    <w:rsid w:val="00E3213E"/>
    <w:rsid w:val="00E32270"/>
    <w:rsid w:val="00E32C06"/>
    <w:rsid w:val="00E32F4C"/>
    <w:rsid w:val="00E3346E"/>
    <w:rsid w:val="00E335D5"/>
    <w:rsid w:val="00E33FC9"/>
    <w:rsid w:val="00E3442D"/>
    <w:rsid w:val="00E34EA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57672"/>
    <w:rsid w:val="00E61293"/>
    <w:rsid w:val="00E63EB1"/>
    <w:rsid w:val="00E64464"/>
    <w:rsid w:val="00E6587D"/>
    <w:rsid w:val="00E65E22"/>
    <w:rsid w:val="00E66056"/>
    <w:rsid w:val="00E664C5"/>
    <w:rsid w:val="00E66505"/>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3D22"/>
    <w:rsid w:val="00E845EC"/>
    <w:rsid w:val="00E8461C"/>
    <w:rsid w:val="00E84754"/>
    <w:rsid w:val="00E849A5"/>
    <w:rsid w:val="00E84DCD"/>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4C5"/>
    <w:rsid w:val="00EA095D"/>
    <w:rsid w:val="00EA10B9"/>
    <w:rsid w:val="00EA18E0"/>
    <w:rsid w:val="00EA1FAE"/>
    <w:rsid w:val="00EA202A"/>
    <w:rsid w:val="00EA2171"/>
    <w:rsid w:val="00EA226C"/>
    <w:rsid w:val="00EA2461"/>
    <w:rsid w:val="00EA25AF"/>
    <w:rsid w:val="00EA271A"/>
    <w:rsid w:val="00EA4180"/>
    <w:rsid w:val="00EA4E87"/>
    <w:rsid w:val="00EA55E1"/>
    <w:rsid w:val="00EA575D"/>
    <w:rsid w:val="00EA5BC7"/>
    <w:rsid w:val="00EA5F15"/>
    <w:rsid w:val="00EA6439"/>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3E"/>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A9C"/>
    <w:rsid w:val="00EF2BB5"/>
    <w:rsid w:val="00EF3C4B"/>
    <w:rsid w:val="00EF3E7C"/>
    <w:rsid w:val="00EF3F08"/>
    <w:rsid w:val="00EF3FED"/>
    <w:rsid w:val="00EF402D"/>
    <w:rsid w:val="00EF5D6A"/>
    <w:rsid w:val="00EF66A4"/>
    <w:rsid w:val="00EF6AB2"/>
    <w:rsid w:val="00EF6BF6"/>
    <w:rsid w:val="00EF7632"/>
    <w:rsid w:val="00EF7638"/>
    <w:rsid w:val="00EF7703"/>
    <w:rsid w:val="00F00750"/>
    <w:rsid w:val="00F018D8"/>
    <w:rsid w:val="00F01928"/>
    <w:rsid w:val="00F0241A"/>
    <w:rsid w:val="00F030D2"/>
    <w:rsid w:val="00F0519B"/>
    <w:rsid w:val="00F056C8"/>
    <w:rsid w:val="00F05D0E"/>
    <w:rsid w:val="00F0647A"/>
    <w:rsid w:val="00F0687B"/>
    <w:rsid w:val="00F06DE6"/>
    <w:rsid w:val="00F06DF2"/>
    <w:rsid w:val="00F06F1B"/>
    <w:rsid w:val="00F06F1C"/>
    <w:rsid w:val="00F111B3"/>
    <w:rsid w:val="00F1298D"/>
    <w:rsid w:val="00F1394A"/>
    <w:rsid w:val="00F13CB4"/>
    <w:rsid w:val="00F13F73"/>
    <w:rsid w:val="00F14364"/>
    <w:rsid w:val="00F14B18"/>
    <w:rsid w:val="00F14F1F"/>
    <w:rsid w:val="00F151D3"/>
    <w:rsid w:val="00F15345"/>
    <w:rsid w:val="00F15C10"/>
    <w:rsid w:val="00F15CAB"/>
    <w:rsid w:val="00F16981"/>
    <w:rsid w:val="00F209AD"/>
    <w:rsid w:val="00F21427"/>
    <w:rsid w:val="00F229D5"/>
    <w:rsid w:val="00F22F3E"/>
    <w:rsid w:val="00F25015"/>
    <w:rsid w:val="00F257F0"/>
    <w:rsid w:val="00F25B7C"/>
    <w:rsid w:val="00F25C50"/>
    <w:rsid w:val="00F25CB4"/>
    <w:rsid w:val="00F26017"/>
    <w:rsid w:val="00F26615"/>
    <w:rsid w:val="00F2677E"/>
    <w:rsid w:val="00F26992"/>
    <w:rsid w:val="00F26E1A"/>
    <w:rsid w:val="00F26E62"/>
    <w:rsid w:val="00F271A8"/>
    <w:rsid w:val="00F277DB"/>
    <w:rsid w:val="00F27DAE"/>
    <w:rsid w:val="00F30031"/>
    <w:rsid w:val="00F30505"/>
    <w:rsid w:val="00F31399"/>
    <w:rsid w:val="00F320C0"/>
    <w:rsid w:val="00F322EC"/>
    <w:rsid w:val="00F32B30"/>
    <w:rsid w:val="00F3302D"/>
    <w:rsid w:val="00F33503"/>
    <w:rsid w:val="00F33CAE"/>
    <w:rsid w:val="00F33EC8"/>
    <w:rsid w:val="00F34152"/>
    <w:rsid w:val="00F34653"/>
    <w:rsid w:val="00F34C55"/>
    <w:rsid w:val="00F34C87"/>
    <w:rsid w:val="00F359E8"/>
    <w:rsid w:val="00F35F04"/>
    <w:rsid w:val="00F365DC"/>
    <w:rsid w:val="00F3679F"/>
    <w:rsid w:val="00F40B97"/>
    <w:rsid w:val="00F40FA4"/>
    <w:rsid w:val="00F41C85"/>
    <w:rsid w:val="00F4203D"/>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D0F"/>
    <w:rsid w:val="00F56270"/>
    <w:rsid w:val="00F562A9"/>
    <w:rsid w:val="00F5685E"/>
    <w:rsid w:val="00F573CB"/>
    <w:rsid w:val="00F57457"/>
    <w:rsid w:val="00F57490"/>
    <w:rsid w:val="00F5761C"/>
    <w:rsid w:val="00F57828"/>
    <w:rsid w:val="00F57CF3"/>
    <w:rsid w:val="00F57CFE"/>
    <w:rsid w:val="00F57D0C"/>
    <w:rsid w:val="00F60640"/>
    <w:rsid w:val="00F607B0"/>
    <w:rsid w:val="00F60B83"/>
    <w:rsid w:val="00F61159"/>
    <w:rsid w:val="00F61259"/>
    <w:rsid w:val="00F627C3"/>
    <w:rsid w:val="00F629E4"/>
    <w:rsid w:val="00F62EE0"/>
    <w:rsid w:val="00F63D5A"/>
    <w:rsid w:val="00F63FE8"/>
    <w:rsid w:val="00F64BC5"/>
    <w:rsid w:val="00F650B4"/>
    <w:rsid w:val="00F65192"/>
    <w:rsid w:val="00F654FA"/>
    <w:rsid w:val="00F67A45"/>
    <w:rsid w:val="00F67F4E"/>
    <w:rsid w:val="00F70336"/>
    <w:rsid w:val="00F71F0C"/>
    <w:rsid w:val="00F72C93"/>
    <w:rsid w:val="00F72CE5"/>
    <w:rsid w:val="00F74253"/>
    <w:rsid w:val="00F7480B"/>
    <w:rsid w:val="00F7512C"/>
    <w:rsid w:val="00F751B7"/>
    <w:rsid w:val="00F76C0D"/>
    <w:rsid w:val="00F76E70"/>
    <w:rsid w:val="00F77299"/>
    <w:rsid w:val="00F77A0F"/>
    <w:rsid w:val="00F8036B"/>
    <w:rsid w:val="00F8047C"/>
    <w:rsid w:val="00F80840"/>
    <w:rsid w:val="00F80AD1"/>
    <w:rsid w:val="00F81032"/>
    <w:rsid w:val="00F81504"/>
    <w:rsid w:val="00F818A6"/>
    <w:rsid w:val="00F81ADD"/>
    <w:rsid w:val="00F82417"/>
    <w:rsid w:val="00F82580"/>
    <w:rsid w:val="00F83CF9"/>
    <w:rsid w:val="00F842C0"/>
    <w:rsid w:val="00F84467"/>
    <w:rsid w:val="00F8496F"/>
    <w:rsid w:val="00F84990"/>
    <w:rsid w:val="00F85619"/>
    <w:rsid w:val="00F8571B"/>
    <w:rsid w:val="00F85F7E"/>
    <w:rsid w:val="00F86ED7"/>
    <w:rsid w:val="00F9004B"/>
    <w:rsid w:val="00F91239"/>
    <w:rsid w:val="00F915E0"/>
    <w:rsid w:val="00F926EC"/>
    <w:rsid w:val="00F92833"/>
    <w:rsid w:val="00F9305E"/>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780"/>
    <w:rsid w:val="00FA5937"/>
    <w:rsid w:val="00FA718F"/>
    <w:rsid w:val="00FA79C2"/>
    <w:rsid w:val="00FA7DCE"/>
    <w:rsid w:val="00FA7EAA"/>
    <w:rsid w:val="00FB0A65"/>
    <w:rsid w:val="00FB0AEF"/>
    <w:rsid w:val="00FB0B85"/>
    <w:rsid w:val="00FB18FD"/>
    <w:rsid w:val="00FB2358"/>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7265"/>
    <w:rsid w:val="00FB7BCE"/>
    <w:rsid w:val="00FB7CFE"/>
    <w:rsid w:val="00FC089F"/>
    <w:rsid w:val="00FC0F6C"/>
    <w:rsid w:val="00FC11CC"/>
    <w:rsid w:val="00FC1756"/>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A6"/>
    <w:rsid w:val="00FD2E89"/>
    <w:rsid w:val="00FD3A96"/>
    <w:rsid w:val="00FD3BDB"/>
    <w:rsid w:val="00FD4100"/>
    <w:rsid w:val="00FD50C6"/>
    <w:rsid w:val="00FD55B9"/>
    <w:rsid w:val="00FD5FD7"/>
    <w:rsid w:val="00FD63F8"/>
    <w:rsid w:val="00FD645E"/>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10E"/>
    <w:rsid w:val="00FF0EBB"/>
    <w:rsid w:val="00FF24F8"/>
    <w:rsid w:val="00FF4975"/>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80BBF"/>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80BBF"/>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A8792-8EA2-D94F-B6FE-9FC3C1304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TotalTime>
  <Pages>29</Pages>
  <Words>33313</Words>
  <Characters>189889</Characters>
  <Application>Microsoft Office Word</Application>
  <DocSecurity>0</DocSecurity>
  <Lines>1582</Lines>
  <Paragraphs>445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1031</cp:revision>
  <cp:lastPrinted>2019-06-02T08:00:00Z</cp:lastPrinted>
  <dcterms:created xsi:type="dcterms:W3CDTF">2019-06-16T08:37:00Z</dcterms:created>
  <dcterms:modified xsi:type="dcterms:W3CDTF">2019-07-16T11:25:00Z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