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E87BA7">
      <w:pPr>
        <w:ind w:right="-2"/>
        <w:jc w:val="center"/>
        <w:rPr>
          <w:rFonts w:cs="David"/>
        </w:rPr>
      </w:pPr>
      <w:r w:rsidRPr="00A10451">
        <w:rPr>
          <w:rFonts w:cs="David" w:hint="cs"/>
          <w:noProof/>
        </w:rPr>
        <w:drawing>
          <wp:anchor distT="0" distB="0" distL="114300" distR="114300" simplePos="0" relativeHeight="251637760" behindDoc="0" locked="0" layoutInCell="1" allowOverlap="1" wp14:anchorId="31A4910F" wp14:editId="0665DAB3">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E87BA7">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40BF45BC" w:rsidR="00E20BC7" w:rsidRPr="00A10451" w:rsidRDefault="00682A94" w:rsidP="00E87BA7">
      <w:pPr>
        <w:ind w:right="-2"/>
        <w:jc w:val="center"/>
        <w:rPr>
          <w:rFonts w:cs="David"/>
        </w:rPr>
      </w:pPr>
      <w:r w:rsidRPr="00A10451">
        <w:rPr>
          <w:rFonts w:cs="David" w:hint="cs"/>
        </w:rPr>
        <w:t>In fulfillment of the requirements for the Ph</w:t>
      </w:r>
      <w:r w:rsidR="000A4FE6">
        <w:rPr>
          <w:rFonts w:cs="David"/>
        </w:rPr>
        <w:t>.</w:t>
      </w:r>
      <w:r w:rsidRPr="00A10451">
        <w:rPr>
          <w:rFonts w:cs="David" w:hint="cs"/>
        </w:rPr>
        <w:t>D</w:t>
      </w:r>
      <w:r w:rsidR="000A4FE6">
        <w:rPr>
          <w:rFonts w:cs="David"/>
        </w:rPr>
        <w:t>.</w:t>
      </w:r>
      <w:r w:rsidRPr="00A10451">
        <w:rPr>
          <w:rFonts w:cs="David" w:hint="cs"/>
        </w:rPr>
        <w:t xml:space="preserve"> candidacy examination</w:t>
      </w:r>
    </w:p>
    <w:p w14:paraId="145667C9" w14:textId="51D837F3" w:rsidR="00682A94" w:rsidRPr="00A10451" w:rsidRDefault="00682A94" w:rsidP="00E87BA7">
      <w:pPr>
        <w:ind w:right="-2"/>
        <w:jc w:val="center"/>
        <w:rPr>
          <w:rFonts w:cs="David"/>
        </w:rPr>
      </w:pPr>
    </w:p>
    <w:p w14:paraId="25005663" w14:textId="5B26559A" w:rsidR="00DF751A" w:rsidRDefault="007C6D6D" w:rsidP="004C22E7">
      <w:pPr>
        <w:ind w:right="-2"/>
        <w:jc w:val="center"/>
        <w:rPr>
          <w:rFonts w:cs="David"/>
          <w:sz w:val="48"/>
          <w:szCs w:val="48"/>
        </w:rPr>
      </w:pPr>
      <w:bookmarkStart w:id="0" w:name="OLE_LINK184"/>
      <w:bookmarkStart w:id="1" w:name="OLE_LINK185"/>
      <w:r>
        <w:rPr>
          <w:rFonts w:cs="David"/>
          <w:sz w:val="48"/>
          <w:szCs w:val="48"/>
        </w:rPr>
        <w:t>D</w:t>
      </w:r>
      <w:r w:rsidR="00150108">
        <w:rPr>
          <w:rFonts w:cs="David"/>
          <w:sz w:val="48"/>
          <w:szCs w:val="48"/>
        </w:rPr>
        <w:t>evelopment</w:t>
      </w:r>
      <w:r w:rsidR="004C22E7">
        <w:rPr>
          <w:rFonts w:cs="David"/>
          <w:sz w:val="48"/>
          <w:szCs w:val="48"/>
        </w:rPr>
        <w:t xml:space="preserve"> </w:t>
      </w:r>
      <w:r w:rsidR="005B0C85">
        <w:rPr>
          <w:rFonts w:cs="David"/>
          <w:sz w:val="48"/>
          <w:szCs w:val="48"/>
        </w:rPr>
        <w:t xml:space="preserve">of methods for </w:t>
      </w:r>
      <w:r w:rsidR="00395474">
        <w:rPr>
          <w:rFonts w:cs="David"/>
          <w:sz w:val="48"/>
          <w:szCs w:val="48"/>
        </w:rPr>
        <w:t>adaptive</w:t>
      </w:r>
      <w:ins w:id="2" w:author="Barak Fishbain" w:date="2019-07-28T17:02:00Z">
        <w:r w:rsidR="008B33FB">
          <w:rPr>
            <w:rFonts w:cs="David"/>
            <w:sz w:val="48"/>
            <w:szCs w:val="48"/>
          </w:rPr>
          <w:t>, o</w:t>
        </w:r>
        <w:r w:rsidR="008B33FB" w:rsidRPr="000A4FE6">
          <w:rPr>
            <w:rFonts w:cs="David"/>
            <w:sz w:val="48"/>
            <w:szCs w:val="48"/>
          </w:rPr>
          <w:t>ptimal</w:t>
        </w:r>
      </w:ins>
      <w:r w:rsidR="00395474">
        <w:rPr>
          <w:rFonts w:cs="David"/>
          <w:sz w:val="48"/>
          <w:szCs w:val="48"/>
        </w:rPr>
        <w:t xml:space="preserve"> </w:t>
      </w:r>
      <w:r w:rsidR="00C31CBB" w:rsidRPr="00C31CBB">
        <w:rPr>
          <w:rFonts w:cs="David" w:hint="cs"/>
          <w:sz w:val="48"/>
          <w:szCs w:val="48"/>
        </w:rPr>
        <w:t>deployment</w:t>
      </w:r>
      <w:r w:rsidR="00395474">
        <w:rPr>
          <w:rFonts w:cs="David"/>
          <w:sz w:val="48"/>
          <w:szCs w:val="48"/>
        </w:rPr>
        <w:t xml:space="preserve"> </w:t>
      </w:r>
      <w:r w:rsidR="004D4306">
        <w:rPr>
          <w:rFonts w:cs="David"/>
          <w:sz w:val="48"/>
          <w:szCs w:val="48"/>
        </w:rPr>
        <w:t xml:space="preserve">of heterogeneous </w:t>
      </w:r>
      <w:r w:rsidR="004D4306" w:rsidRPr="00A10451">
        <w:rPr>
          <w:rFonts w:cs="David" w:hint="cs"/>
          <w:sz w:val="48"/>
          <w:szCs w:val="48"/>
        </w:rPr>
        <w:t>sensor</w:t>
      </w:r>
      <w:r w:rsidR="004D4306">
        <w:rPr>
          <w:rFonts w:cs="David"/>
          <w:sz w:val="48"/>
          <w:szCs w:val="48"/>
        </w:rPr>
        <w:t xml:space="preserve"> array</w:t>
      </w:r>
      <w:r w:rsidR="004D4306" w:rsidRPr="00A10451">
        <w:rPr>
          <w:rFonts w:cs="David" w:hint="cs"/>
          <w:sz w:val="48"/>
          <w:szCs w:val="48"/>
        </w:rPr>
        <w:t xml:space="preserve"> </w:t>
      </w:r>
    </w:p>
    <w:p w14:paraId="6A222F63" w14:textId="36559876" w:rsidR="004F072C" w:rsidRPr="00A10451" w:rsidRDefault="008B33FB" w:rsidP="004C22E7">
      <w:pPr>
        <w:ind w:right="-2"/>
        <w:jc w:val="center"/>
        <w:rPr>
          <w:rFonts w:cs="David"/>
          <w:sz w:val="48"/>
          <w:szCs w:val="48"/>
        </w:rPr>
      </w:pPr>
      <w:ins w:id="3" w:author="Barak Fishbain" w:date="2019-07-28T17:02:00Z">
        <w:r>
          <w:rPr>
            <w:rFonts w:cs="David"/>
            <w:sz w:val="48"/>
            <w:szCs w:val="48"/>
          </w:rPr>
          <w:t xml:space="preserve">for </w:t>
        </w:r>
        <w:r w:rsidR="00F873C6">
          <w:rPr>
            <w:rFonts w:cs="David"/>
            <w:sz w:val="48"/>
            <w:szCs w:val="48"/>
          </w:rPr>
          <w:t>accurate</w:t>
        </w:r>
      </w:ins>
      <w:del w:id="4" w:author="Barak Fishbain" w:date="2019-07-28T17:02:00Z">
        <w:r w:rsidR="00407F21" w:rsidDel="008B33FB">
          <w:rPr>
            <w:rFonts w:cs="David"/>
            <w:sz w:val="48"/>
            <w:szCs w:val="48"/>
          </w:rPr>
          <w:delText>that</w:delText>
        </w:r>
      </w:del>
      <w:r w:rsidR="00A22FA5" w:rsidRPr="00A10451">
        <w:rPr>
          <w:rFonts w:cs="David" w:hint="cs"/>
          <w:sz w:val="48"/>
          <w:szCs w:val="48"/>
        </w:rPr>
        <w:t xml:space="preserve"> </w:t>
      </w:r>
      <w:del w:id="5" w:author="Barak Fishbain" w:date="2019-07-28T17:02:00Z">
        <w:r w:rsidR="00407F21" w:rsidDel="008B33FB">
          <w:rPr>
            <w:rFonts w:cs="David"/>
            <w:sz w:val="48"/>
            <w:szCs w:val="48"/>
          </w:rPr>
          <w:delText>o</w:delText>
        </w:r>
        <w:r w:rsidR="00407F21" w:rsidRPr="000A4FE6" w:rsidDel="008B33FB">
          <w:rPr>
            <w:rFonts w:cs="David"/>
            <w:sz w:val="48"/>
            <w:szCs w:val="48"/>
          </w:rPr>
          <w:delText>ptimal</w:delText>
        </w:r>
        <w:r w:rsidR="00407F21" w:rsidDel="008B33FB">
          <w:rPr>
            <w:rFonts w:cs="David"/>
            <w:sz w:val="48"/>
            <w:szCs w:val="48"/>
          </w:rPr>
          <w:delText>ly</w:delText>
        </w:r>
        <w:r w:rsidR="000A4FE6" w:rsidRPr="000A4FE6" w:rsidDel="008B33FB">
          <w:rPr>
            <w:rFonts w:cs="David"/>
            <w:sz w:val="48"/>
            <w:szCs w:val="48"/>
          </w:rPr>
          <w:delText xml:space="preserve"> </w:delText>
        </w:r>
      </w:del>
      <w:r w:rsidR="00C93308">
        <w:rPr>
          <w:rFonts w:cs="David"/>
          <w:sz w:val="48"/>
          <w:szCs w:val="48"/>
        </w:rPr>
        <w:t>represent</w:t>
      </w:r>
      <w:ins w:id="6" w:author="Barak Fishbain" w:date="2019-07-28T17:02:00Z">
        <w:r w:rsidR="00F873C6">
          <w:rPr>
            <w:rFonts w:cs="David"/>
            <w:sz w:val="48"/>
            <w:szCs w:val="48"/>
          </w:rPr>
          <w:t xml:space="preserve">ation </w:t>
        </w:r>
      </w:ins>
      <w:ins w:id="7" w:author="Barak Fishbain" w:date="2019-07-28T17:03:00Z">
        <w:r w:rsidR="00F873C6">
          <w:rPr>
            <w:rFonts w:cs="David"/>
            <w:sz w:val="48"/>
            <w:szCs w:val="48"/>
          </w:rPr>
          <w:t>of</w:t>
        </w:r>
      </w:ins>
      <w:r w:rsidR="00C93308">
        <w:rPr>
          <w:rFonts w:cs="David"/>
          <w:sz w:val="48"/>
          <w:szCs w:val="48"/>
        </w:rPr>
        <w:t xml:space="preserve"> </w:t>
      </w:r>
      <w:r w:rsidR="00EA4E87">
        <w:rPr>
          <w:rFonts w:cs="David"/>
          <w:sz w:val="48"/>
          <w:szCs w:val="48"/>
        </w:rPr>
        <w:t>air pollution</w:t>
      </w:r>
      <w:r w:rsidR="00C93308">
        <w:rPr>
          <w:rFonts w:cs="David"/>
          <w:sz w:val="48"/>
          <w:szCs w:val="48"/>
        </w:rPr>
        <w:t xml:space="preserve"> </w:t>
      </w:r>
      <w:del w:id="8" w:author="Barak Fishbain" w:date="2019-07-28T17:03:00Z">
        <w:r w:rsidR="00C31CBB" w:rsidDel="00F873C6">
          <w:rPr>
            <w:rFonts w:cs="David"/>
            <w:sz w:val="48"/>
            <w:szCs w:val="48"/>
          </w:rPr>
          <w:delText>distribution</w:delText>
        </w:r>
        <w:r w:rsidR="00171C12" w:rsidDel="00F873C6">
          <w:rPr>
            <w:rFonts w:cs="David"/>
            <w:sz w:val="48"/>
            <w:szCs w:val="48"/>
          </w:rPr>
          <w:delText xml:space="preserve"> </w:delText>
        </w:r>
      </w:del>
      <w:r w:rsidR="00171C12">
        <w:rPr>
          <w:rFonts w:cs="David"/>
          <w:sz w:val="48"/>
          <w:szCs w:val="48"/>
        </w:rPr>
        <w:t>and its sources</w:t>
      </w:r>
    </w:p>
    <w:bookmarkEnd w:id="0"/>
    <w:bookmarkEnd w:id="1"/>
    <w:p w14:paraId="3E533FF5" w14:textId="6978BF9A" w:rsidR="00682A94" w:rsidRPr="00A10451" w:rsidRDefault="00682A94" w:rsidP="00E87BA7">
      <w:pPr>
        <w:ind w:right="-2"/>
        <w:jc w:val="center"/>
        <w:rPr>
          <w:rFonts w:cs="David"/>
        </w:rPr>
      </w:pPr>
    </w:p>
    <w:p w14:paraId="0810E7CF" w14:textId="5623D6C5" w:rsidR="00E937F9" w:rsidRPr="00A10451" w:rsidRDefault="00395474" w:rsidP="00EB5F3E">
      <w:pPr>
        <w:bidi/>
        <w:ind w:right="-2"/>
        <w:jc w:val="center"/>
        <w:rPr>
          <w:rFonts w:cs="David"/>
          <w:color w:val="000000" w:themeColor="text1"/>
          <w:sz w:val="28"/>
          <w:szCs w:val="28"/>
          <w:rtl/>
        </w:rPr>
      </w:pPr>
      <w:r>
        <w:rPr>
          <w:rFonts w:cs="David" w:hint="cs"/>
          <w:color w:val="000000" w:themeColor="text1"/>
          <w:sz w:val="28"/>
          <w:szCs w:val="28"/>
          <w:rtl/>
        </w:rPr>
        <w:t xml:space="preserve">פיתוח </w:t>
      </w:r>
      <w:r w:rsidR="00BD4EBE">
        <w:rPr>
          <w:rFonts w:cs="David" w:hint="cs"/>
          <w:color w:val="000000" w:themeColor="text1"/>
          <w:sz w:val="28"/>
          <w:szCs w:val="28"/>
          <w:rtl/>
        </w:rPr>
        <w:t xml:space="preserve">שיטות </w:t>
      </w:r>
      <w:r w:rsidR="00687E02">
        <w:rPr>
          <w:rFonts w:cs="David" w:hint="cs"/>
          <w:color w:val="000000" w:themeColor="text1"/>
          <w:sz w:val="28"/>
          <w:szCs w:val="28"/>
          <w:rtl/>
        </w:rPr>
        <w:t>ל</w:t>
      </w:r>
      <w:r w:rsidR="00BD4EBE">
        <w:rPr>
          <w:rFonts w:cs="David" w:hint="cs"/>
          <w:color w:val="000000" w:themeColor="text1"/>
          <w:sz w:val="28"/>
          <w:szCs w:val="28"/>
          <w:rtl/>
        </w:rPr>
        <w:t>פריס</w:t>
      </w:r>
      <w:r w:rsidR="00687E02">
        <w:rPr>
          <w:rFonts w:cs="David" w:hint="cs"/>
          <w:color w:val="000000" w:themeColor="text1"/>
          <w:sz w:val="28"/>
          <w:szCs w:val="28"/>
          <w:rtl/>
        </w:rPr>
        <w:t xml:space="preserve">ה </w:t>
      </w:r>
      <w:r w:rsidR="00785AC8">
        <w:rPr>
          <w:rFonts w:cs="David" w:hint="cs"/>
          <w:color w:val="000000" w:themeColor="text1"/>
          <w:sz w:val="28"/>
          <w:szCs w:val="28"/>
          <w:rtl/>
        </w:rPr>
        <w:t>אדפטיבית</w:t>
      </w:r>
      <w:ins w:id="9" w:author="Barak Fishbain" w:date="2019-07-28T17:03:00Z">
        <w:r w:rsidR="00F873C6">
          <w:rPr>
            <w:rFonts w:cs="David" w:hint="cs"/>
            <w:color w:val="000000" w:themeColor="text1"/>
            <w:sz w:val="28"/>
            <w:szCs w:val="28"/>
            <w:rtl/>
          </w:rPr>
          <w:t>, אופטימלית</w:t>
        </w:r>
      </w:ins>
      <w:r w:rsidR="00687E02">
        <w:rPr>
          <w:rFonts w:cs="David" w:hint="cs"/>
          <w:color w:val="000000" w:themeColor="text1"/>
          <w:sz w:val="28"/>
          <w:szCs w:val="28"/>
          <w:rtl/>
        </w:rPr>
        <w:t xml:space="preserve"> של</w:t>
      </w:r>
      <w:r w:rsidR="00BD4EBE">
        <w:rPr>
          <w:rFonts w:cs="David" w:hint="cs"/>
          <w:color w:val="000000" w:themeColor="text1"/>
          <w:sz w:val="28"/>
          <w:szCs w:val="28"/>
          <w:rtl/>
        </w:rPr>
        <w:t xml:space="preserve">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00635718"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 xml:space="preserve">לייצוג </w:t>
      </w:r>
      <w:ins w:id="10" w:author="Barak Fishbain" w:date="2019-07-28T17:03:00Z">
        <w:r w:rsidR="00F873C6">
          <w:rPr>
            <w:rFonts w:cs="David" w:hint="cs"/>
            <w:color w:val="000000" w:themeColor="text1"/>
            <w:sz w:val="28"/>
            <w:szCs w:val="28"/>
            <w:rtl/>
          </w:rPr>
          <w:t xml:space="preserve">מדויק </w:t>
        </w:r>
      </w:ins>
      <w:del w:id="11" w:author="Barak Fishbain" w:date="2019-07-28T17:03:00Z">
        <w:r w:rsidR="00BD4EBE" w:rsidDel="00F873C6">
          <w:rPr>
            <w:rFonts w:cs="David" w:hint="cs"/>
            <w:color w:val="000000" w:themeColor="text1"/>
            <w:sz w:val="28"/>
            <w:szCs w:val="28"/>
            <w:rtl/>
          </w:rPr>
          <w:delText>מיטבי</w:delText>
        </w:r>
        <w:r w:rsidR="00692804" w:rsidDel="00F873C6">
          <w:rPr>
            <w:rFonts w:cs="David" w:hint="cs"/>
            <w:color w:val="000000" w:themeColor="text1"/>
            <w:sz w:val="28"/>
            <w:szCs w:val="28"/>
            <w:rtl/>
          </w:rPr>
          <w:delText xml:space="preserve"> </w:delText>
        </w:r>
      </w:del>
      <w:r w:rsidR="00692804">
        <w:rPr>
          <w:rFonts w:cs="David" w:hint="cs"/>
          <w:color w:val="000000" w:themeColor="text1"/>
          <w:sz w:val="28"/>
          <w:szCs w:val="28"/>
          <w:rtl/>
        </w:rPr>
        <w:t xml:space="preserve">של </w:t>
      </w:r>
      <w:del w:id="12" w:author="Barak Fishbain" w:date="2019-07-28T17:03:00Z">
        <w:r w:rsidR="00785AC8" w:rsidDel="00F873C6">
          <w:rPr>
            <w:rFonts w:cs="David" w:hint="cs"/>
            <w:color w:val="000000" w:themeColor="text1"/>
            <w:sz w:val="28"/>
            <w:szCs w:val="28"/>
            <w:rtl/>
          </w:rPr>
          <w:delText>תפוצת</w:delText>
        </w:r>
        <w:r w:rsidR="00C31CBB" w:rsidDel="00F873C6">
          <w:rPr>
            <w:rFonts w:cs="David" w:hint="cs"/>
            <w:color w:val="000000" w:themeColor="text1"/>
            <w:sz w:val="28"/>
            <w:szCs w:val="28"/>
            <w:rtl/>
          </w:rPr>
          <w:delText xml:space="preserve"> </w:delText>
        </w:r>
      </w:del>
      <w:r w:rsidR="00692804">
        <w:rPr>
          <w:rFonts w:cs="David" w:hint="cs"/>
          <w:color w:val="000000" w:themeColor="text1"/>
          <w:sz w:val="28"/>
          <w:szCs w:val="28"/>
          <w:rtl/>
        </w:rPr>
        <w:t>זיהום האוויר</w:t>
      </w:r>
      <w:r w:rsidR="00171C12">
        <w:rPr>
          <w:rFonts w:cs="David" w:hint="cs"/>
          <w:color w:val="000000" w:themeColor="text1"/>
          <w:sz w:val="28"/>
          <w:szCs w:val="28"/>
          <w:rtl/>
        </w:rPr>
        <w:t xml:space="preserve"> ומקורותיו</w:t>
      </w:r>
    </w:p>
    <w:p w14:paraId="1FCCF9A9" w14:textId="77777777" w:rsidR="00E937F9" w:rsidRPr="00A10451" w:rsidRDefault="00E937F9" w:rsidP="00E87BA7">
      <w:pPr>
        <w:ind w:right="-2"/>
        <w:jc w:val="center"/>
        <w:rPr>
          <w:rFonts w:cs="David"/>
        </w:rPr>
      </w:pPr>
    </w:p>
    <w:p w14:paraId="3B94FDC1" w14:textId="77777777" w:rsidR="00E937F9" w:rsidRPr="00A10451" w:rsidRDefault="00931874" w:rsidP="00E87BA7">
      <w:pPr>
        <w:ind w:right="-2"/>
        <w:jc w:val="center"/>
        <w:rPr>
          <w:rFonts w:cs="David"/>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E87BA7">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E87BA7">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E87BA7">
      <w:pPr>
        <w:ind w:right="-2"/>
        <w:jc w:val="center"/>
        <w:rPr>
          <w:rFonts w:cs="David"/>
          <w:rtl/>
        </w:rPr>
      </w:pPr>
    </w:p>
    <w:p w14:paraId="043372E2" w14:textId="77777777" w:rsidR="00E937F9" w:rsidRPr="00A10451" w:rsidRDefault="00E937F9" w:rsidP="00E87BA7">
      <w:pPr>
        <w:ind w:right="-2"/>
        <w:jc w:val="center"/>
        <w:rPr>
          <w:rFonts w:cs="David"/>
        </w:rPr>
      </w:pPr>
    </w:p>
    <w:p w14:paraId="31154067" w14:textId="5DD7B3F9" w:rsidR="00682A94" w:rsidRPr="00A10451" w:rsidRDefault="00B6408C" w:rsidP="00E87BA7">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E87BA7">
      <w:pPr>
        <w:ind w:right="-2"/>
        <w:jc w:val="center"/>
        <w:rPr>
          <w:rFonts w:cs="David"/>
          <w:sz w:val="28"/>
          <w:szCs w:val="28"/>
        </w:rPr>
      </w:pPr>
    </w:p>
    <w:p w14:paraId="2C2743F4" w14:textId="77777777" w:rsidR="00E937F9" w:rsidRPr="00A10451" w:rsidRDefault="00E937F9" w:rsidP="00E87BA7">
      <w:pPr>
        <w:ind w:right="-2"/>
        <w:jc w:val="center"/>
        <w:rPr>
          <w:rFonts w:cs="David"/>
          <w:sz w:val="28"/>
          <w:szCs w:val="28"/>
        </w:rPr>
      </w:pPr>
    </w:p>
    <w:p w14:paraId="4B2BDBAC" w14:textId="2182CC23" w:rsidR="00682A94" w:rsidRPr="00A10451" w:rsidRDefault="00682A94" w:rsidP="00E87BA7">
      <w:pPr>
        <w:ind w:right="-2"/>
        <w:jc w:val="center"/>
        <w:rPr>
          <w:rFonts w:cs="David"/>
        </w:rPr>
      </w:pPr>
      <w:r w:rsidRPr="00A10451">
        <w:rPr>
          <w:rFonts w:cs="David" w:hint="cs"/>
          <w:b/>
          <w:bCs/>
        </w:rPr>
        <w:t>Advisors:</w:t>
      </w:r>
      <w:bookmarkStart w:id="13" w:name="OLE_LINK1"/>
      <w:bookmarkStart w:id="14" w:name="OLE_LINK2"/>
      <w:r w:rsidR="00F0519B" w:rsidRPr="00A10451">
        <w:rPr>
          <w:rFonts w:cs="David" w:hint="cs"/>
        </w:rPr>
        <w:t xml:space="preserve"> </w:t>
      </w:r>
      <w:r w:rsidRPr="00A10451">
        <w:rPr>
          <w:rFonts w:cs="David" w:hint="cs"/>
        </w:rPr>
        <w:t xml:space="preserve">Associate Professor </w:t>
      </w:r>
      <w:bookmarkStart w:id="15" w:name="OLE_LINK186"/>
      <w:bookmarkStart w:id="16" w:name="OLE_LINK187"/>
      <w:bookmarkEnd w:id="13"/>
      <w:bookmarkEnd w:id="14"/>
      <w:r w:rsidRPr="00A10451">
        <w:rPr>
          <w:rFonts w:cs="David" w:hint="cs"/>
        </w:rPr>
        <w:t>Barak Fishbain</w:t>
      </w:r>
      <w:bookmarkEnd w:id="15"/>
      <w:bookmarkEnd w:id="16"/>
      <w:r w:rsidR="00902D52" w:rsidRPr="00A10451">
        <w:rPr>
          <w:rFonts w:cs="David" w:hint="cs"/>
        </w:rPr>
        <w:t xml:space="preserve">, </w:t>
      </w:r>
      <w:r w:rsidRPr="00A10451">
        <w:rPr>
          <w:rFonts w:cs="David" w:hint="cs"/>
        </w:rPr>
        <w:t xml:space="preserve">Associate Professor </w:t>
      </w:r>
      <w:bookmarkStart w:id="17" w:name="OLE_LINK188"/>
      <w:bookmarkStart w:id="18" w:name="OLE_LINK189"/>
      <w:r w:rsidRPr="00A10451">
        <w:rPr>
          <w:rFonts w:cs="David" w:hint="cs"/>
        </w:rPr>
        <w:t>Shai Kendler</w:t>
      </w:r>
      <w:bookmarkEnd w:id="17"/>
      <w:bookmarkEnd w:id="18"/>
    </w:p>
    <w:p w14:paraId="3A377780" w14:textId="7CF03792" w:rsidR="00492684" w:rsidRPr="00A10451" w:rsidRDefault="00492684" w:rsidP="00E87BA7">
      <w:pPr>
        <w:ind w:right="-2"/>
        <w:jc w:val="center"/>
        <w:rPr>
          <w:rFonts w:cs="David"/>
        </w:rPr>
      </w:pPr>
    </w:p>
    <w:p w14:paraId="2690E695" w14:textId="1FEAB66D" w:rsidR="00492684" w:rsidRPr="00A10451" w:rsidRDefault="00492684" w:rsidP="00E87BA7">
      <w:pPr>
        <w:ind w:right="-2"/>
        <w:rPr>
          <w:rFonts w:cs="David"/>
        </w:rPr>
      </w:pPr>
    </w:p>
    <w:p w14:paraId="0A653457" w14:textId="378AF7D0" w:rsidR="00492684" w:rsidRPr="00A10451" w:rsidRDefault="00492684" w:rsidP="00E87BA7">
      <w:pPr>
        <w:ind w:right="-2"/>
        <w:rPr>
          <w:rFonts w:cs="David"/>
        </w:rPr>
      </w:pPr>
    </w:p>
    <w:p w14:paraId="4F6DA60F" w14:textId="77777777" w:rsidR="00234E84" w:rsidRPr="00A10451" w:rsidRDefault="00234E84" w:rsidP="00E87BA7">
      <w:pPr>
        <w:ind w:right="-2"/>
        <w:rPr>
          <w:rFonts w:cs="David"/>
        </w:rPr>
      </w:pPr>
    </w:p>
    <w:p w14:paraId="32B5D2BA" w14:textId="77777777" w:rsidR="00D77161" w:rsidRDefault="00D77161" w:rsidP="00E87BA7">
      <w:pPr>
        <w:spacing w:after="160" w:line="259" w:lineRule="auto"/>
        <w:jc w:val="left"/>
        <w:rPr>
          <w:rFonts w:cs="David"/>
          <w:b/>
          <w:bCs/>
          <w:sz w:val="28"/>
          <w:szCs w:val="28"/>
        </w:rPr>
      </w:pPr>
      <w:r>
        <w:rPr>
          <w:rFonts w:cs="David"/>
          <w:b/>
          <w:bCs/>
          <w:sz w:val="28"/>
          <w:szCs w:val="28"/>
        </w:rPr>
        <w:lastRenderedPageBreak/>
        <w:br w:type="page"/>
      </w:r>
    </w:p>
    <w:p w14:paraId="6162E0A0" w14:textId="31DE281E" w:rsidR="00AF270D" w:rsidRPr="00A10451" w:rsidRDefault="00492684" w:rsidP="00E87BA7">
      <w:pPr>
        <w:ind w:right="-2"/>
        <w:rPr>
          <w:rFonts w:cs="David"/>
          <w:b/>
          <w:bCs/>
          <w:sz w:val="28"/>
          <w:szCs w:val="28"/>
        </w:rPr>
      </w:pPr>
      <w:r w:rsidRPr="00A10451">
        <w:rPr>
          <w:rFonts w:cs="David" w:hint="cs"/>
          <w:b/>
          <w:bCs/>
          <w:sz w:val="28"/>
          <w:szCs w:val="28"/>
        </w:rPr>
        <w:lastRenderedPageBreak/>
        <w:t>Abstract</w:t>
      </w:r>
    </w:p>
    <w:p w14:paraId="77DBF6EA" w14:textId="0C4C4C8C" w:rsidR="00E34EA0" w:rsidRPr="00CD72F7" w:rsidRDefault="006C67B2" w:rsidP="00CD72F7">
      <w:pPr>
        <w:ind w:right="-2"/>
        <w:rPr>
          <w:rFonts w:cs="David"/>
          <w:color w:val="000000" w:themeColor="text1"/>
        </w:rPr>
      </w:pPr>
      <w:bookmarkStart w:id="19" w:name="OLE_LINK118"/>
      <w:bookmarkStart w:id="20" w:name="OLE_LINK119"/>
      <w:bookmarkStart w:id="21" w:name="OLE_LINK183"/>
      <w:bookmarkStart w:id="22" w:name="OLE_LINK182"/>
      <w:r w:rsidRPr="00C93CAE">
        <w:rPr>
          <w:rFonts w:cs="David"/>
          <w:color w:val="000000" w:themeColor="text1"/>
        </w:rPr>
        <w:t xml:space="preserve">Adequate monitoring of ambient air pollution is needed </w:t>
      </w:r>
      <w:ins w:id="23" w:author="Barak Fishbain" w:date="2019-07-28T17:04:00Z">
        <w:r w:rsidR="00295580">
          <w:rPr>
            <w:rFonts w:cs="David"/>
            <w:color w:val="000000" w:themeColor="text1"/>
          </w:rPr>
          <w:t xml:space="preserve">in order </w:t>
        </w:r>
      </w:ins>
      <w:r w:rsidRPr="00C93CAE">
        <w:rPr>
          <w:rFonts w:cs="David"/>
          <w:color w:val="000000" w:themeColor="text1"/>
        </w:rPr>
        <w:t>to prevent population exposure to hazardous concentrations</w:t>
      </w:r>
      <w:r>
        <w:rPr>
          <w:rFonts w:cs="David"/>
          <w:color w:val="000000" w:themeColor="text1"/>
        </w:rPr>
        <w:t xml:space="preserve"> of harmful materials</w:t>
      </w:r>
      <w:ins w:id="24" w:author="Barak Fishbain" w:date="2019-07-28T17:04:00Z">
        <w:r w:rsidR="00295580">
          <w:rPr>
            <w:rFonts w:cs="David"/>
            <w:color w:val="000000" w:themeColor="text1"/>
          </w:rPr>
          <w:t>;</w:t>
        </w:r>
      </w:ins>
      <w:r w:rsidRPr="00C93CAE">
        <w:rPr>
          <w:rFonts w:cs="David"/>
          <w:color w:val="000000" w:themeColor="text1"/>
        </w:rPr>
        <w:t xml:space="preserve"> </w:t>
      </w:r>
      <w:r w:rsidR="00DB6822">
        <w:rPr>
          <w:rFonts w:cs="David"/>
          <w:color w:val="000000" w:themeColor="text1"/>
        </w:rPr>
        <w:t>for</w:t>
      </w:r>
      <w:r w:rsidRPr="00C93CAE">
        <w:rPr>
          <w:rFonts w:cs="David"/>
          <w:color w:val="000000" w:themeColor="text1"/>
        </w:rPr>
        <w:t xml:space="preserve"> </w:t>
      </w:r>
      <w:r w:rsidR="00DB6822">
        <w:rPr>
          <w:rFonts w:cs="David"/>
          <w:color w:val="000000" w:themeColor="text1"/>
        </w:rPr>
        <w:t xml:space="preserve">regulation on </w:t>
      </w:r>
      <w:r w:rsidRPr="00C93CAE">
        <w:rPr>
          <w:rFonts w:cs="David"/>
          <w:color w:val="000000" w:themeColor="text1"/>
        </w:rPr>
        <w:t>industrial activit</w:t>
      </w:r>
      <w:r w:rsidR="00DB6822">
        <w:rPr>
          <w:rFonts w:cs="David"/>
          <w:color w:val="000000" w:themeColor="text1"/>
        </w:rPr>
        <w:t>y</w:t>
      </w:r>
      <w:ins w:id="25" w:author="Barak Fishbain" w:date="2019-07-28T17:04:00Z">
        <w:r w:rsidR="00295580">
          <w:rPr>
            <w:rFonts w:cs="David"/>
            <w:color w:val="000000" w:themeColor="text1"/>
          </w:rPr>
          <w:t>;</w:t>
        </w:r>
      </w:ins>
      <w:r w:rsidR="00DB6822">
        <w:rPr>
          <w:rFonts w:cs="David"/>
          <w:color w:val="000000" w:themeColor="text1"/>
        </w:rPr>
        <w:t xml:space="preserve"> </w:t>
      </w:r>
      <w:r w:rsidRPr="00C93CAE">
        <w:rPr>
          <w:rFonts w:cs="David"/>
          <w:color w:val="000000" w:themeColor="text1"/>
        </w:rPr>
        <w:t xml:space="preserve">and </w:t>
      </w:r>
      <w:r>
        <w:rPr>
          <w:rFonts w:cs="David"/>
          <w:color w:val="000000" w:themeColor="text1"/>
        </w:rPr>
        <w:t xml:space="preserve">for improved </w:t>
      </w:r>
      <w:r w:rsidRPr="00C93CAE">
        <w:rPr>
          <w:rFonts w:cs="David"/>
          <w:color w:val="000000" w:themeColor="text1"/>
        </w:rPr>
        <w:t xml:space="preserve">urban planning and development. The major challenge in these tasks is producing </w:t>
      </w:r>
      <w:r>
        <w:rPr>
          <w:rFonts w:cs="David"/>
          <w:color w:val="000000" w:themeColor="text1"/>
        </w:rPr>
        <w:t xml:space="preserve">high resolution </w:t>
      </w:r>
      <w:r w:rsidRPr="006C67B2">
        <w:rPr>
          <w:rFonts w:cs="David"/>
          <w:color w:val="000000" w:themeColor="text1"/>
        </w:rPr>
        <w:t>pollution</w:t>
      </w:r>
      <w:r w:rsidRPr="00C93CAE">
        <w:rPr>
          <w:rFonts w:cs="David"/>
          <w:color w:val="000000" w:themeColor="text1"/>
        </w:rPr>
        <w:t xml:space="preserve"> concentration maps, using the current monitoring methods – standard air quality monitoring (AQM) and short-term measurements campaigns. The two methods have complementary benefits - AQM stations provide consistent but sparse high-quality data</w:t>
      </w:r>
      <w:ins w:id="26" w:author="Barak Fishbain" w:date="2019-07-28T17:05:00Z">
        <w:r w:rsidR="00295580">
          <w:rPr>
            <w:rFonts w:cs="David"/>
            <w:color w:val="000000" w:themeColor="text1"/>
          </w:rPr>
          <w:t>,</w:t>
        </w:r>
      </w:ins>
      <w:r w:rsidRPr="00C93CAE">
        <w:rPr>
          <w:rFonts w:cs="David"/>
          <w:color w:val="000000" w:themeColor="text1"/>
        </w:rPr>
        <w:t xml:space="preserve"> while short-term measurement campaigns achieve higher spatial resolution, but for limited time only. An alternative or complementary solution is to use Wireless Distributed Environmental Sensor Network (WDESN), usually comprised of portable and relatively low-cost Micro Sensing Units (MSUs), that can measure, process and transmit data to some base station. The use of a WDESN enables covering larger area</w:t>
      </w:r>
      <w:r w:rsidR="007B0CB2">
        <w:rPr>
          <w:rFonts w:cs="David"/>
          <w:color w:val="000000" w:themeColor="text1"/>
        </w:rPr>
        <w:t>s</w:t>
      </w:r>
      <w:r w:rsidRPr="00C93CAE">
        <w:rPr>
          <w:rFonts w:cs="David"/>
          <w:color w:val="000000" w:themeColor="text1"/>
        </w:rPr>
        <w:t xml:space="preserve"> and obtaining finer spatial and temporal resolution of measurements than the standard methodology, but certainly poses a new challenge – finding the optimal way to deploy it while keeping operational costs low. </w:t>
      </w:r>
      <w:r w:rsidR="008471C1">
        <w:rPr>
          <w:rFonts w:cs="David"/>
          <w:color w:val="000000" w:themeColor="text1"/>
        </w:rPr>
        <w:t xml:space="preserve">The optimal deployment problem becomes even more challenging when the time varying </w:t>
      </w:r>
      <w:r w:rsidR="008471C1" w:rsidRPr="00AD50CD">
        <w:rPr>
          <w:rFonts w:cs="David"/>
          <w:color w:val="000000" w:themeColor="text1"/>
        </w:rPr>
        <w:t xml:space="preserve">weather </w:t>
      </w:r>
      <w:r w:rsidR="00A75FE1" w:rsidRPr="00AD50CD">
        <w:rPr>
          <w:rFonts w:cs="David"/>
          <w:color w:val="000000" w:themeColor="text1"/>
        </w:rPr>
        <w:t xml:space="preserve">and emission </w:t>
      </w:r>
      <w:r w:rsidR="008471C1">
        <w:rPr>
          <w:rFonts w:cs="David"/>
          <w:color w:val="000000" w:themeColor="text1"/>
        </w:rPr>
        <w:t>conditions</w:t>
      </w:r>
      <w:r w:rsidR="00FC1DCB">
        <w:rPr>
          <w:rFonts w:cs="David"/>
          <w:color w:val="000000" w:themeColor="text1"/>
        </w:rPr>
        <w:t xml:space="preserve"> are considered</w:t>
      </w:r>
      <w:r w:rsidR="00A75FE1">
        <w:rPr>
          <w:rFonts w:cs="David"/>
          <w:color w:val="000000" w:themeColor="text1"/>
        </w:rPr>
        <w:t xml:space="preserve">, </w:t>
      </w:r>
      <w:r w:rsidR="00B64937">
        <w:rPr>
          <w:rFonts w:cs="David"/>
          <w:color w:val="000000" w:themeColor="text1"/>
        </w:rPr>
        <w:t>and the</w:t>
      </w:r>
      <w:r w:rsidR="00A75FE1">
        <w:rPr>
          <w:rFonts w:cs="David"/>
          <w:color w:val="000000" w:themeColor="text1"/>
        </w:rPr>
        <w:t xml:space="preserve"> optimal layout</w:t>
      </w:r>
      <w:r w:rsidR="00B64937">
        <w:rPr>
          <w:rFonts w:cs="David"/>
          <w:color w:val="000000" w:themeColor="text1"/>
        </w:rPr>
        <w:t xml:space="preserve"> varies</w:t>
      </w:r>
      <w:r w:rsidR="00A75FE1">
        <w:rPr>
          <w:rFonts w:cs="David"/>
          <w:color w:val="000000" w:themeColor="text1"/>
        </w:rPr>
        <w:t>.</w:t>
      </w:r>
      <w:bookmarkEnd w:id="19"/>
      <w:bookmarkEnd w:id="20"/>
      <w:r w:rsidR="00CD72F7">
        <w:rPr>
          <w:rFonts w:cs="David"/>
          <w:color w:val="000000" w:themeColor="text1"/>
        </w:rPr>
        <w:t xml:space="preserve"> </w:t>
      </w:r>
      <w:r w:rsidR="00E3616C" w:rsidRPr="00C61461">
        <w:rPr>
          <w:rFonts w:cs="David" w:hint="cs"/>
          <w:color w:val="000000" w:themeColor="text1"/>
        </w:rPr>
        <w:t xml:space="preserve">The following proposal </w:t>
      </w:r>
      <w:bookmarkStart w:id="27" w:name="OLE_LINK164"/>
      <w:bookmarkStart w:id="28" w:name="OLE_LINK165"/>
      <w:r w:rsidR="00582174">
        <w:rPr>
          <w:rFonts w:cs="David"/>
          <w:color w:val="000000" w:themeColor="text1"/>
        </w:rPr>
        <w:t>offers</w:t>
      </w:r>
      <w:r w:rsidR="00E3616C" w:rsidRPr="00C61461">
        <w:rPr>
          <w:rFonts w:cs="David" w:hint="cs"/>
          <w:color w:val="000000" w:themeColor="text1"/>
        </w:rPr>
        <w:t xml:space="preserve"> </w:t>
      </w:r>
      <w:bookmarkEnd w:id="27"/>
      <w:bookmarkEnd w:id="28"/>
      <w:ins w:id="29" w:author="Barak Fishbain" w:date="2019-07-28T17:08:00Z">
        <w:r w:rsidR="00295580">
          <w:rPr>
            <w:rFonts w:cs="David"/>
            <w:color w:val="000000" w:themeColor="text1"/>
          </w:rPr>
          <w:t xml:space="preserve">to </w:t>
        </w:r>
      </w:ins>
      <w:ins w:id="30" w:author="Barak Fishbain" w:date="2019-07-28T17:09:00Z">
        <w:r w:rsidR="00295580">
          <w:rPr>
            <w:rFonts w:cs="David"/>
            <w:color w:val="000000" w:themeColor="text1"/>
          </w:rPr>
          <w:t xml:space="preserve">investigate </w:t>
        </w:r>
      </w:ins>
      <w:ins w:id="31" w:author="Barak Fishbain" w:date="2019-07-28T17:08:00Z">
        <w:r w:rsidR="00295580">
          <w:rPr>
            <w:rFonts w:cs="David"/>
            <w:color w:val="000000" w:themeColor="text1"/>
          </w:rPr>
          <w:t xml:space="preserve">the theoretical and practical </w:t>
        </w:r>
      </w:ins>
      <w:ins w:id="32" w:author="Barak Fishbain" w:date="2019-07-28T17:09:00Z">
        <w:r w:rsidR="00295580">
          <w:rPr>
            <w:rFonts w:cs="David"/>
            <w:color w:val="000000" w:themeColor="text1"/>
          </w:rPr>
          <w:t xml:space="preserve">aspects through </w:t>
        </w:r>
      </w:ins>
      <w:r w:rsidR="00E3616C" w:rsidRPr="00C61461">
        <w:rPr>
          <w:rFonts w:cs="David" w:hint="cs"/>
          <w:color w:val="000000" w:themeColor="text1"/>
        </w:rPr>
        <w:t>a multi-objective optimization model</w:t>
      </w:r>
      <w:r w:rsidR="008E3823">
        <w:rPr>
          <w:rFonts w:cs="David"/>
          <w:color w:val="000000" w:themeColor="text1"/>
        </w:rPr>
        <w:t>,</w:t>
      </w:r>
      <w:r w:rsidR="00E3616C" w:rsidRPr="00C61461">
        <w:rPr>
          <w:rFonts w:cs="David" w:hint="cs"/>
          <w:color w:val="000000" w:themeColor="text1"/>
        </w:rPr>
        <w:t xml:space="preserve"> </w:t>
      </w:r>
      <w:r w:rsidR="00EC3A76">
        <w:rPr>
          <w:rFonts w:cs="David"/>
          <w:color w:val="000000" w:themeColor="text1"/>
        </w:rPr>
        <w:t xml:space="preserve">coupled with </w:t>
      </w:r>
      <w:r w:rsidR="005E533C">
        <w:rPr>
          <w:rFonts w:cs="David"/>
          <w:color w:val="000000" w:themeColor="text1"/>
        </w:rPr>
        <w:t xml:space="preserve">an </w:t>
      </w:r>
      <w:r w:rsidR="00D10425">
        <w:rPr>
          <w:rFonts w:cs="David"/>
          <w:color w:val="000000" w:themeColor="text1"/>
        </w:rPr>
        <w:t>air pollution</w:t>
      </w:r>
      <w:r w:rsidR="00522327">
        <w:rPr>
          <w:rFonts w:cs="David"/>
          <w:color w:val="000000" w:themeColor="text1"/>
        </w:rPr>
        <w:t xml:space="preserve"> </w:t>
      </w:r>
      <w:r w:rsidR="00EC3A76">
        <w:rPr>
          <w:rFonts w:cs="David"/>
          <w:color w:val="000000" w:themeColor="text1"/>
        </w:rPr>
        <w:t>model</w:t>
      </w:r>
      <w:r w:rsidR="008E3823">
        <w:rPr>
          <w:rFonts w:cs="David"/>
          <w:color w:val="000000" w:themeColor="text1"/>
        </w:rPr>
        <w:t>,</w:t>
      </w:r>
      <w:r w:rsidR="00EC3A76">
        <w:rPr>
          <w:rFonts w:cs="David"/>
          <w:color w:val="000000" w:themeColor="text1"/>
        </w:rPr>
        <w:t xml:space="preserve"> </w:t>
      </w:r>
      <w:r w:rsidR="00E3616C" w:rsidRPr="00C61461">
        <w:rPr>
          <w:rFonts w:cs="David" w:hint="cs"/>
          <w:color w:val="000000" w:themeColor="text1"/>
        </w:rPr>
        <w:t xml:space="preserve">for </w:t>
      </w:r>
      <w:r w:rsidR="00D10425">
        <w:rPr>
          <w:rFonts w:cs="David"/>
          <w:color w:val="000000" w:themeColor="text1"/>
        </w:rPr>
        <w:t xml:space="preserve">studying </w:t>
      </w:r>
      <w:r w:rsidR="00E3616C" w:rsidRPr="00C61461">
        <w:rPr>
          <w:rFonts w:cs="David" w:hint="cs"/>
          <w:color w:val="000000" w:themeColor="text1"/>
        </w:rPr>
        <w:t xml:space="preserve">the deployment of </w:t>
      </w:r>
      <w:r w:rsidR="00E3616C" w:rsidRPr="00C61461">
        <w:rPr>
          <w:rFonts w:cs="David"/>
          <w:color w:val="000000" w:themeColor="text1"/>
        </w:rPr>
        <w:t>WDESN</w:t>
      </w:r>
      <w:r w:rsidR="00D86B61">
        <w:rPr>
          <w:rFonts w:cs="David"/>
          <w:color w:val="000000" w:themeColor="text1"/>
        </w:rPr>
        <w:t xml:space="preserve"> in a site with a complex source</w:t>
      </w:r>
      <w:ins w:id="33" w:author="Barak Fishbain" w:date="2019-07-28T17:06:00Z">
        <w:r w:rsidR="00295580">
          <w:rPr>
            <w:rFonts w:cs="David"/>
            <w:color w:val="000000" w:themeColor="text1"/>
          </w:rPr>
          <w:t>s’ con</w:t>
        </w:r>
      </w:ins>
      <w:ins w:id="34" w:author="Barak Fishbain" w:date="2019-07-28T17:07:00Z">
        <w:r w:rsidR="00295580">
          <w:rPr>
            <w:rFonts w:cs="David"/>
            <w:color w:val="000000" w:themeColor="text1"/>
          </w:rPr>
          <w:t>figuration</w:t>
        </w:r>
      </w:ins>
      <w:r w:rsidR="00D86B61">
        <w:rPr>
          <w:rFonts w:cs="David"/>
          <w:color w:val="000000" w:themeColor="text1"/>
        </w:rPr>
        <w:t xml:space="preserve"> and changing </w:t>
      </w:r>
      <w:r w:rsidR="00985AED">
        <w:rPr>
          <w:rFonts w:cs="David"/>
          <w:color w:val="000000" w:themeColor="text1"/>
        </w:rPr>
        <w:t>weather</w:t>
      </w:r>
      <w:r w:rsidR="00D86B61">
        <w:rPr>
          <w:rFonts w:cs="David"/>
          <w:color w:val="000000" w:themeColor="text1"/>
        </w:rPr>
        <w:t xml:space="preserve"> conditions</w:t>
      </w:r>
      <w:r w:rsidR="004A788B">
        <w:rPr>
          <w:rFonts w:cs="David"/>
          <w:color w:val="000000" w:themeColor="text1"/>
        </w:rPr>
        <w:t>. The basic model</w:t>
      </w:r>
      <w:r w:rsidR="00E3616C" w:rsidRPr="00C61461">
        <w:rPr>
          <w:rFonts w:cs="David" w:hint="cs"/>
          <w:color w:val="000000" w:themeColor="text1"/>
        </w:rPr>
        <w:t xml:space="preserve"> aim</w:t>
      </w:r>
      <w:r w:rsidR="004A788B">
        <w:rPr>
          <w:rFonts w:cs="David"/>
          <w:color w:val="000000" w:themeColor="text1"/>
        </w:rPr>
        <w:t>s</w:t>
      </w:r>
      <w:r w:rsidR="00E3616C" w:rsidRPr="00C61461">
        <w:rPr>
          <w:rFonts w:cs="David" w:hint="cs"/>
          <w:color w:val="000000" w:themeColor="text1"/>
        </w:rPr>
        <w:t xml:space="preserve"> at </w:t>
      </w:r>
      <w:r w:rsidR="00E3616C" w:rsidRPr="00C61461">
        <w:rPr>
          <w:rFonts w:cs="David"/>
          <w:color w:val="000000" w:themeColor="text1"/>
        </w:rPr>
        <w:t>finding a</w:t>
      </w:r>
      <w:ins w:id="35" w:author="Barak Fishbain" w:date="2019-07-28T17:07:00Z">
        <w:r w:rsidR="00295580">
          <w:rPr>
            <w:rFonts w:cs="David"/>
            <w:color w:val="000000" w:themeColor="text1"/>
          </w:rPr>
          <w:t>n</w:t>
        </w:r>
      </w:ins>
      <w:r w:rsidR="00E3616C" w:rsidRPr="00C61461">
        <w:rPr>
          <w:rFonts w:cs="David"/>
          <w:color w:val="000000" w:themeColor="text1"/>
        </w:rPr>
        <w:t xml:space="preserve"> </w:t>
      </w:r>
      <w:ins w:id="36" w:author="Barak Fishbain" w:date="2019-07-28T17:07:00Z">
        <w:r w:rsidR="00295580">
          <w:rPr>
            <w:rFonts w:cs="David"/>
            <w:color w:val="000000" w:themeColor="text1"/>
          </w:rPr>
          <w:t>algorithm</w:t>
        </w:r>
      </w:ins>
      <w:r w:rsidR="00E3616C" w:rsidRPr="00C61461">
        <w:rPr>
          <w:rFonts w:cs="David"/>
          <w:color w:val="000000" w:themeColor="text1"/>
        </w:rPr>
        <w:t xml:space="preserve"> 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E35620">
        <w:t>p</w:t>
      </w:r>
      <w:r w:rsidR="006D5882">
        <w:t xml:space="preserve">airwise Euclidean </w:t>
      </w:r>
      <w:r w:rsidR="00E35620">
        <w:t>d</w:t>
      </w:r>
      <w:r w:rsidR="006D5882">
        <w:t>istance (PED) between the sensor network potential readings</w:t>
      </w:r>
      <w:r w:rsidR="00F12B72">
        <w:t xml:space="preserve"> of</w:t>
      </w:r>
      <w:r w:rsidR="006D5882">
        <w:t xml:space="preserve"> different number of active </w:t>
      </w:r>
      <w:r w:rsidR="00544B5A">
        <w:t xml:space="preserve">sources. </w:t>
      </w:r>
      <w:ins w:id="37" w:author="Barak Fishbain" w:date="2019-07-28T17:09:00Z">
        <w:r w:rsidR="00295580">
          <w:t>The task in hand is ve</w:t>
        </w:r>
      </w:ins>
      <w:ins w:id="38" w:author="Barak Fishbain" w:date="2019-07-28T17:10:00Z">
        <w:r w:rsidR="00295580">
          <w:t>ry complex and in order to accomplish it successfully t</w:t>
        </w:r>
      </w:ins>
      <w:r w:rsidR="00674F8E">
        <w:t>hree</w:t>
      </w:r>
      <w:r w:rsidR="00674F8E">
        <w:rPr>
          <w:rFonts w:asciiTheme="majorBidi" w:hAnsiTheme="majorBidi" w:cstheme="majorBidi"/>
        </w:rPr>
        <w:t xml:space="preserve"> </w:t>
      </w:r>
      <w:r w:rsidR="002F660C">
        <w:rPr>
          <w:rFonts w:asciiTheme="majorBidi" w:hAnsiTheme="majorBidi" w:cstheme="majorBidi"/>
        </w:rPr>
        <w:t xml:space="preserve">modules are suggested: </w:t>
      </w:r>
      <w:proofErr w:type="spellStart"/>
      <w:r w:rsidR="00582174">
        <w:rPr>
          <w:rFonts w:asciiTheme="majorBidi" w:hAnsiTheme="majorBidi" w:cstheme="majorBidi"/>
        </w:rPr>
        <w:t>i</w:t>
      </w:r>
      <w:proofErr w:type="spellEnd"/>
      <w:r w:rsidR="00582174">
        <w:rPr>
          <w:rFonts w:asciiTheme="majorBidi" w:hAnsiTheme="majorBidi" w:cstheme="majorBidi"/>
        </w:rPr>
        <w:t xml:space="preserve">)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 xml:space="preserve">the sensitivity of the network to changes in </w:t>
      </w:r>
      <w:r w:rsidR="00FF6013">
        <w:rPr>
          <w:rFonts w:cs="David"/>
        </w:rPr>
        <w:t>emissions</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xml:space="preserve">, considering a change in weather </w:t>
      </w:r>
      <w:r w:rsidR="00CD72F7">
        <w:rPr>
          <w:rFonts w:cs="David"/>
          <w:color w:val="000000" w:themeColor="text1"/>
        </w:rPr>
        <w:t xml:space="preserve">or emission </w:t>
      </w:r>
      <w:r w:rsidR="00BF5DBC">
        <w:rPr>
          <w:rFonts w:cs="David"/>
          <w:color w:val="000000" w:themeColor="text1"/>
        </w:rPr>
        <w:t>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9512D6">
        <w:rPr>
          <w:rFonts w:cs="David"/>
          <w:color w:val="000000" w:themeColor="text1"/>
        </w:rPr>
        <w:t xml:space="preserve"> </w:t>
      </w:r>
      <w:r w:rsidR="009512D6" w:rsidRPr="004C280C">
        <w:rPr>
          <w:rFonts w:cs="David"/>
          <w:color w:val="000000" w:themeColor="text1"/>
        </w:rPr>
        <w:t xml:space="preserve">and emission patterns. </w:t>
      </w:r>
      <w:r w:rsidR="00BF5DBC" w:rsidRPr="004C280C">
        <w:rPr>
          <w:rFonts w:cs="David"/>
          <w:color w:val="000000" w:themeColor="text1"/>
        </w:rPr>
        <w:t xml:space="preserve"> </w:t>
      </w:r>
      <w:r w:rsidR="00C545F0">
        <w:rPr>
          <w:rFonts w:cs="David"/>
          <w:color w:val="000000"/>
        </w:rPr>
        <w:t xml:space="preserve">An initial </w:t>
      </w:r>
      <w:r w:rsidR="00EE47F6">
        <w:rPr>
          <w:rFonts w:cs="David"/>
          <w:color w:val="000000"/>
        </w:rPr>
        <w:t xml:space="preserve">simulation set was constructed to test the first suggested model. Optimal solutions for placing </w:t>
      </w:r>
      <w:r w:rsidR="0021744B">
        <w:rPr>
          <w:rFonts w:cs="David"/>
          <w:color w:val="000000"/>
        </w:rPr>
        <w:t xml:space="preserve">up to </w:t>
      </w:r>
      <w:r w:rsidR="00E57672">
        <w:rPr>
          <w:rFonts w:cs="David"/>
          <w:color w:val="000000"/>
        </w:rPr>
        <w:t>300</w:t>
      </w:r>
      <w:r w:rsidR="0021744B">
        <w:rPr>
          <w:rFonts w:cs="David"/>
          <w:color w:val="000000"/>
        </w:rPr>
        <w:t xml:space="preserve">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 xml:space="preserve">extensions </w:t>
      </w:r>
      <w:r w:rsidR="00365991">
        <w:rPr>
          <w:rFonts w:cs="David"/>
          <w:color w:val="000000"/>
        </w:rPr>
        <w:lastRenderedPageBreak/>
        <w:t>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 xml:space="preserve">related to the maximization of the PED values, and real-world test cases. </w:t>
      </w:r>
    </w:p>
    <w:bookmarkEnd w:id="22" w:displacedByCustomXml="next"/>
    <w:bookmarkEnd w:id="21" w:displacedByCustomXml="next"/>
    <w:sdt>
      <w:sdtPr>
        <w:rPr>
          <w:rFonts w:ascii="David" w:eastAsia="Times New Roman" w:hAnsi="David" w:cs="Times New Roman"/>
          <w:b w:val="0"/>
          <w:bCs w:val="0"/>
          <w:color w:val="auto"/>
          <w:sz w:val="24"/>
          <w:szCs w:val="24"/>
          <w:lang w:bidi="he-IL"/>
        </w:rPr>
        <w:id w:val="948514459"/>
        <w:docPartObj>
          <w:docPartGallery w:val="Table of Contents"/>
          <w:docPartUnique/>
        </w:docPartObj>
      </w:sdtPr>
      <w:sdtEndPr>
        <w:rPr>
          <w:rFonts w:cs="David"/>
          <w:noProof/>
        </w:rPr>
      </w:sdtEndPr>
      <w:sdtContent>
        <w:p w14:paraId="56A6E8D1" w14:textId="66213F52" w:rsidR="0089641E" w:rsidRPr="0088444A" w:rsidRDefault="00EF1A3E" w:rsidP="00E26158">
          <w:pPr>
            <w:pStyle w:val="TOCHeading"/>
            <w:numPr>
              <w:ilvl w:val="0"/>
              <w:numId w:val="0"/>
            </w:numPr>
          </w:pPr>
          <w:r w:rsidRPr="0089641E">
            <w:rPr>
              <w:rFonts w:ascii="David" w:eastAsia="Times New Roman" w:hAnsi="David" w:cs="David"/>
              <w:color w:val="auto"/>
              <w:lang w:bidi="he-IL"/>
            </w:rPr>
            <w:t>Table of Contents</w:t>
          </w:r>
        </w:p>
        <w:p w14:paraId="5313B7DA" w14:textId="45F7EC4E" w:rsidR="0088444A" w:rsidRPr="0088444A" w:rsidRDefault="00EF1A3E" w:rsidP="0088444A">
          <w:pPr>
            <w:pStyle w:val="TOC1"/>
            <w:rPr>
              <w:rFonts w:ascii="David" w:eastAsiaTheme="minorEastAsia" w:hAnsi="David" w:cs="David"/>
              <w:b w:val="0"/>
              <w:bCs w:val="0"/>
              <w:i w:val="0"/>
              <w:iCs w:val="0"/>
              <w:noProof/>
              <w:rtl/>
            </w:rPr>
          </w:pPr>
          <w:r w:rsidRPr="0088444A">
            <w:rPr>
              <w:rFonts w:ascii="David" w:hAnsi="David" w:cs="David" w:hint="cs"/>
              <w:i w:val="0"/>
              <w:iCs w:val="0"/>
            </w:rPr>
            <w:fldChar w:fldCharType="begin"/>
          </w:r>
          <w:r w:rsidRPr="0088444A">
            <w:rPr>
              <w:rFonts w:ascii="David" w:hAnsi="David" w:cs="David" w:hint="cs"/>
              <w:i w:val="0"/>
              <w:iCs w:val="0"/>
            </w:rPr>
            <w:instrText xml:space="preserve"> TOC \o "1-3" \h \z \u </w:instrText>
          </w:r>
          <w:r w:rsidRPr="0088444A">
            <w:rPr>
              <w:rFonts w:ascii="David" w:hAnsi="David" w:cs="David" w:hint="cs"/>
              <w:i w:val="0"/>
              <w:iCs w:val="0"/>
            </w:rPr>
            <w:fldChar w:fldCharType="separate"/>
          </w:r>
          <w:hyperlink w:anchor="_Toc14991874" w:history="1">
            <w:r w:rsidR="0088444A" w:rsidRPr="0088444A">
              <w:rPr>
                <w:rStyle w:val="Hyperlink"/>
                <w:rFonts w:ascii="David" w:eastAsiaTheme="minorHAnsi" w:hAnsi="David" w:cs="David" w:hint="cs"/>
                <w:noProof/>
              </w:rPr>
              <w:t>1</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Introduction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Toc14991874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w:t>
            </w:r>
            <w:r w:rsidR="0088444A" w:rsidRPr="0088444A">
              <w:rPr>
                <w:rFonts w:ascii="David" w:hAnsi="David" w:cs="David" w:hint="cs"/>
                <w:noProof/>
                <w:webHidden/>
                <w:rtl/>
              </w:rPr>
              <w:fldChar w:fldCharType="end"/>
            </w:r>
          </w:hyperlink>
        </w:p>
        <w:p w14:paraId="36811504" w14:textId="31A3BC5B" w:rsidR="0088444A" w:rsidRPr="0088444A" w:rsidRDefault="004E5132" w:rsidP="0088444A">
          <w:pPr>
            <w:pStyle w:val="TOC2"/>
            <w:rPr>
              <w:rFonts w:ascii="David" w:eastAsiaTheme="minorEastAsia" w:hAnsi="David" w:cs="David"/>
              <w:b w:val="0"/>
              <w:bCs w:val="0"/>
              <w:noProof/>
              <w:sz w:val="24"/>
              <w:szCs w:val="24"/>
              <w:rtl/>
            </w:rPr>
          </w:pPr>
          <w:hyperlink w:anchor="_Toc14991875" w:history="1">
            <w:r w:rsidR="0088444A" w:rsidRPr="0088444A">
              <w:rPr>
                <w:rStyle w:val="Hyperlink"/>
                <w:rFonts w:ascii="David" w:hAnsi="David" w:cs="David" w:hint="cs"/>
                <w:noProof/>
              </w:rPr>
              <w:t>1.1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Air pollution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Toc14991875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w:t>
            </w:r>
            <w:r w:rsidR="0088444A" w:rsidRPr="0088444A">
              <w:rPr>
                <w:rFonts w:ascii="David" w:hAnsi="David" w:cs="David" w:hint="cs"/>
                <w:noProof/>
                <w:webHidden/>
                <w:rtl/>
              </w:rPr>
              <w:fldChar w:fldCharType="end"/>
            </w:r>
          </w:hyperlink>
        </w:p>
        <w:p w14:paraId="111006BC" w14:textId="2538DC43" w:rsidR="0088444A" w:rsidRPr="0088444A" w:rsidRDefault="004E5132" w:rsidP="0088444A">
          <w:pPr>
            <w:pStyle w:val="TOC2"/>
            <w:tabs>
              <w:tab w:val="left" w:pos="2384"/>
            </w:tabs>
            <w:rPr>
              <w:rFonts w:ascii="David" w:eastAsiaTheme="minorEastAsia" w:hAnsi="David" w:cs="David"/>
              <w:b w:val="0"/>
              <w:bCs w:val="0"/>
              <w:noProof/>
              <w:sz w:val="24"/>
              <w:szCs w:val="24"/>
              <w:rtl/>
            </w:rPr>
          </w:pPr>
          <w:hyperlink w:anchor="_Toc14991876" w:history="1">
            <w:r w:rsidR="0088444A" w:rsidRPr="0088444A">
              <w:rPr>
                <w:rStyle w:val="Hyperlink"/>
                <w:rFonts w:ascii="David" w:hAnsi="David" w:cs="David" w:hint="cs"/>
                <w:noProof/>
              </w:rPr>
              <w:t>1.2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Monitoring air pollution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Toc14991876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w:t>
            </w:r>
            <w:r w:rsidR="0088444A" w:rsidRPr="0088444A">
              <w:rPr>
                <w:rFonts w:ascii="David" w:hAnsi="David" w:cs="David" w:hint="cs"/>
                <w:noProof/>
                <w:webHidden/>
                <w:rtl/>
              </w:rPr>
              <w:fldChar w:fldCharType="end"/>
            </w:r>
          </w:hyperlink>
        </w:p>
        <w:p w14:paraId="2EDF0A54" w14:textId="39FF2352" w:rsidR="0088444A" w:rsidRPr="0088444A" w:rsidRDefault="004E5132" w:rsidP="0088444A">
          <w:pPr>
            <w:pStyle w:val="TOC2"/>
            <w:tabs>
              <w:tab w:val="left" w:pos="4616"/>
            </w:tabs>
            <w:rPr>
              <w:rFonts w:ascii="David" w:eastAsiaTheme="minorEastAsia" w:hAnsi="David" w:cs="David"/>
              <w:b w:val="0"/>
              <w:bCs w:val="0"/>
              <w:noProof/>
              <w:sz w:val="24"/>
              <w:szCs w:val="24"/>
              <w:rtl/>
            </w:rPr>
          </w:pPr>
          <w:hyperlink w:anchor="_Toc14991877" w:history="1">
            <w:r w:rsidR="0088444A" w:rsidRPr="0088444A">
              <w:rPr>
                <w:rStyle w:val="Hyperlink"/>
                <w:rFonts w:ascii="David" w:hAnsi="David" w:cs="David" w:hint="cs"/>
                <w:noProof/>
              </w:rPr>
              <w:t>1.3</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Air pollution representation in time and in space</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Toc14991877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2</w:t>
            </w:r>
            <w:r w:rsidR="0088444A" w:rsidRPr="0088444A">
              <w:rPr>
                <w:rFonts w:ascii="David" w:hAnsi="David" w:cs="David" w:hint="cs"/>
                <w:noProof/>
                <w:webHidden/>
                <w:rtl/>
              </w:rPr>
              <w:fldChar w:fldCharType="end"/>
            </w:r>
          </w:hyperlink>
        </w:p>
        <w:p w14:paraId="3D9BFC8D" w14:textId="2720F2F2" w:rsidR="0088444A" w:rsidRPr="0088444A" w:rsidRDefault="004E5132" w:rsidP="0088444A">
          <w:pPr>
            <w:pStyle w:val="TOC2"/>
            <w:tabs>
              <w:tab w:val="left" w:pos="2331"/>
            </w:tabs>
            <w:rPr>
              <w:rFonts w:ascii="David" w:eastAsiaTheme="minorEastAsia" w:hAnsi="David" w:cs="David"/>
              <w:b w:val="0"/>
              <w:bCs w:val="0"/>
              <w:noProof/>
              <w:sz w:val="24"/>
              <w:szCs w:val="24"/>
              <w:rtl/>
            </w:rPr>
          </w:pPr>
          <w:hyperlink w:anchor="_Toc14991878" w:history="1">
            <w:r w:rsidR="0088444A" w:rsidRPr="0088444A">
              <w:rPr>
                <w:rStyle w:val="Hyperlink"/>
                <w:rFonts w:ascii="David" w:hAnsi="David" w:cs="David" w:hint="cs"/>
                <w:noProof/>
              </w:rPr>
              <w:t>1.4</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Source term estimation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Toc14991878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3</w:t>
            </w:r>
            <w:r w:rsidR="0088444A" w:rsidRPr="0088444A">
              <w:rPr>
                <w:rFonts w:ascii="David" w:hAnsi="David" w:cs="David" w:hint="cs"/>
                <w:noProof/>
                <w:webHidden/>
                <w:rtl/>
              </w:rPr>
              <w:fldChar w:fldCharType="end"/>
            </w:r>
          </w:hyperlink>
        </w:p>
        <w:p w14:paraId="2434845E" w14:textId="00F3BEB8" w:rsidR="0088444A" w:rsidRPr="0088444A" w:rsidRDefault="004E5132" w:rsidP="0088444A">
          <w:pPr>
            <w:pStyle w:val="TOC2"/>
            <w:rPr>
              <w:rFonts w:ascii="David" w:eastAsiaTheme="minorEastAsia" w:hAnsi="David" w:cs="David"/>
              <w:b w:val="0"/>
              <w:bCs w:val="0"/>
              <w:noProof/>
              <w:sz w:val="24"/>
              <w:szCs w:val="24"/>
              <w:rtl/>
            </w:rPr>
          </w:pPr>
          <w:hyperlink w:anchor="_Toc14991879" w:history="1">
            <w:r w:rsidR="0088444A" w:rsidRPr="0088444A">
              <w:rPr>
                <w:rStyle w:val="Hyperlink"/>
                <w:rFonts w:ascii="David" w:hAnsi="David" w:cs="David" w:hint="cs"/>
                <w:noProof/>
              </w:rPr>
              <w:t>1.5</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Network deployment</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Toc14991879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3</w:t>
            </w:r>
            <w:r w:rsidR="0088444A" w:rsidRPr="0088444A">
              <w:rPr>
                <w:rFonts w:ascii="David" w:hAnsi="David" w:cs="David" w:hint="cs"/>
                <w:noProof/>
                <w:webHidden/>
                <w:rtl/>
              </w:rPr>
              <w:fldChar w:fldCharType="end"/>
            </w:r>
          </w:hyperlink>
        </w:p>
        <w:p w14:paraId="0DC6C725" w14:textId="75369944" w:rsidR="0088444A" w:rsidRPr="0088444A" w:rsidRDefault="004E5132" w:rsidP="0088444A">
          <w:pPr>
            <w:pStyle w:val="TOC1"/>
            <w:tabs>
              <w:tab w:val="left" w:pos="3580"/>
            </w:tabs>
            <w:rPr>
              <w:rFonts w:ascii="David" w:eastAsiaTheme="minorEastAsia" w:hAnsi="David" w:cs="David"/>
              <w:b w:val="0"/>
              <w:bCs w:val="0"/>
              <w:i w:val="0"/>
              <w:iCs w:val="0"/>
              <w:noProof/>
              <w:rtl/>
            </w:rPr>
          </w:pPr>
          <w:hyperlink w:anchor="_Toc14991880" w:history="1">
            <w:r w:rsidR="0088444A" w:rsidRPr="0088444A">
              <w:rPr>
                <w:rStyle w:val="Hyperlink"/>
                <w:rFonts w:ascii="David" w:hAnsi="David" w:cs="David" w:hint="cs"/>
                <w:noProof/>
              </w:rPr>
              <w:t>2</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Research hypothesis and objectives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Toc14991880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5</w:t>
            </w:r>
            <w:r w:rsidR="0088444A" w:rsidRPr="0088444A">
              <w:rPr>
                <w:rFonts w:ascii="David" w:hAnsi="David" w:cs="David" w:hint="cs"/>
                <w:noProof/>
                <w:webHidden/>
                <w:rtl/>
              </w:rPr>
              <w:fldChar w:fldCharType="end"/>
            </w:r>
          </w:hyperlink>
        </w:p>
        <w:p w14:paraId="1DD28460" w14:textId="5A004039" w:rsidR="0088444A" w:rsidRPr="0088444A" w:rsidRDefault="004E5132" w:rsidP="0088444A">
          <w:pPr>
            <w:pStyle w:val="TOC2"/>
            <w:rPr>
              <w:rFonts w:ascii="David" w:eastAsiaTheme="minorEastAsia" w:hAnsi="David" w:cs="David"/>
              <w:b w:val="0"/>
              <w:bCs w:val="0"/>
              <w:noProof/>
              <w:sz w:val="24"/>
              <w:szCs w:val="24"/>
              <w:rtl/>
            </w:rPr>
          </w:pPr>
          <w:hyperlink w:anchor="_Toc14991881" w:history="1">
            <w:r w:rsidR="0088444A" w:rsidRPr="0088444A">
              <w:rPr>
                <w:rStyle w:val="Hyperlink"/>
                <w:rFonts w:ascii="David" w:hAnsi="David" w:cs="David" w:hint="cs"/>
                <w:noProof/>
              </w:rPr>
              <w:t>2.1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Research hypothesis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Toc14991881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5</w:t>
            </w:r>
            <w:r w:rsidR="0088444A" w:rsidRPr="0088444A">
              <w:rPr>
                <w:rFonts w:ascii="David" w:hAnsi="David" w:cs="David" w:hint="cs"/>
                <w:noProof/>
                <w:webHidden/>
                <w:rtl/>
              </w:rPr>
              <w:fldChar w:fldCharType="end"/>
            </w:r>
          </w:hyperlink>
        </w:p>
        <w:p w14:paraId="302D179D" w14:textId="01FC7EC8" w:rsidR="0088444A" w:rsidRPr="0088444A" w:rsidRDefault="004E5132" w:rsidP="0088444A">
          <w:pPr>
            <w:pStyle w:val="TOC2"/>
            <w:rPr>
              <w:rFonts w:ascii="David" w:eastAsiaTheme="minorEastAsia" w:hAnsi="David" w:cs="David"/>
              <w:b w:val="0"/>
              <w:bCs w:val="0"/>
              <w:noProof/>
              <w:sz w:val="24"/>
              <w:szCs w:val="24"/>
              <w:rtl/>
            </w:rPr>
          </w:pPr>
          <w:hyperlink w:anchor="_Toc14991882" w:history="1">
            <w:r w:rsidR="0088444A" w:rsidRPr="0088444A">
              <w:rPr>
                <w:rStyle w:val="Hyperlink"/>
                <w:rFonts w:ascii="David" w:hAnsi="David" w:cs="David" w:hint="cs"/>
                <w:noProof/>
              </w:rPr>
              <w:t>2.2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Research objectives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Toc14991882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5</w:t>
            </w:r>
            <w:r w:rsidR="0088444A" w:rsidRPr="0088444A">
              <w:rPr>
                <w:rFonts w:ascii="David" w:hAnsi="David" w:cs="David" w:hint="cs"/>
                <w:noProof/>
                <w:webHidden/>
                <w:rtl/>
              </w:rPr>
              <w:fldChar w:fldCharType="end"/>
            </w:r>
          </w:hyperlink>
        </w:p>
        <w:p w14:paraId="4CEFB97A" w14:textId="4962D960" w:rsidR="0088444A" w:rsidRPr="0088444A" w:rsidRDefault="004E5132" w:rsidP="0088444A">
          <w:pPr>
            <w:pStyle w:val="TOC1"/>
            <w:tabs>
              <w:tab w:val="left" w:pos="2252"/>
            </w:tabs>
            <w:rPr>
              <w:rFonts w:ascii="David" w:eastAsiaTheme="minorEastAsia" w:hAnsi="David" w:cs="David"/>
              <w:b w:val="0"/>
              <w:bCs w:val="0"/>
              <w:i w:val="0"/>
              <w:iCs w:val="0"/>
              <w:noProof/>
              <w:rtl/>
            </w:rPr>
          </w:pPr>
          <w:hyperlink w:anchor="_Toc14991883" w:history="1">
            <w:r w:rsidR="0088444A" w:rsidRPr="0088444A">
              <w:rPr>
                <w:rStyle w:val="Hyperlink"/>
                <w:rFonts w:ascii="David" w:hAnsi="David" w:cs="David" w:hint="cs"/>
                <w:noProof/>
              </w:rPr>
              <w:t>3</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Research contribution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Toc14991883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6</w:t>
            </w:r>
            <w:r w:rsidR="0088444A" w:rsidRPr="0088444A">
              <w:rPr>
                <w:rFonts w:ascii="David" w:hAnsi="David" w:cs="David" w:hint="cs"/>
                <w:noProof/>
                <w:webHidden/>
                <w:rtl/>
              </w:rPr>
              <w:fldChar w:fldCharType="end"/>
            </w:r>
          </w:hyperlink>
        </w:p>
        <w:p w14:paraId="23AB5630" w14:textId="0D7518CE" w:rsidR="0088444A" w:rsidRPr="0088444A" w:rsidRDefault="004E5132" w:rsidP="0088444A">
          <w:pPr>
            <w:pStyle w:val="TOC1"/>
            <w:tabs>
              <w:tab w:val="left" w:pos="1920"/>
            </w:tabs>
            <w:rPr>
              <w:rFonts w:ascii="David" w:eastAsiaTheme="minorEastAsia" w:hAnsi="David" w:cs="David"/>
              <w:b w:val="0"/>
              <w:bCs w:val="0"/>
              <w:i w:val="0"/>
              <w:iCs w:val="0"/>
              <w:noProof/>
              <w:rtl/>
            </w:rPr>
          </w:pPr>
          <w:hyperlink w:anchor="_Toc14991884" w:history="1">
            <w:r w:rsidR="0088444A" w:rsidRPr="0088444A">
              <w:rPr>
                <w:rStyle w:val="Hyperlink"/>
                <w:rFonts w:ascii="David" w:hAnsi="David" w:cs="David" w:hint="cs"/>
                <w:noProof/>
              </w:rPr>
              <w:t>4</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Literature review</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Toc14991884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7</w:t>
            </w:r>
            <w:r w:rsidR="0088444A" w:rsidRPr="0088444A">
              <w:rPr>
                <w:rFonts w:ascii="David" w:hAnsi="David" w:cs="David" w:hint="cs"/>
                <w:noProof/>
                <w:webHidden/>
                <w:rtl/>
              </w:rPr>
              <w:fldChar w:fldCharType="end"/>
            </w:r>
          </w:hyperlink>
        </w:p>
        <w:p w14:paraId="7F16333E" w14:textId="0DEF2B38" w:rsidR="0088444A" w:rsidRPr="0088444A" w:rsidRDefault="004E5132" w:rsidP="0088444A">
          <w:pPr>
            <w:pStyle w:val="TOC2"/>
            <w:tabs>
              <w:tab w:val="left" w:pos="3480"/>
            </w:tabs>
            <w:rPr>
              <w:rFonts w:ascii="David" w:eastAsiaTheme="minorEastAsia" w:hAnsi="David" w:cs="David"/>
              <w:b w:val="0"/>
              <w:bCs w:val="0"/>
              <w:noProof/>
              <w:sz w:val="24"/>
              <w:szCs w:val="24"/>
              <w:rtl/>
            </w:rPr>
          </w:pPr>
          <w:hyperlink w:anchor="_Toc14991885" w:history="1">
            <w:r w:rsidR="0088444A" w:rsidRPr="0088444A">
              <w:rPr>
                <w:rStyle w:val="Hyperlink"/>
                <w:rFonts w:ascii="David" w:hAnsi="David" w:cs="David" w:hint="cs"/>
                <w:noProof/>
              </w:rPr>
              <w:t>4.1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The problem of sensors deployment</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Toc14991885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7</w:t>
            </w:r>
            <w:r w:rsidR="0088444A" w:rsidRPr="0088444A">
              <w:rPr>
                <w:rFonts w:ascii="David" w:hAnsi="David" w:cs="David" w:hint="cs"/>
                <w:noProof/>
                <w:webHidden/>
                <w:rtl/>
              </w:rPr>
              <w:fldChar w:fldCharType="end"/>
            </w:r>
          </w:hyperlink>
        </w:p>
        <w:p w14:paraId="11B8E07D" w14:textId="3CDCD861" w:rsidR="0088444A" w:rsidRPr="0088444A" w:rsidRDefault="004E5132" w:rsidP="0088444A">
          <w:pPr>
            <w:pStyle w:val="TOC2"/>
            <w:tabs>
              <w:tab w:val="left" w:pos="3896"/>
            </w:tabs>
            <w:rPr>
              <w:rFonts w:ascii="David" w:eastAsiaTheme="minorEastAsia" w:hAnsi="David" w:cs="David"/>
              <w:b w:val="0"/>
              <w:bCs w:val="0"/>
              <w:noProof/>
              <w:sz w:val="24"/>
              <w:szCs w:val="24"/>
              <w:rtl/>
            </w:rPr>
          </w:pPr>
          <w:hyperlink w:anchor="_Toc14991886" w:history="1">
            <w:r w:rsidR="0088444A" w:rsidRPr="0088444A">
              <w:rPr>
                <w:rStyle w:val="Hyperlink"/>
                <w:rFonts w:ascii="David" w:hAnsi="David" w:cs="David" w:hint="cs"/>
                <w:noProof/>
              </w:rPr>
              <w:t>4.2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The importance of network’s application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Toc14991886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7</w:t>
            </w:r>
            <w:r w:rsidR="0088444A" w:rsidRPr="0088444A">
              <w:rPr>
                <w:rFonts w:ascii="David" w:hAnsi="David" w:cs="David" w:hint="cs"/>
                <w:noProof/>
                <w:webHidden/>
                <w:rtl/>
              </w:rPr>
              <w:fldChar w:fldCharType="end"/>
            </w:r>
          </w:hyperlink>
        </w:p>
        <w:p w14:paraId="7C88E4C3" w14:textId="210D6FB8" w:rsidR="0088444A" w:rsidRPr="0088444A" w:rsidRDefault="004E5132" w:rsidP="0088444A">
          <w:pPr>
            <w:pStyle w:val="TOC2"/>
            <w:tabs>
              <w:tab w:val="left" w:pos="2321"/>
            </w:tabs>
            <w:rPr>
              <w:rFonts w:ascii="David" w:eastAsiaTheme="minorEastAsia" w:hAnsi="David" w:cs="David"/>
              <w:b w:val="0"/>
              <w:bCs w:val="0"/>
              <w:noProof/>
              <w:sz w:val="24"/>
              <w:szCs w:val="24"/>
              <w:rtl/>
            </w:rPr>
          </w:pPr>
          <w:hyperlink w:anchor="_Toc14991887" w:history="1">
            <w:r w:rsidR="0088444A" w:rsidRPr="0088444A">
              <w:rPr>
                <w:rStyle w:val="Hyperlink"/>
                <w:rFonts w:ascii="David" w:hAnsi="David" w:cs="David" w:hint="cs"/>
                <w:noProof/>
              </w:rPr>
              <w:t>4.3</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Network heterogeneity</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Toc14991887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8</w:t>
            </w:r>
            <w:r w:rsidR="0088444A" w:rsidRPr="0088444A">
              <w:rPr>
                <w:rFonts w:ascii="David" w:hAnsi="David" w:cs="David" w:hint="cs"/>
                <w:noProof/>
                <w:webHidden/>
                <w:rtl/>
              </w:rPr>
              <w:fldChar w:fldCharType="end"/>
            </w:r>
          </w:hyperlink>
        </w:p>
        <w:p w14:paraId="2ABD0660" w14:textId="25BE98C5" w:rsidR="0088444A" w:rsidRPr="0088444A" w:rsidRDefault="004E5132" w:rsidP="0088444A">
          <w:pPr>
            <w:pStyle w:val="TOC2"/>
            <w:tabs>
              <w:tab w:val="left" w:pos="2501"/>
            </w:tabs>
            <w:rPr>
              <w:rFonts w:ascii="David" w:eastAsiaTheme="minorEastAsia" w:hAnsi="David" w:cs="David"/>
              <w:b w:val="0"/>
              <w:bCs w:val="0"/>
              <w:noProof/>
              <w:sz w:val="24"/>
              <w:szCs w:val="24"/>
              <w:rtl/>
            </w:rPr>
          </w:pPr>
          <w:hyperlink w:anchor="_Toc14991888" w:history="1">
            <w:r w:rsidR="0088444A" w:rsidRPr="0088444A">
              <w:rPr>
                <w:rStyle w:val="Hyperlink"/>
                <w:rFonts w:ascii="David" w:hAnsi="David" w:cs="David" w:hint="cs"/>
                <w:noProof/>
              </w:rPr>
              <w:t>4.4</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Redeployment of sensors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Toc14991888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9</w:t>
            </w:r>
            <w:r w:rsidR="0088444A" w:rsidRPr="0088444A">
              <w:rPr>
                <w:rFonts w:ascii="David" w:hAnsi="David" w:cs="David" w:hint="cs"/>
                <w:noProof/>
                <w:webHidden/>
                <w:rtl/>
              </w:rPr>
              <w:fldChar w:fldCharType="end"/>
            </w:r>
          </w:hyperlink>
        </w:p>
        <w:p w14:paraId="30AA5C54" w14:textId="759062F8" w:rsidR="0088444A" w:rsidRPr="0088444A" w:rsidRDefault="004E5132" w:rsidP="0088444A">
          <w:pPr>
            <w:pStyle w:val="TOC2"/>
            <w:rPr>
              <w:rFonts w:ascii="David" w:eastAsiaTheme="minorEastAsia" w:hAnsi="David" w:cs="David"/>
              <w:b w:val="0"/>
              <w:bCs w:val="0"/>
              <w:noProof/>
              <w:sz w:val="24"/>
              <w:szCs w:val="24"/>
              <w:rtl/>
            </w:rPr>
          </w:pPr>
          <w:hyperlink w:anchor="_Toc14991889" w:history="1">
            <w:r w:rsidR="0088444A" w:rsidRPr="0088444A">
              <w:rPr>
                <w:rStyle w:val="Hyperlink"/>
                <w:rFonts w:ascii="David" w:hAnsi="David" w:cs="David" w:hint="cs"/>
                <w:noProof/>
              </w:rPr>
              <w:t>4.5</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Optimization aspect</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Toc14991889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9</w:t>
            </w:r>
            <w:r w:rsidR="0088444A" w:rsidRPr="0088444A">
              <w:rPr>
                <w:rFonts w:ascii="David" w:hAnsi="David" w:cs="David" w:hint="cs"/>
                <w:noProof/>
                <w:webHidden/>
                <w:rtl/>
              </w:rPr>
              <w:fldChar w:fldCharType="end"/>
            </w:r>
          </w:hyperlink>
        </w:p>
        <w:p w14:paraId="12A4D8FC" w14:textId="6AED72B9" w:rsidR="0088444A" w:rsidRPr="0088444A" w:rsidRDefault="004E5132" w:rsidP="0088444A">
          <w:pPr>
            <w:pStyle w:val="TOC1"/>
            <w:tabs>
              <w:tab w:val="left" w:pos="2838"/>
            </w:tabs>
            <w:rPr>
              <w:rFonts w:ascii="David" w:eastAsiaTheme="minorEastAsia" w:hAnsi="David" w:cs="David"/>
              <w:b w:val="0"/>
              <w:bCs w:val="0"/>
              <w:i w:val="0"/>
              <w:iCs w:val="0"/>
              <w:noProof/>
              <w:rtl/>
            </w:rPr>
          </w:pPr>
          <w:hyperlink w:anchor="_Toc14991890" w:history="1">
            <w:r w:rsidR="0088444A" w:rsidRPr="0088444A">
              <w:rPr>
                <w:rStyle w:val="Hyperlink"/>
                <w:rFonts w:ascii="David" w:hAnsi="David" w:cs="David" w:hint="cs"/>
                <w:noProof/>
              </w:rPr>
              <w:t>5</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Methods and Research plan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Toc14991890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11</w:t>
            </w:r>
            <w:r w:rsidR="0088444A" w:rsidRPr="0088444A">
              <w:rPr>
                <w:rFonts w:ascii="David" w:hAnsi="David" w:cs="David" w:hint="cs"/>
                <w:noProof/>
                <w:webHidden/>
                <w:rtl/>
              </w:rPr>
              <w:fldChar w:fldCharType="end"/>
            </w:r>
          </w:hyperlink>
        </w:p>
        <w:p w14:paraId="5925068D" w14:textId="2485876D" w:rsidR="0088444A" w:rsidRPr="0088444A" w:rsidRDefault="004E5132" w:rsidP="0088444A">
          <w:pPr>
            <w:pStyle w:val="TOC2"/>
            <w:rPr>
              <w:rFonts w:ascii="David" w:eastAsiaTheme="minorEastAsia" w:hAnsi="David" w:cs="David"/>
              <w:b w:val="0"/>
              <w:bCs w:val="0"/>
              <w:noProof/>
              <w:sz w:val="24"/>
              <w:szCs w:val="24"/>
              <w:rtl/>
            </w:rPr>
          </w:pPr>
          <w:hyperlink w:anchor="_Toc14991891" w:history="1">
            <w:r w:rsidR="0088444A" w:rsidRPr="0088444A">
              <w:rPr>
                <w:rStyle w:val="Hyperlink"/>
                <w:rFonts w:ascii="David" w:hAnsi="David" w:cs="David" w:hint="cs"/>
                <w:noProof/>
              </w:rPr>
              <w:t>5.1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Background</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Toc14991891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11</w:t>
            </w:r>
            <w:r w:rsidR="0088444A" w:rsidRPr="0088444A">
              <w:rPr>
                <w:rFonts w:ascii="David" w:hAnsi="David" w:cs="David" w:hint="cs"/>
                <w:noProof/>
                <w:webHidden/>
                <w:rtl/>
              </w:rPr>
              <w:fldChar w:fldCharType="end"/>
            </w:r>
          </w:hyperlink>
        </w:p>
        <w:p w14:paraId="7C79223D" w14:textId="24078303" w:rsidR="0088444A" w:rsidRPr="0088444A" w:rsidRDefault="004E5132" w:rsidP="0088444A">
          <w:pPr>
            <w:pStyle w:val="TOC3"/>
            <w:rPr>
              <w:rFonts w:ascii="David" w:eastAsiaTheme="minorEastAsia" w:hAnsi="David" w:cs="David"/>
              <w:noProof/>
              <w:sz w:val="24"/>
              <w:szCs w:val="24"/>
              <w:rtl/>
            </w:rPr>
          </w:pPr>
          <w:hyperlink w:anchor="_Toc14991892" w:history="1">
            <w:r w:rsidR="0088444A" w:rsidRPr="0088444A">
              <w:rPr>
                <w:rStyle w:val="Hyperlink"/>
                <w:rFonts w:ascii="David" w:hAnsi="David" w:cs="David" w:hint="cs"/>
                <w:noProof/>
              </w:rPr>
              <w:t>5.1.1</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The Gaussian plume model</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Toc14991892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11</w:t>
            </w:r>
            <w:r w:rsidR="0088444A" w:rsidRPr="0088444A">
              <w:rPr>
                <w:rFonts w:ascii="David" w:hAnsi="David" w:cs="David" w:hint="cs"/>
                <w:noProof/>
                <w:webHidden/>
                <w:rtl/>
              </w:rPr>
              <w:fldChar w:fldCharType="end"/>
            </w:r>
          </w:hyperlink>
        </w:p>
        <w:p w14:paraId="4E238841" w14:textId="68BEF8C8" w:rsidR="0088444A" w:rsidRPr="0088444A" w:rsidRDefault="004E5132" w:rsidP="0088444A">
          <w:pPr>
            <w:pStyle w:val="TOC3"/>
            <w:rPr>
              <w:rFonts w:ascii="David" w:eastAsiaTheme="minorEastAsia" w:hAnsi="David" w:cs="David"/>
              <w:noProof/>
              <w:sz w:val="24"/>
              <w:szCs w:val="24"/>
              <w:rtl/>
            </w:rPr>
          </w:pPr>
          <w:hyperlink w:anchor="_Toc14991893" w:history="1">
            <w:r w:rsidR="0088444A" w:rsidRPr="0088444A">
              <w:rPr>
                <w:rStyle w:val="Hyperlink"/>
                <w:rFonts w:ascii="David" w:hAnsi="David" w:cs="David" w:hint="cs"/>
                <w:noProof/>
              </w:rPr>
              <w:t>5.1.2</w:t>
            </w:r>
            <w:bookmarkStart w:id="39" w:name="_Toc13776997"/>
            <w:r w:rsidR="0088444A" w:rsidRPr="0088444A">
              <w:rPr>
                <w:rFonts w:ascii="David" w:eastAsiaTheme="minorEastAsia" w:hAnsi="David" w:cs="David" w:hint="cs"/>
                <w:noProof/>
                <w:sz w:val="24"/>
                <w:szCs w:val="24"/>
                <w:rtl/>
              </w:rPr>
              <w:tab/>
            </w:r>
            <w:bookmarkEnd w:id="39"/>
            <w:r w:rsidR="0088444A" w:rsidRPr="0088444A">
              <w:rPr>
                <w:rStyle w:val="Hyperlink"/>
                <w:rFonts w:ascii="David" w:hAnsi="David" w:cs="David" w:hint="cs"/>
                <w:noProof/>
              </w:rPr>
              <w:t>Meteorology</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Toc14991893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12</w:t>
            </w:r>
            <w:r w:rsidR="0088444A" w:rsidRPr="0088444A">
              <w:rPr>
                <w:rFonts w:ascii="David" w:hAnsi="David" w:cs="David" w:hint="cs"/>
                <w:noProof/>
                <w:webHidden/>
                <w:rtl/>
              </w:rPr>
              <w:fldChar w:fldCharType="end"/>
            </w:r>
          </w:hyperlink>
        </w:p>
        <w:p w14:paraId="442EF676" w14:textId="6931A0C7" w:rsidR="0088444A" w:rsidRPr="0088444A" w:rsidRDefault="004E5132" w:rsidP="0088444A">
          <w:pPr>
            <w:pStyle w:val="TOC3"/>
            <w:tabs>
              <w:tab w:val="left" w:pos="5880"/>
            </w:tabs>
            <w:rPr>
              <w:rFonts w:ascii="David" w:eastAsiaTheme="minorEastAsia" w:hAnsi="David" w:cs="David"/>
              <w:noProof/>
              <w:sz w:val="24"/>
              <w:szCs w:val="24"/>
              <w:rtl/>
            </w:rPr>
          </w:pPr>
          <w:hyperlink w:anchor="_Toc14991894" w:history="1">
            <w:r w:rsidR="0088444A" w:rsidRPr="0088444A">
              <w:rPr>
                <w:rStyle w:val="Hyperlink"/>
                <w:rFonts w:ascii="David" w:hAnsi="David" w:cs="David" w:hint="cs"/>
                <w:noProof/>
              </w:rPr>
              <w:t>5.1.3</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The Borg Multi-Objective Evolutionary Algorithm (MOEA) framework</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Toc14991894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13</w:t>
            </w:r>
            <w:r w:rsidR="0088444A" w:rsidRPr="0088444A">
              <w:rPr>
                <w:rFonts w:ascii="David" w:hAnsi="David" w:cs="David" w:hint="cs"/>
                <w:noProof/>
                <w:webHidden/>
                <w:rtl/>
              </w:rPr>
              <w:fldChar w:fldCharType="end"/>
            </w:r>
          </w:hyperlink>
        </w:p>
        <w:p w14:paraId="58B1E655" w14:textId="14D8DEBF" w:rsidR="0088444A" w:rsidRPr="0088444A" w:rsidRDefault="004E5132" w:rsidP="0088444A">
          <w:pPr>
            <w:pStyle w:val="TOC2"/>
            <w:rPr>
              <w:rFonts w:ascii="David" w:eastAsiaTheme="minorEastAsia" w:hAnsi="David" w:cs="David"/>
              <w:b w:val="0"/>
              <w:bCs w:val="0"/>
              <w:noProof/>
              <w:sz w:val="24"/>
              <w:szCs w:val="24"/>
              <w:rtl/>
            </w:rPr>
          </w:pPr>
          <w:hyperlink w:anchor="_Toc14991895" w:history="1">
            <w:r w:rsidR="0088444A" w:rsidRPr="0088444A">
              <w:rPr>
                <w:rStyle w:val="Hyperlink"/>
                <w:rFonts w:ascii="David" w:hAnsi="David" w:cs="David" w:hint="cs"/>
                <w:noProof/>
              </w:rPr>
              <w:t>5.2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Problem formulation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Toc14991895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14</w:t>
            </w:r>
            <w:r w:rsidR="0088444A" w:rsidRPr="0088444A">
              <w:rPr>
                <w:rFonts w:ascii="David" w:hAnsi="David" w:cs="David" w:hint="cs"/>
                <w:noProof/>
                <w:webHidden/>
                <w:rtl/>
              </w:rPr>
              <w:fldChar w:fldCharType="end"/>
            </w:r>
          </w:hyperlink>
        </w:p>
        <w:p w14:paraId="3BDE2013" w14:textId="697901BE" w:rsidR="0088444A" w:rsidRPr="0088444A" w:rsidRDefault="004E5132" w:rsidP="0088444A">
          <w:pPr>
            <w:pStyle w:val="TOC3"/>
            <w:rPr>
              <w:rFonts w:ascii="David" w:eastAsiaTheme="minorEastAsia" w:hAnsi="David" w:cs="David"/>
              <w:noProof/>
              <w:sz w:val="24"/>
              <w:szCs w:val="24"/>
              <w:rtl/>
            </w:rPr>
          </w:pPr>
          <w:hyperlink w:anchor="_Toc14991896" w:history="1">
            <w:r w:rsidR="0088444A" w:rsidRPr="0088444A">
              <w:rPr>
                <w:rStyle w:val="Hyperlink"/>
                <w:rFonts w:ascii="David" w:hAnsi="David" w:cs="David" w:hint="cs"/>
                <w:noProof/>
              </w:rPr>
              <w:t>5.2.1</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Notation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Toc14991896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14</w:t>
            </w:r>
            <w:r w:rsidR="0088444A" w:rsidRPr="0088444A">
              <w:rPr>
                <w:rFonts w:ascii="David" w:hAnsi="David" w:cs="David" w:hint="cs"/>
                <w:noProof/>
                <w:webHidden/>
                <w:rtl/>
              </w:rPr>
              <w:fldChar w:fldCharType="end"/>
            </w:r>
          </w:hyperlink>
        </w:p>
        <w:p w14:paraId="53814088" w14:textId="5D536513" w:rsidR="0088444A" w:rsidRPr="0088444A" w:rsidRDefault="004E5132" w:rsidP="0088444A">
          <w:pPr>
            <w:pStyle w:val="TOC3"/>
            <w:rPr>
              <w:rFonts w:ascii="David" w:eastAsiaTheme="minorEastAsia" w:hAnsi="David" w:cs="David"/>
              <w:noProof/>
              <w:sz w:val="24"/>
              <w:szCs w:val="24"/>
              <w:rtl/>
            </w:rPr>
          </w:pPr>
          <w:hyperlink w:anchor="_Toc14991897" w:history="1">
            <w:r w:rsidR="0088444A" w:rsidRPr="0088444A">
              <w:rPr>
                <w:rStyle w:val="Hyperlink"/>
                <w:rFonts w:ascii="David" w:hAnsi="David" w:cs="David" w:hint="cs"/>
                <w:noProof/>
              </w:rPr>
              <w:t>5.2.2</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Pairwise Euclidean Distance (PED)</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Toc14991897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14</w:t>
            </w:r>
            <w:r w:rsidR="0088444A" w:rsidRPr="0088444A">
              <w:rPr>
                <w:rFonts w:ascii="David" w:hAnsi="David" w:cs="David" w:hint="cs"/>
                <w:noProof/>
                <w:webHidden/>
                <w:rtl/>
              </w:rPr>
              <w:fldChar w:fldCharType="end"/>
            </w:r>
          </w:hyperlink>
        </w:p>
        <w:p w14:paraId="20959420" w14:textId="46557B62" w:rsidR="0088444A" w:rsidRPr="0088444A" w:rsidRDefault="004E5132" w:rsidP="0088444A">
          <w:pPr>
            <w:pStyle w:val="TOC3"/>
            <w:rPr>
              <w:rFonts w:ascii="David" w:eastAsiaTheme="minorEastAsia" w:hAnsi="David" w:cs="David"/>
              <w:noProof/>
              <w:sz w:val="24"/>
              <w:szCs w:val="24"/>
              <w:rtl/>
            </w:rPr>
          </w:pPr>
          <w:hyperlink w:anchor="_Toc14991898" w:history="1">
            <w:r w:rsidR="0088444A" w:rsidRPr="0088444A">
              <w:rPr>
                <w:rStyle w:val="Hyperlink"/>
                <w:rFonts w:ascii="David" w:hAnsi="David" w:cs="David" w:hint="cs"/>
                <w:noProof/>
              </w:rPr>
              <w:t>5.2.3</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Optimization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Toc14991898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15</w:t>
            </w:r>
            <w:r w:rsidR="0088444A" w:rsidRPr="0088444A">
              <w:rPr>
                <w:rFonts w:ascii="David" w:hAnsi="David" w:cs="David" w:hint="cs"/>
                <w:noProof/>
                <w:webHidden/>
                <w:rtl/>
              </w:rPr>
              <w:fldChar w:fldCharType="end"/>
            </w:r>
          </w:hyperlink>
        </w:p>
        <w:p w14:paraId="256046A0" w14:textId="41F13101" w:rsidR="0088444A" w:rsidRPr="0088444A" w:rsidRDefault="004E5132" w:rsidP="0088444A">
          <w:pPr>
            <w:pStyle w:val="TOC3"/>
            <w:rPr>
              <w:rFonts w:ascii="David" w:eastAsiaTheme="minorEastAsia" w:hAnsi="David" w:cs="David"/>
              <w:noProof/>
              <w:sz w:val="24"/>
              <w:szCs w:val="24"/>
              <w:rtl/>
            </w:rPr>
          </w:pPr>
          <w:hyperlink w:anchor="_Toc14991899" w:history="1">
            <w:r w:rsidR="0088444A" w:rsidRPr="0088444A">
              <w:rPr>
                <w:rStyle w:val="Hyperlink"/>
                <w:rFonts w:ascii="David" w:hAnsi="David" w:cs="David" w:hint="cs"/>
                <w:noProof/>
              </w:rPr>
              <w:t>5.2.4</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Optimization procedure</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Toc14991899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16</w:t>
            </w:r>
            <w:r w:rsidR="0088444A" w:rsidRPr="0088444A">
              <w:rPr>
                <w:rFonts w:ascii="David" w:hAnsi="David" w:cs="David" w:hint="cs"/>
                <w:noProof/>
                <w:webHidden/>
                <w:rtl/>
              </w:rPr>
              <w:fldChar w:fldCharType="end"/>
            </w:r>
          </w:hyperlink>
        </w:p>
        <w:p w14:paraId="79822809" w14:textId="4B1671AD" w:rsidR="0088444A" w:rsidRPr="0088444A" w:rsidRDefault="004E5132" w:rsidP="0088444A">
          <w:pPr>
            <w:pStyle w:val="TOC2"/>
            <w:rPr>
              <w:rFonts w:ascii="David" w:eastAsiaTheme="minorEastAsia" w:hAnsi="David" w:cs="David"/>
              <w:b w:val="0"/>
              <w:bCs w:val="0"/>
              <w:noProof/>
              <w:sz w:val="24"/>
              <w:szCs w:val="24"/>
              <w:rtl/>
            </w:rPr>
          </w:pPr>
          <w:hyperlink w:anchor="_Toc14991900" w:history="1">
            <w:r w:rsidR="0088444A" w:rsidRPr="0088444A">
              <w:rPr>
                <w:rStyle w:val="Hyperlink"/>
                <w:rFonts w:ascii="David" w:hAnsi="David" w:cs="David" w:hint="cs"/>
                <w:noProof/>
              </w:rPr>
              <w:t>5.3</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Research plan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Toc14991900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16</w:t>
            </w:r>
            <w:r w:rsidR="0088444A" w:rsidRPr="0088444A">
              <w:rPr>
                <w:rFonts w:ascii="David" w:hAnsi="David" w:cs="David" w:hint="cs"/>
                <w:noProof/>
                <w:webHidden/>
                <w:rtl/>
              </w:rPr>
              <w:fldChar w:fldCharType="end"/>
            </w:r>
          </w:hyperlink>
        </w:p>
        <w:p w14:paraId="1146DF27" w14:textId="3765DBF0" w:rsidR="0088444A" w:rsidRPr="0088444A" w:rsidRDefault="004E5132" w:rsidP="0088444A">
          <w:pPr>
            <w:pStyle w:val="TOC1"/>
            <w:rPr>
              <w:rFonts w:ascii="David" w:eastAsiaTheme="minorEastAsia" w:hAnsi="David" w:cs="David"/>
              <w:b w:val="0"/>
              <w:bCs w:val="0"/>
              <w:i w:val="0"/>
              <w:iCs w:val="0"/>
              <w:noProof/>
              <w:rtl/>
            </w:rPr>
          </w:pPr>
          <w:hyperlink w:anchor="_Toc14991901" w:history="1">
            <w:r w:rsidR="0088444A" w:rsidRPr="0088444A">
              <w:rPr>
                <w:rStyle w:val="Hyperlink"/>
                <w:rFonts w:ascii="David" w:hAnsi="David" w:cs="David" w:hint="cs"/>
                <w:noProof/>
              </w:rPr>
              <w:t>6</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Initial results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Toc14991901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18</w:t>
            </w:r>
            <w:r w:rsidR="0088444A" w:rsidRPr="0088444A">
              <w:rPr>
                <w:rFonts w:ascii="David" w:hAnsi="David" w:cs="David" w:hint="cs"/>
                <w:noProof/>
                <w:webHidden/>
                <w:rtl/>
              </w:rPr>
              <w:fldChar w:fldCharType="end"/>
            </w:r>
          </w:hyperlink>
        </w:p>
        <w:p w14:paraId="66EB94A3" w14:textId="522AD1B4" w:rsidR="0088444A" w:rsidRPr="0088444A" w:rsidRDefault="004E5132" w:rsidP="0088444A">
          <w:pPr>
            <w:pStyle w:val="TOC2"/>
            <w:rPr>
              <w:rFonts w:ascii="David" w:eastAsiaTheme="minorEastAsia" w:hAnsi="David" w:cs="David"/>
              <w:b w:val="0"/>
              <w:bCs w:val="0"/>
              <w:noProof/>
              <w:sz w:val="24"/>
              <w:szCs w:val="24"/>
              <w:rtl/>
            </w:rPr>
          </w:pPr>
          <w:hyperlink w:anchor="_Toc14991902" w:history="1">
            <w:r w:rsidR="0088444A" w:rsidRPr="0088444A">
              <w:rPr>
                <w:rStyle w:val="Hyperlink"/>
                <w:rFonts w:ascii="David" w:hAnsi="David" w:cs="David" w:hint="cs"/>
                <w:noProof/>
              </w:rPr>
              <w:t>6.1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Simulation set</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Toc14991902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18</w:t>
            </w:r>
            <w:r w:rsidR="0088444A" w:rsidRPr="0088444A">
              <w:rPr>
                <w:rFonts w:ascii="David" w:hAnsi="David" w:cs="David" w:hint="cs"/>
                <w:noProof/>
                <w:webHidden/>
                <w:rtl/>
              </w:rPr>
              <w:fldChar w:fldCharType="end"/>
            </w:r>
          </w:hyperlink>
        </w:p>
        <w:p w14:paraId="76B21744" w14:textId="08A1AACB" w:rsidR="0088444A" w:rsidRPr="0088444A" w:rsidRDefault="004E5132" w:rsidP="0088444A">
          <w:pPr>
            <w:pStyle w:val="TOC2"/>
            <w:rPr>
              <w:rFonts w:ascii="David" w:eastAsiaTheme="minorEastAsia" w:hAnsi="David" w:cs="David"/>
              <w:b w:val="0"/>
              <w:bCs w:val="0"/>
              <w:noProof/>
              <w:sz w:val="24"/>
              <w:szCs w:val="24"/>
              <w:rtl/>
            </w:rPr>
          </w:pPr>
          <w:hyperlink w:anchor="_Toc14991903" w:history="1">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Toc14991903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18</w:t>
            </w:r>
            <w:r w:rsidR="0088444A" w:rsidRPr="0088444A">
              <w:rPr>
                <w:rFonts w:ascii="David" w:hAnsi="David" w:cs="David" w:hint="cs"/>
                <w:noProof/>
                <w:webHidden/>
                <w:rtl/>
              </w:rPr>
              <w:fldChar w:fldCharType="end"/>
            </w:r>
          </w:hyperlink>
        </w:p>
        <w:p w14:paraId="293374AE" w14:textId="3FF1AF72" w:rsidR="0088444A" w:rsidRPr="0088444A" w:rsidRDefault="004E5132" w:rsidP="0088444A">
          <w:pPr>
            <w:pStyle w:val="TOC2"/>
            <w:rPr>
              <w:rFonts w:ascii="David" w:eastAsiaTheme="minorEastAsia" w:hAnsi="David" w:cs="David"/>
              <w:b w:val="0"/>
              <w:bCs w:val="0"/>
              <w:noProof/>
              <w:sz w:val="24"/>
              <w:szCs w:val="24"/>
              <w:rtl/>
            </w:rPr>
          </w:pPr>
          <w:hyperlink w:anchor="_Toc14991904" w:history="1">
            <w:r w:rsidR="0088444A" w:rsidRPr="0088444A">
              <w:rPr>
                <w:rStyle w:val="Hyperlink"/>
                <w:rFonts w:ascii="David" w:hAnsi="David" w:cs="David" w:hint="cs"/>
                <w:noProof/>
              </w:rPr>
              <w:t>6.2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Obtained solutions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Toc14991904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19</w:t>
            </w:r>
            <w:r w:rsidR="0088444A" w:rsidRPr="0088444A">
              <w:rPr>
                <w:rFonts w:ascii="David" w:hAnsi="David" w:cs="David" w:hint="cs"/>
                <w:noProof/>
                <w:webHidden/>
                <w:rtl/>
              </w:rPr>
              <w:fldChar w:fldCharType="end"/>
            </w:r>
          </w:hyperlink>
        </w:p>
        <w:p w14:paraId="360FFD1F" w14:textId="3FFC00ED" w:rsidR="0088444A" w:rsidRPr="0088444A" w:rsidRDefault="004E5132" w:rsidP="0088444A">
          <w:pPr>
            <w:pStyle w:val="TOC1"/>
            <w:rPr>
              <w:rFonts w:ascii="David" w:eastAsiaTheme="minorEastAsia" w:hAnsi="David" w:cs="David"/>
              <w:b w:val="0"/>
              <w:bCs w:val="0"/>
              <w:i w:val="0"/>
              <w:iCs w:val="0"/>
              <w:noProof/>
              <w:rtl/>
            </w:rPr>
          </w:pPr>
          <w:hyperlink w:anchor="_Toc14991905" w:history="1">
            <w:r w:rsidR="0088444A" w:rsidRPr="0088444A">
              <w:rPr>
                <w:rStyle w:val="Hyperlink"/>
                <w:rFonts w:ascii="David" w:hAnsi="David" w:cs="David" w:hint="cs"/>
                <w:noProof/>
              </w:rPr>
              <w:t>7</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Work schedule</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Toc14991905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21</w:t>
            </w:r>
            <w:r w:rsidR="0088444A" w:rsidRPr="0088444A">
              <w:rPr>
                <w:rFonts w:ascii="David" w:hAnsi="David" w:cs="David" w:hint="cs"/>
                <w:noProof/>
                <w:webHidden/>
                <w:rtl/>
              </w:rPr>
              <w:fldChar w:fldCharType="end"/>
            </w:r>
          </w:hyperlink>
        </w:p>
        <w:p w14:paraId="1E6E53CC" w14:textId="3FE75B5A" w:rsidR="0088444A" w:rsidRPr="0088444A" w:rsidRDefault="004E5132" w:rsidP="0088444A">
          <w:pPr>
            <w:pStyle w:val="TOC1"/>
            <w:rPr>
              <w:rFonts w:ascii="David" w:eastAsiaTheme="minorEastAsia" w:hAnsi="David" w:cs="David"/>
              <w:b w:val="0"/>
              <w:bCs w:val="0"/>
              <w:i w:val="0"/>
              <w:iCs w:val="0"/>
              <w:noProof/>
              <w:rtl/>
            </w:rPr>
          </w:pPr>
          <w:hyperlink w:anchor="_Toc14991906" w:history="1">
            <w:r w:rsidR="0088444A" w:rsidRPr="0088444A">
              <w:rPr>
                <w:rStyle w:val="Hyperlink"/>
                <w:rFonts w:ascii="David" w:hAnsi="David" w:cs="David" w:hint="cs"/>
                <w:noProof/>
              </w:rPr>
              <w:t>8</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References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Toc14991906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22</w:t>
            </w:r>
            <w:r w:rsidR="0088444A" w:rsidRPr="0088444A">
              <w:rPr>
                <w:rFonts w:ascii="David" w:hAnsi="David" w:cs="David" w:hint="cs"/>
                <w:noProof/>
                <w:webHidden/>
                <w:rtl/>
              </w:rPr>
              <w:fldChar w:fldCharType="end"/>
            </w:r>
          </w:hyperlink>
        </w:p>
        <w:p w14:paraId="0991822B" w14:textId="248709ED" w:rsidR="0088444A" w:rsidRPr="0088444A" w:rsidRDefault="004E5132" w:rsidP="0088444A">
          <w:pPr>
            <w:pStyle w:val="TOC1"/>
            <w:rPr>
              <w:rFonts w:ascii="David" w:eastAsiaTheme="minorEastAsia" w:hAnsi="David" w:cs="David"/>
              <w:b w:val="0"/>
              <w:bCs w:val="0"/>
              <w:i w:val="0"/>
              <w:iCs w:val="0"/>
              <w:noProof/>
              <w:rtl/>
            </w:rPr>
          </w:pPr>
          <w:hyperlink w:anchor="_Toc14991907" w:history="1">
            <w:r w:rsidR="0088444A" w:rsidRPr="0088444A">
              <w:rPr>
                <w:rStyle w:val="Hyperlink"/>
                <w:rFonts w:ascii="David" w:hAnsi="David" w:cs="David" w:hint="cs"/>
                <w:noProof/>
              </w:rPr>
              <w:t>9</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Appendices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Toc14991907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23</w:t>
            </w:r>
            <w:r w:rsidR="0088444A" w:rsidRPr="0088444A">
              <w:rPr>
                <w:rFonts w:ascii="David" w:hAnsi="David" w:cs="David" w:hint="cs"/>
                <w:noProof/>
                <w:webHidden/>
                <w:rtl/>
              </w:rPr>
              <w:fldChar w:fldCharType="end"/>
            </w:r>
          </w:hyperlink>
        </w:p>
        <w:p w14:paraId="2E3B62EB" w14:textId="6B949A78" w:rsidR="0088444A" w:rsidRPr="0088444A" w:rsidRDefault="004E5132" w:rsidP="0088444A">
          <w:pPr>
            <w:pStyle w:val="TOC2"/>
            <w:rPr>
              <w:rFonts w:ascii="David" w:eastAsiaTheme="minorEastAsia" w:hAnsi="David" w:cs="David"/>
              <w:b w:val="0"/>
              <w:bCs w:val="0"/>
              <w:noProof/>
              <w:sz w:val="24"/>
              <w:szCs w:val="24"/>
              <w:rtl/>
            </w:rPr>
          </w:pPr>
          <w:hyperlink w:anchor="_Toc14991908" w:history="1">
            <w:r w:rsidR="0088444A" w:rsidRPr="0088444A">
              <w:rPr>
                <w:rStyle w:val="Hyperlink"/>
                <w:rFonts w:ascii="David" w:hAnsi="David" w:cs="David" w:hint="cs"/>
                <w:noProof/>
              </w:rPr>
              <w:t>9.1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Appendix A</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Toc14991908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23</w:t>
            </w:r>
            <w:r w:rsidR="0088444A" w:rsidRPr="0088444A">
              <w:rPr>
                <w:rFonts w:ascii="David" w:hAnsi="David" w:cs="David" w:hint="cs"/>
                <w:noProof/>
                <w:webHidden/>
                <w:rtl/>
              </w:rPr>
              <w:fldChar w:fldCharType="end"/>
            </w:r>
          </w:hyperlink>
        </w:p>
        <w:p w14:paraId="374EAD29" w14:textId="3EF6D179" w:rsidR="0088444A" w:rsidRPr="0088444A" w:rsidRDefault="004E5132" w:rsidP="0088444A">
          <w:pPr>
            <w:pStyle w:val="TOC2"/>
            <w:rPr>
              <w:rFonts w:ascii="David" w:eastAsiaTheme="minorEastAsia" w:hAnsi="David" w:cs="David"/>
              <w:b w:val="0"/>
              <w:bCs w:val="0"/>
              <w:noProof/>
              <w:sz w:val="24"/>
              <w:szCs w:val="24"/>
              <w:rtl/>
            </w:rPr>
          </w:pPr>
          <w:hyperlink w:anchor="_Toc14991909" w:history="1">
            <w:r w:rsidR="0088444A" w:rsidRPr="0088444A">
              <w:rPr>
                <w:rStyle w:val="Hyperlink"/>
                <w:rFonts w:ascii="David" w:hAnsi="David" w:cs="David" w:hint="cs"/>
                <w:noProof/>
              </w:rPr>
              <w:t>9.2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Appendix B</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Toc14991909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24</w:t>
            </w:r>
            <w:r w:rsidR="0088444A" w:rsidRPr="0088444A">
              <w:rPr>
                <w:rFonts w:ascii="David" w:hAnsi="David" w:cs="David" w:hint="cs"/>
                <w:noProof/>
                <w:webHidden/>
                <w:rtl/>
              </w:rPr>
              <w:fldChar w:fldCharType="end"/>
            </w:r>
          </w:hyperlink>
        </w:p>
        <w:p w14:paraId="6055C4ED" w14:textId="6BCC5176" w:rsidR="0088444A" w:rsidRPr="0088444A" w:rsidRDefault="004E5132" w:rsidP="0088444A">
          <w:pPr>
            <w:pStyle w:val="TOC2"/>
            <w:rPr>
              <w:rFonts w:ascii="David" w:eastAsiaTheme="minorEastAsia" w:hAnsi="David" w:cs="David"/>
              <w:b w:val="0"/>
              <w:bCs w:val="0"/>
              <w:noProof/>
              <w:sz w:val="24"/>
              <w:szCs w:val="24"/>
              <w:rtl/>
            </w:rPr>
          </w:pPr>
          <w:hyperlink w:anchor="_Toc14991910" w:history="1">
            <w:r w:rsidR="0088444A" w:rsidRPr="0088444A">
              <w:rPr>
                <w:rStyle w:val="Hyperlink"/>
                <w:rFonts w:ascii="David" w:hAnsi="David" w:cs="David" w:hint="cs"/>
                <w:noProof/>
              </w:rPr>
              <w:t>9.3</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Appendix C</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Toc14991910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7B0BA7">
              <w:rPr>
                <w:rFonts w:ascii="David" w:hAnsi="David" w:cs="David"/>
                <w:noProof/>
                <w:webHidden/>
              </w:rPr>
              <w:t>26</w:t>
            </w:r>
            <w:r w:rsidR="0088444A" w:rsidRPr="0088444A">
              <w:rPr>
                <w:rFonts w:ascii="David" w:hAnsi="David" w:cs="David" w:hint="cs"/>
                <w:noProof/>
                <w:webHidden/>
                <w:rtl/>
              </w:rPr>
              <w:fldChar w:fldCharType="end"/>
            </w:r>
          </w:hyperlink>
        </w:p>
        <w:p w14:paraId="7C0F106A" w14:textId="5EF5A799" w:rsidR="00EF1A3E" w:rsidRPr="00CA1A43" w:rsidRDefault="00EF1A3E" w:rsidP="0088444A">
          <w:pPr>
            <w:spacing w:line="276" w:lineRule="auto"/>
            <w:rPr>
              <w:rFonts w:cs="David"/>
            </w:rPr>
          </w:pPr>
          <w:r w:rsidRPr="0088444A">
            <w:rPr>
              <w:rFonts w:cs="David" w:hint="cs"/>
              <w:noProof/>
            </w:rPr>
            <w:fldChar w:fldCharType="end"/>
          </w:r>
        </w:p>
      </w:sdtContent>
    </w:sdt>
    <w:p w14:paraId="0274589D" w14:textId="77777777" w:rsidR="004F2A45" w:rsidRPr="00C239DA" w:rsidRDefault="004F2A45" w:rsidP="0089641E">
      <w:pPr>
        <w:pStyle w:val="Heading1"/>
        <w:rPr>
          <w:vertAlign w:val="subscript"/>
        </w:rPr>
        <w:sectPr w:rsidR="004F2A45" w:rsidRPr="00C239DA" w:rsidSect="003F702D">
          <w:headerReference w:type="even" r:id="rId9"/>
          <w:pgSz w:w="11906" w:h="16838"/>
          <w:pgMar w:top="1440" w:right="1418" w:bottom="1440" w:left="1418" w:header="709" w:footer="709" w:gutter="0"/>
          <w:cols w:space="708"/>
          <w:bidi/>
          <w:rtlGutter/>
          <w:docGrid w:linePitch="360"/>
        </w:sectPr>
      </w:pPr>
    </w:p>
    <w:p w14:paraId="6E6B716B" w14:textId="6B3FC31F" w:rsidR="00CE7625" w:rsidRPr="00A10451" w:rsidRDefault="00B926B5" w:rsidP="0089641E">
      <w:pPr>
        <w:pStyle w:val="Heading1"/>
        <w:rPr>
          <w:rFonts w:eastAsiaTheme="minorHAnsi"/>
        </w:rPr>
      </w:pPr>
      <w:bookmarkStart w:id="40" w:name="_Toc14991874"/>
      <w:r w:rsidRPr="00A10451">
        <w:rPr>
          <w:rFonts w:hint="cs"/>
        </w:rPr>
        <w:lastRenderedPageBreak/>
        <w:t>I</w:t>
      </w:r>
      <w:r w:rsidR="00492684" w:rsidRPr="00A10451">
        <w:rPr>
          <w:rFonts w:hint="cs"/>
        </w:rPr>
        <w:t>ntroduction</w:t>
      </w:r>
      <w:bookmarkEnd w:id="40"/>
    </w:p>
    <w:p w14:paraId="07FB679B" w14:textId="3F680BBD" w:rsidR="00182389" w:rsidRPr="00A10451" w:rsidRDefault="00182389" w:rsidP="00E87BA7">
      <w:pPr>
        <w:pStyle w:val="Heading2"/>
      </w:pPr>
      <w:bookmarkStart w:id="41" w:name="_Toc14991875"/>
      <w:r w:rsidRPr="00A10451">
        <w:rPr>
          <w:rFonts w:hint="cs"/>
        </w:rPr>
        <w:t>Air pollution</w:t>
      </w:r>
      <w:bookmarkEnd w:id="41"/>
    </w:p>
    <w:p w14:paraId="4C9AA649" w14:textId="1DCEEDBE" w:rsidR="00554E47" w:rsidRPr="00906591" w:rsidRDefault="00CE7625" w:rsidP="00E87BA7">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w:t>
      </w:r>
      <w:r w:rsidR="005C3807">
        <w:rPr>
          <w:rFonts w:cs="David"/>
          <w:color w:val="000000"/>
        </w:rPr>
        <w:t xml:space="preserve"> or</w:t>
      </w:r>
      <w:r w:rsidRPr="00A10451">
        <w:rPr>
          <w:rFonts w:cs="David" w:hint="cs"/>
          <w:color w:val="000000"/>
        </w:rPr>
        <w:t xml:space="preserve"> wildfires. Dense urban centers and industrialized regions serve as “hotspots” in a continuum of concentrations, dictated by the rate by which all emitted substances undergo </w:t>
      </w:r>
      <w:ins w:id="42" w:author="Barak Fishbain" w:date="2019-07-28T17:41:00Z">
        <w:r w:rsidR="007B0BA7">
          <w:rPr>
            <w:rFonts w:cs="David"/>
            <w:color w:val="000000"/>
          </w:rPr>
          <w:t xml:space="preserve">- </w:t>
        </w:r>
      </w:ins>
      <w:r w:rsidRPr="00A10451">
        <w:rPr>
          <w:rFonts w:cs="David" w:hint="cs"/>
          <w:color w:val="000000"/>
        </w:rPr>
        <w:t>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7B0BA7">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http://www.mendeley.com/documents/?uuid=42478f04-9608-4c76-8719-6ece21b2877c"]}],"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F46A08" w:rsidRPr="00A10451">
        <w:rPr>
          <w:rFonts w:cs="David" w:hint="cs"/>
          <w:color w:val="000000"/>
        </w:rPr>
        <w:t xml:space="preserve"> </w:t>
      </w:r>
      <w:r w:rsidR="00650627" w:rsidRPr="00A10451">
        <w:rPr>
          <w:rFonts w:cs="David" w:hint="cs"/>
          <w:color w:val="000000"/>
        </w:rPr>
        <w:fldChar w:fldCharType="begin" w:fldLock="1"/>
      </w:r>
      <w:r w:rsidR="007B0BA7">
        <w:rPr>
          <w:rFonts w:cs="David"/>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7B0BA7">
        <w:rPr>
          <w:rFonts w:ascii="Calibri" w:hAnsi="Calibri" w:cs="Calibri"/>
          <w:color w:val="000000"/>
        </w:rPr>
        <w:instrText>μ</w:instrText>
      </w:r>
      <w:r w:rsidR="007B0BA7">
        <w:rPr>
          <w:rFonts w:cs="David"/>
          <w:color w:val="000000"/>
        </w:rPr>
        <w:instrText>gm</w:instrText>
      </w:r>
      <w:r w:rsidR="007B0BA7">
        <w:rPr>
          <w:rFonts w:ascii="Cambria Math" w:hAnsi="Cambria Math" w:cs="Cambria Math"/>
          <w:color w:val="000000"/>
        </w:rPr>
        <w:instrText>−</w:instrText>
      </w:r>
      <w:r w:rsidR="007B0BA7">
        <w:rPr>
          <w:rFonts w:cs="David"/>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http://www.mendeley.com/documents/?uuid=b3c3b882-7d6f-4f68-89a7-20ae68487983"]}],"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fertilizer</w:t>
      </w:r>
      <w:r w:rsidR="000A4006">
        <w:rPr>
          <w:rFonts w:cs="David"/>
          <w:color w:val="000000" w:themeColor="text1"/>
        </w:rPr>
        <w:t>s’</w:t>
      </w:r>
      <w:r w:rsidR="00F14364" w:rsidRPr="00A10451">
        <w:rPr>
          <w:rFonts w:cs="David" w:hint="cs"/>
          <w:color w:val="000000" w:themeColor="text1"/>
        </w:rPr>
        <w:t xml:space="preserve">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7B0BA7">
        <w:rPr>
          <w:rFonts w:cs="David"/>
          <w:color w:val="000000" w:themeColor="text1"/>
        </w:rPr>
        <w:instrText>ADDIN CSL_CITATION {"citationItems":[{"id":"ITEM-1","itemData":{"container-title":"EPA, United States Environmental Protection Agency","id":"ITEM-1","issued":{"date-parts":[["2019"]]},"title":"Greenhouse Gas Emissions","type":"webpage"},"uris":["http://www.mendeley.com/documents/?uuid=ce33b163-638c-4ecd-9add-daf8f5cb6118","http://www.mendeley.com/documents/?uuid=8f04af9c-bb8f-4c83-8909-6b9de0949714"]}],"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43" w:name="OLE_LINK60"/>
      <w:bookmarkStart w:id="44" w:name="OLE_LINK61"/>
      <w:r w:rsidR="008E3525" w:rsidRPr="008E3525">
        <w:rPr>
          <w:rFonts w:cs="David"/>
          <w:color w:val="000000"/>
        </w:rPr>
        <w:t xml:space="preserve">on-point source emissions </w:t>
      </w:r>
      <w:bookmarkEnd w:id="43"/>
      <w:bookmarkEnd w:id="44"/>
      <w:r w:rsidR="008E3525" w:rsidRPr="008E3525">
        <w:rPr>
          <w:rFonts w:cs="David"/>
          <w:color w:val="000000"/>
        </w:rPr>
        <w:t xml:space="preserve">– caused by </w:t>
      </w:r>
      <w:bookmarkStart w:id="45" w:name="OLE_LINK62"/>
      <w:bookmarkStart w:id="46" w:name="OLE_LINK63"/>
      <w:r w:rsidR="008E3525" w:rsidRPr="008E3525">
        <w:rPr>
          <w:rFonts w:cs="David"/>
          <w:color w:val="000000"/>
        </w:rPr>
        <w:t xml:space="preserve">direct contact of volatile substances </w:t>
      </w:r>
      <w:bookmarkEnd w:id="45"/>
      <w:bookmarkEnd w:id="46"/>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7B0BA7">
        <w:rPr>
          <w:rFonts w:cs="David"/>
          <w:color w:val="000000"/>
        </w:rPr>
        <w:instrText>ADDIN CSL_CITATION {"citationItems":[{"id":"ITEM-1","itemData":{"container-title":"The Impact of Air Pollution from Industry","id":"ITEM-1","issued":{"date-parts":[["2015"]]},"title":"Israel ministry of environmental protection","type":"webpage"},"uris":["http://www.mendeley.com/documents/?uuid=adcd417d-9fac-451a-b15b-fdf119e56d57","http://www.mendeley.com/documents/?uuid=bff1fdfd-bee6-4129-91ba-bb6cd053eab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5E030FB6" w:rsidR="00AF392C" w:rsidRPr="00A10451" w:rsidRDefault="00CE7625" w:rsidP="00E87BA7">
      <w:pPr>
        <w:ind w:right="-2" w:firstLine="720"/>
        <w:rPr>
          <w:rFonts w:cs="David"/>
        </w:rPr>
      </w:pPr>
      <w:bookmarkStart w:id="47" w:name="OLE_LINK111"/>
      <w:bookmarkStart w:id="48" w:name="OLE_LINK112"/>
      <w:bookmarkStart w:id="49" w:name="OLE_LINK113"/>
      <w:bookmarkStart w:id="50" w:name="OLE_LINK114"/>
      <w:bookmarkStart w:id="51"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47"/>
      <w:bookmarkEnd w:id="48"/>
      <w:bookmarkEnd w:id="49"/>
      <w:r w:rsidRPr="00A10451">
        <w:rPr>
          <w:rFonts w:cs="David" w:hint="cs"/>
          <w:color w:val="000000"/>
        </w:rPr>
        <w:t>.</w:t>
      </w:r>
      <w:bookmarkEnd w:id="50"/>
      <w:bookmarkEnd w:id="51"/>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globally are linked to ambient air pollution, mainly from heart disease, stroke, chronic obstructive pulmonary disease, lung cancer, and acute respiratory infections in children</w:t>
      </w:r>
      <w:r w:rsidR="000A4006">
        <w:rPr>
          <w:rFonts w:cs="David"/>
          <w:color w:val="000000"/>
        </w:rPr>
        <w:t xml:space="preserve"> </w:t>
      </w:r>
      <w:r w:rsidR="000A4006" w:rsidRPr="00A10451">
        <w:rPr>
          <w:rFonts w:cs="David" w:hint="cs"/>
          <w:color w:val="000000"/>
          <w:shd w:val="clear" w:color="auto" w:fill="FFFFFF"/>
        </w:rPr>
        <w:fldChar w:fldCharType="begin" w:fldLock="1"/>
      </w:r>
      <w:r w:rsidR="007B0BA7">
        <w:rPr>
          <w:rFonts w:cs="David"/>
          <w:color w:val="000000"/>
          <w:shd w:val="clear" w:color="auto" w:fill="FFFFFF"/>
        </w:rPr>
        <w:instrText>ADDIN CSL_CITATION {"citationItems":[{"id":"ITEM-1","itemData":{"author":[{"dropping-particle":"","family":"WHO","given":"","non-dropping-particle":"","parse-names":false,"suffix":""}],"id":"ITEM-1","issued":{"date-parts":[["2019"]]},"title":"Ambient air pollution: Health impacts","type":"webpage"},"uris":["http://www.mendeley.com/documents/?uuid=262f2f36-6afc-4735-9214-b92d074303ac","http://www.mendeley.com/documents/?uuid=37b8e042-d9c4-48f2-a89f-59dfd8463ce8"]}],"mendeley":{"formattedCitation":"[5]","plainTextFormattedCitation":"[5]","previouslyFormattedCitation":"[5]"},"properties":{"noteIndex":0},"schema":"https://github.com/citation-style-language/schema/raw/master/csl-citation.json"}</w:instrText>
      </w:r>
      <w:r w:rsidR="000A4006" w:rsidRPr="00A10451">
        <w:rPr>
          <w:rFonts w:cs="David" w:hint="cs"/>
          <w:color w:val="000000"/>
          <w:shd w:val="clear" w:color="auto" w:fill="FFFFFF"/>
        </w:rPr>
        <w:fldChar w:fldCharType="separate"/>
      </w:r>
      <w:r w:rsidR="000A4006" w:rsidRPr="00076509">
        <w:rPr>
          <w:rFonts w:cs="David"/>
          <w:noProof/>
          <w:color w:val="000000"/>
          <w:shd w:val="clear" w:color="auto" w:fill="FFFFFF"/>
        </w:rPr>
        <w:t>[5]</w:t>
      </w:r>
      <w:r w:rsidR="000A4006" w:rsidRPr="00A10451">
        <w:rPr>
          <w:rFonts w:cs="David" w:hint="cs"/>
          <w:color w:val="000000"/>
          <w:shd w:val="clear" w:color="auto" w:fill="FFFFFF"/>
        </w:rPr>
        <w:fldChar w:fldCharType="end"/>
      </w:r>
      <w:r w:rsidRPr="00A10451">
        <w:rPr>
          <w:rFonts w:cs="David" w:hint="cs"/>
          <w:color w:val="000000"/>
        </w:rPr>
        <w:t xml:space="preserve">.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w:t>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7B0BA7">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http://www.mendeley.com/documents/?uuid=886ab1c3-1b91-4685-a839-b083654b546a"]},{"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connections","type":"article-journal","volume":"65"},"uris":["http://www.mendeley.com/documents/?uuid=27546d92-1ce2-4f55-aa0d-58ca9c876446","http://www.mendeley.com/documents/?uuid=60da0c55-8ecb-406b-a1f3-417651c9d55d"]}],"mendeley":{"formattedCitation":"[6],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E87BA7">
      <w:pPr>
        <w:ind w:right="-2"/>
        <w:rPr>
          <w:rFonts w:cs="David"/>
          <w:b/>
          <w:bCs/>
          <w:color w:val="000000"/>
          <w:sz w:val="22"/>
          <w:szCs w:val="22"/>
        </w:rPr>
      </w:pPr>
    </w:p>
    <w:p w14:paraId="61A8FBF4" w14:textId="4CD43D32" w:rsidR="00182389" w:rsidRPr="00A10451" w:rsidRDefault="00182389" w:rsidP="00E87BA7">
      <w:pPr>
        <w:pStyle w:val="Heading2"/>
      </w:pPr>
      <w:bookmarkStart w:id="52" w:name="_Toc14991876"/>
      <w:r w:rsidRPr="00A10451">
        <w:rPr>
          <w:rFonts w:hint="cs"/>
        </w:rPr>
        <w:t>Monitoring air pollution</w:t>
      </w:r>
      <w:bookmarkEnd w:id="52"/>
    </w:p>
    <w:p w14:paraId="23A9B8F5" w14:textId="5AE7D4F7" w:rsidR="00291E11" w:rsidRPr="00A10451" w:rsidRDefault="00AE0031" w:rsidP="00E87BA7">
      <w:pPr>
        <w:ind w:right="-2"/>
        <w:rPr>
          <w:rFonts w:cs="David"/>
          <w:color w:val="000000"/>
          <w:rtl/>
        </w:rPr>
      </w:pPr>
      <w:bookmarkStart w:id="53" w:name="OLE_LINK109"/>
      <w:bookmarkStart w:id="54"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 xml:space="preserve">necessary </w:t>
      </w:r>
      <w:r w:rsidR="00712942" w:rsidRPr="00A10451">
        <w:rPr>
          <w:rFonts w:cs="David" w:hint="cs"/>
          <w:color w:val="000000"/>
        </w:rPr>
        <w:t>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7B0BA7">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http://www.mendeley.com/documents/?uuid=ef8089f3-c720-4195-917e-a75add7fd67e"]}],"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air pollution to enforce plants that temporarily exceed their emission permit, reveal leaks or new unknown </w:t>
      </w:r>
      <w:r w:rsidR="00F25C50" w:rsidRPr="00A10451">
        <w:rPr>
          <w:rFonts w:cs="David" w:hint="cs"/>
          <w:color w:val="000000"/>
        </w:rPr>
        <w:lastRenderedPageBreak/>
        <w:t>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enable</w:t>
      </w:r>
      <w:ins w:id="55" w:author="Barak Fishbain" w:date="2019-07-29T22:13:00Z">
        <w:r w:rsidR="00991377">
          <w:rPr>
            <w:rFonts w:cs="David"/>
            <w:color w:val="000000"/>
          </w:rPr>
          <w:t>s</w:t>
        </w:r>
      </w:ins>
      <w:r w:rsidR="00CE7625" w:rsidRPr="00A10451">
        <w:rPr>
          <w:rFonts w:cs="David" w:hint="cs"/>
          <w:color w:val="000000"/>
        </w:rPr>
        <w:t xml:space="preserv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76260641" w14:textId="6A307A1E" w:rsidR="00944AE3" w:rsidRDefault="00190845" w:rsidP="00944AE3">
      <w:pPr>
        <w:ind w:right="-2" w:firstLine="720"/>
        <w:rPr>
          <w:rFonts w:cs="David"/>
          <w:color w:val="000000"/>
        </w:rPr>
      </w:pPr>
      <w:bookmarkStart w:id="56" w:name="OLE_LINK120"/>
      <w:bookmarkStart w:id="57" w:name="OLE_LINK121"/>
      <w:bookmarkEnd w:id="53"/>
      <w:bookmarkEnd w:id="54"/>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7B0BA7">
        <w:rPr>
          <w:rFonts w:cs="David"/>
          <w:color w:val="000000"/>
        </w:rPr>
        <w:instrText>ADDIN CSL_CITATION {"citationItems":[{"id":"ITEM-1","itemData":{"DOI":"10.1016/j.envpol.2017.09.042","ISSN":"18736424","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M. David M.","non-dropping-particle":"","parse-names":false,"suffix":""}],"container-title":"Environmental Pollution","id":"ITEM-1","issued":{"date-parts":[["2017","9","23"]]},"publisher":"Elsevier","title":"Node-to-node field calibration of wireless distributed air pollution sensor network","type":"bill"},"uris":["http://www.mendeley.com/documents/?uuid=ee74a975-ba55-42fc-b953-c1a7ff138358"]}],"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7B0BA7">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http://www.mendeley.com/documents/?uuid=c8479808-8afd-40c8-9fb4-a797253c03b1"]},{"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http://www.mendeley.com/documents/?uuid=419a29ee-8aa9-41f6-b475-6301473fec15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http://www.mendeley.com/documents/?uuid=5365c610-a442-449f-99ba-f0bef2885006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their </w:t>
      </w:r>
      <w:r w:rsidR="00D67D8C">
        <w:rPr>
          <w:rFonts w:cs="David"/>
          <w:color w:val="000000"/>
        </w:rPr>
        <w:t>deployment</w:t>
      </w:r>
      <w:r w:rsidR="00D67D8C" w:rsidRPr="00A10451">
        <w:rPr>
          <w:rFonts w:cs="David" w:hint="cs"/>
          <w:color w:val="000000"/>
        </w:rPr>
        <w:t xml:space="preserve"> </w:t>
      </w:r>
      <w:r w:rsidR="00CE7625" w:rsidRPr="00A10451">
        <w:rPr>
          <w:rFonts w:cs="David" w:hint="cs"/>
          <w:color w:val="000000"/>
        </w:rPr>
        <w:t>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and iii) they are costly to maintain. Short-term measurement campaigns on the other hand can provide higher spatial resolution of the desired region of research, but for a limited time only</w:t>
      </w:r>
      <w:r w:rsidR="00801788">
        <w:rPr>
          <w:rFonts w:cs="David"/>
          <w:color w:val="000000"/>
        </w:rPr>
        <w:t>. S</w:t>
      </w:r>
      <w:r w:rsidR="00747A7E">
        <w:rPr>
          <w:rFonts w:cs="David"/>
          <w:color w:val="000000"/>
        </w:rPr>
        <w:t xml:space="preserve">easonality or any phenomenon </w:t>
      </w:r>
      <w:r w:rsidR="00A05FF3">
        <w:rPr>
          <w:rFonts w:cs="David"/>
          <w:color w:val="000000"/>
        </w:rPr>
        <w:t>having</w:t>
      </w:r>
      <w:r w:rsidR="00747A7E">
        <w:rPr>
          <w:rFonts w:cs="David"/>
          <w:color w:val="000000"/>
        </w:rPr>
        <w:t xml:space="preserve"> longer</w:t>
      </w:r>
      <w:r w:rsidR="00A05FF3">
        <w:rPr>
          <w:rFonts w:cs="David"/>
          <w:color w:val="000000"/>
        </w:rPr>
        <w:t xml:space="preserve"> </w:t>
      </w:r>
      <w:r w:rsidR="00747A7E">
        <w:rPr>
          <w:rFonts w:cs="David"/>
          <w:color w:val="000000"/>
        </w:rPr>
        <w:t>cycles than the time of the campaign</w:t>
      </w:r>
      <w:r w:rsidR="00176882">
        <w:rPr>
          <w:rFonts w:cs="David"/>
          <w:color w:val="000000"/>
        </w:rPr>
        <w:t>,</w:t>
      </w:r>
      <w:r w:rsidR="00801788">
        <w:rPr>
          <w:rFonts w:cs="David"/>
          <w:color w:val="000000"/>
        </w:rPr>
        <w:t xml:space="preserve"> will not be accounted for</w:t>
      </w:r>
      <w:r w:rsidR="002B18C1">
        <w:rPr>
          <w:rFonts w:cs="David"/>
          <w:color w:val="000000"/>
        </w:rPr>
        <w:t xml:space="preserve"> when using the </w:t>
      </w:r>
      <w:r w:rsidR="00A65787">
        <w:rPr>
          <w:rFonts w:cs="David"/>
          <w:color w:val="000000"/>
        </w:rPr>
        <w:t>measured data</w:t>
      </w:r>
      <w:r w:rsidR="00801788">
        <w:rPr>
          <w:rFonts w:cs="David"/>
          <w:color w:val="000000"/>
        </w:rPr>
        <w:t>.</w:t>
      </w:r>
      <w:r w:rsidR="00747A7E">
        <w:rPr>
          <w:rFonts w:cs="David"/>
          <w:color w:val="000000"/>
        </w:rPr>
        <w:t xml:space="preserve"> </w:t>
      </w:r>
    </w:p>
    <w:p w14:paraId="38222235" w14:textId="767C6898" w:rsidR="000067F7" w:rsidRPr="00A10451" w:rsidRDefault="000067F7" w:rsidP="00944AE3">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These properties enable covering larger area</w:t>
      </w:r>
      <w:r w:rsidR="007B0CB2">
        <w:rPr>
          <w:rFonts w:cs="David"/>
        </w:rPr>
        <w:t>s</w:t>
      </w:r>
      <w:r w:rsidRPr="00A10451">
        <w:rPr>
          <w:rFonts w:cs="David" w:hint="cs"/>
        </w:rPr>
        <w:t xml:space="preserve"> and obtaining</w:t>
      </w:r>
      <w:r w:rsidRPr="00A10451">
        <w:rPr>
          <w:rFonts w:cs="David" w:hint="cs"/>
          <w:color w:val="000000"/>
        </w:rPr>
        <w:t xml:space="preserve">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sidR="007B0BA7">
        <w:rPr>
          <w:rFonts w:cs="David"/>
          <w:color w:val="000000"/>
        </w:rPr>
        <w:instrText>ADDIN CSL_CITATION {"citationItems":[{"id":"ITEM-1","itemData":{"ISSN":"1352-2310","author":[{"dropping-particle":"","family":"Mead","given":"M I","non-dropping-particle":"","parse-names":false,"suffix":""},{"dropping-particle":"","family":"Popoola","given":"O A 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Environment","id":"ITEM-1","issued":{"date-parts":[["2013"]]},"page":"186-203","title":"The use of electrochemical sensors for monitoring urban air quality in low-cost, high-density networks","type":"article-journal","volume":"70"},"uris":["http://www.mendeley.com/documents/?uuid=e30ea997-ee6c-4f17-9c56-e7ae7ac4d77a"]},{"id":"ITEM-2","itemData":{"ISSN":"-","author":[{"dropping-particle":"","family":"Piedrahita","given":"","non-dropping-particle":"","parse-names":false,"suffix":""},{"dropping-particle":"","family":"Xiang","given":"","non-dropping-particle":"","parse-names":false,"suffix":""},{"dropping-particle":"","family":"Masson","given":"","non-dropping-particle":"","parse-names":false,"suffix":""},{"dropping-particle":"","family":"Ortega","given":"","non-dropping-particle":"","parse-names":false,"suffix":""},{"dropping-particle":"","family":"Collier","given":"","non-dropping-particle":"","parse-names":false,"suffix":""},{"dropping-particle":"","family":"Jiang","given":"","non-dropping-particle":"","parse-names":false,"suffix":""},{"dropping-particle":"","family":"Li","given":"","non-dropping-particle":"","parse-names":false,"suffix":""},{"dropping-particle":"","family":"Dick","given":"","non-dropping-particle":"","parse-names":false,"suffix":""},{"dropping-particle":"","family":"Lv","given":"","non-dropping-particle":"","parse-names":false,"suffix":""},{"dropping-particle":"","family":"Hannigan","given":"","non-dropping-particle":"","parse-names":false,"suffix":""},{"dropping-particle":"","family":"Shang","given":"","non-dropping-particle":"","parse-names":false,"suffix":""}],"container-title":"Atmospheric Measurement Techniques","id":"ITEM-2","issue":"10","issued":{"date-parts":[["2014"]]},"page":"3325-3336","title":"The next generation of low-cost personal air quality sensors for quantitative exposure monitoring","type":"article-journal","volume":"7"},"uris":["http://www.mendeley.com/documents/?uuid=2dc301a0-e241-4726-ba8e-41b11ec1b25d"]},{"id":"ITEM-3","itemData":{"DOI":"10.1016/j.envint.2016.12.007","ISSN":"18736750","PMID":"28038970","author":[{"dropping-particle":"","family":"Castell","given":"Nuria","non-dropping-particle":"","parse-names":false,"suffix":""},{"dropping-particle":"","family":"Dauge","given":"Franck R. F.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International","id":"ITEM-3","issued":{"date-parts":[["2017","2","1"]]},"page":"293-302","publisher":"Pergamon","title":"Can commercial low-cost sensor platforms contribute to air quality monitoring and exposure estimates?","type":"article-journal","volume":"99"},"uris":["http://www.mendeley.com/documents/?uuid=faf5df2b-12de-404d-9a81-6afd516d1fb8"]},{"id":"ITEM-4","itemData":{"DOI":"10.1016/j.scitotenv.2014.09.059","ISBN":"1879-1026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Environment","id":"ITEM-4","issued":{"date-parts":[["2015"]]},"page":"537-547","publisher":"Elsevier B.V.","title":"On the feasibility of measuring urban air pollution by wireless distributed sensor networks","type":"article-journal","volume":"502"},"uris":["http://www.mendeley.com/documents/?uuid=419a29ee-8aa9-41f6-b475-6301473fec15","http://www.mendeley.com/documents/?uuid=58de12c9-8731-42fc-b429-c10984e8f025"]},{"id":"ITEM-5","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Environment","id":"ITEM-5","issued":{"date-parts":[["2015"]]},"page":"8-16","publisher":"Elsevier B.V.","title":"The effect of ego-motion on environmental monitoring","type":"article-journal","volume":"533"},"uris":["http://www.mendeley.com/documents/?uuid=c8479808-8afd-40c8-9fb4-a797253c03b1","http://www.mendeley.com/documents/?uuid=26d84260-a726-4860-9082-8e8fffe3bc6e","http://www.mendeley.com/documents/?uuid=52ad0959-73d5-4e4e-9e98-b8dd8f8e1e61"]}],"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56"/>
    <w:bookmarkEnd w:id="57"/>
    <w:p w14:paraId="44FDB524" w14:textId="77777777" w:rsidR="00F322EC" w:rsidRPr="00A10451" w:rsidRDefault="00F322EC" w:rsidP="00E87BA7">
      <w:pPr>
        <w:ind w:right="-2"/>
        <w:rPr>
          <w:rFonts w:cs="David"/>
          <w:color w:val="000000"/>
        </w:rPr>
      </w:pPr>
    </w:p>
    <w:p w14:paraId="7A1DCCBF" w14:textId="7043F730" w:rsidR="003A4996" w:rsidRPr="00A10451" w:rsidRDefault="00414168" w:rsidP="00E87BA7">
      <w:pPr>
        <w:pStyle w:val="Heading2"/>
      </w:pPr>
      <w:bookmarkStart w:id="58" w:name="_Toc14991877"/>
      <w:r w:rsidRPr="00A10451">
        <w:rPr>
          <w:rFonts w:hint="cs"/>
        </w:rPr>
        <w:t>A</w:t>
      </w:r>
      <w:r w:rsidR="003A4996" w:rsidRPr="00A10451">
        <w:rPr>
          <w:rFonts w:hint="cs"/>
        </w:rPr>
        <w:t>ir pollution</w:t>
      </w:r>
      <w:r w:rsidR="009770C1" w:rsidRPr="00A10451">
        <w:rPr>
          <w:rFonts w:hint="cs"/>
        </w:rPr>
        <w:t xml:space="preserve"> representation in </w:t>
      </w:r>
      <w:r w:rsidR="00C055B6">
        <w:t xml:space="preserve">time and in </w:t>
      </w:r>
      <w:r w:rsidR="009770C1" w:rsidRPr="00A10451">
        <w:rPr>
          <w:rFonts w:hint="cs"/>
        </w:rPr>
        <w:t>space</w:t>
      </w:r>
      <w:bookmarkEnd w:id="58"/>
      <w:r w:rsidR="00E23FB9" w:rsidRPr="00A10451">
        <w:rPr>
          <w:rFonts w:hint="cs"/>
        </w:rPr>
        <w:t xml:space="preserve"> </w:t>
      </w:r>
    </w:p>
    <w:p w14:paraId="0E9C7F06" w14:textId="3E4521EF" w:rsidR="006534E6" w:rsidRDefault="00CE7625" w:rsidP="00D54721">
      <w:pPr>
        <w:ind w:right="-2"/>
        <w:rPr>
          <w:rFonts w:cs="David"/>
          <w:color w:val="000000"/>
        </w:rPr>
      </w:pPr>
      <w:r w:rsidRPr="00A10451">
        <w:rPr>
          <w:rFonts w:cs="David" w:hint="cs"/>
          <w:color w:val="000000"/>
        </w:rPr>
        <w:t>Spatial interpolation methods (Kriging, inverse distance weighting (IDW)</w:t>
      </w:r>
      <w:r w:rsidR="001615DB">
        <w:rPr>
          <w:rFonts w:cs="David"/>
          <w:color w:val="000000"/>
        </w:rPr>
        <w:t xml:space="preserve"> or</w:t>
      </w:r>
      <w:r w:rsidRPr="00A10451">
        <w:rPr>
          <w:rFonts w:cs="David" w:hint="cs"/>
          <w:color w:val="000000"/>
        </w:rPr>
        <w:t xml:space="preserve">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7B0BA7">
        <w:rPr>
          <w:rFonts w:cs="David"/>
          <w:color w:val="000000" w:themeColor="text1"/>
        </w:rPr>
        <w:instrText>ADDIN CSL_CITATION {"citationItems":[{"id":"ITEM-1","itemData":{"DOI":"10.1007/978-3-319-89935-0_5","author":[{"dropping-particle":"","family":"Nebenzal","given":"Asaf","non-dropping-particle":"","parse-names":false,"suffix":""},{"dropping-particle":"","family":"Fishbain","given":"Barak","non-dropping-particle":"","parse-names":false,"suffix":""}],"id":"ITEM-1","issued":{"date-parts":[["2017"]]},"page":"51-60","title":"Hough-Transform-Based Interpolation Scheme for Generating Accurate Dense Spatial Maps of Air Pollutants from Sparse Sensing","type":"chapter"},"uris":["http://www.mendeley.com/documents/?uuid=14c537c6-1b1a-300d-a980-1a448fec5cbc"]}],"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7B0BA7">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Toxicology","id":"ITEM-1","issue":"sup1","issued":{"date-parts":[["2007","1","20"]]},"page":"127-133","title":"A Review of Land-use Regression Models for Characterizing Intraurban Air Pollution Exposure","type":"article-journal","volume":"19"},"uris":["http://www.mendeley.com/documents/?uuid=3d42b1fd-1910-3326-8e0f-85bcd568c15e"]}],"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w:t>
      </w:r>
      <w:r w:rsidR="006534E6">
        <w:rPr>
          <w:rFonts w:cs="David"/>
          <w:color w:val="000000"/>
        </w:rPr>
        <w:t xml:space="preserve"> </w:t>
      </w:r>
    </w:p>
    <w:p w14:paraId="4A02708B" w14:textId="541E6B30" w:rsidR="00B1491C" w:rsidRPr="00A10451" w:rsidRDefault="006534E6" w:rsidP="006534E6">
      <w:pPr>
        <w:ind w:right="-2" w:firstLine="576"/>
        <w:rPr>
          <w:rFonts w:cs="David"/>
          <w:color w:val="000000"/>
        </w:rPr>
      </w:pPr>
      <w:r>
        <w:rPr>
          <w:rFonts w:cs="David"/>
          <w:color w:val="000000"/>
        </w:rPr>
        <w:t>Unlike the above-mentioned models, a</w:t>
      </w:r>
      <w:r w:rsidR="00CE7625" w:rsidRPr="00A10451">
        <w:rPr>
          <w:rFonts w:cs="David" w:hint="cs"/>
          <w:color w:val="000000"/>
        </w:rPr>
        <w:t>tmospheric transport and dispersion (ATD) models quantify the deterministic relationships between sources’ emissions and concentrations in space</w:t>
      </w:r>
      <w:r w:rsidR="006F05F2" w:rsidRPr="00A10451">
        <w:rPr>
          <w:rFonts w:cs="David" w:hint="cs"/>
          <w:color w:val="000000"/>
        </w:rPr>
        <w:t xml:space="preserve"> </w:t>
      </w:r>
      <w:r w:rsidR="006F05F2" w:rsidRPr="00A10451">
        <w:rPr>
          <w:rFonts w:cs="David" w:hint="cs"/>
          <w:color w:val="000000"/>
        </w:rPr>
        <w:lastRenderedPageBreak/>
        <w:t>and in time</w:t>
      </w:r>
      <w:r w:rsidR="00CE7625"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7B0BA7">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http://www.mendeley.com/documents/?uuid=c5965562-7972-4562-b91a-306171ecffc5"]}],"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00CE7625" w:rsidRPr="00A10451">
        <w:rPr>
          <w:rFonts w:cs="David" w:hint="cs"/>
          <w:color w:val="000000"/>
        </w:rPr>
        <w:t xml:space="preserve">ATD models can forecast the spread of the pollutants, when available results from monitoring data are used for calibration and evaluation of model performance. </w:t>
      </w:r>
      <w:r w:rsidR="00CE7625"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7B0BA7">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http://www.mendeley.com/documents/?uuid=31eaa12d-b1ee-4322-8a61-72a57500fbb9"]}],"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00CE7625" w:rsidRPr="00A10451">
        <w:rPr>
          <w:rFonts w:cs="David" w:hint="cs"/>
          <w:color w:val="000000" w:themeColor="text1"/>
        </w:rPr>
        <w:t xml:space="preserve">. </w:t>
      </w:r>
      <w:commentRangeStart w:id="59"/>
      <w:ins w:id="60" w:author="Barak Fishbain" w:date="2019-07-29T22:20:00Z">
        <w:r w:rsidR="00991377">
          <w:rPr>
            <w:rFonts w:cs="David"/>
            <w:color w:val="000000" w:themeColor="text1"/>
          </w:rPr>
          <w:t>Regardless of the method used for generatin</w:t>
        </w:r>
      </w:ins>
      <w:ins w:id="61" w:author="Barak Fishbain" w:date="2019-07-29T22:21:00Z">
        <w:r w:rsidR="00991377">
          <w:rPr>
            <w:rFonts w:cs="David"/>
            <w:color w:val="000000" w:themeColor="text1"/>
          </w:rPr>
          <w:t>g the dense pollution maps, they all rely on the input they receive from the sensors</w:t>
        </w:r>
      </w:ins>
      <w:ins w:id="62" w:author="Barak Fishbain" w:date="2019-07-29T22:22:00Z">
        <w:r w:rsidR="00991377">
          <w:rPr>
            <w:rFonts w:cs="David"/>
            <w:color w:val="000000" w:themeColor="text1"/>
          </w:rPr>
          <w:t>.</w:t>
        </w:r>
      </w:ins>
      <w:ins w:id="63" w:author="Barak Fishbain" w:date="2019-07-29T22:21:00Z">
        <w:r w:rsidR="00991377">
          <w:rPr>
            <w:rFonts w:cs="David"/>
            <w:color w:val="000000" w:themeColor="text1"/>
          </w:rPr>
          <w:t xml:space="preserve"> </w:t>
        </w:r>
      </w:ins>
      <w:ins w:id="64" w:author="Barak Fishbain" w:date="2019-07-29T22:22:00Z">
        <w:r w:rsidR="00991377">
          <w:rPr>
            <w:rFonts w:cs="David"/>
            <w:color w:val="000000" w:themeColor="text1"/>
          </w:rPr>
          <w:t>T</w:t>
        </w:r>
      </w:ins>
      <w:ins w:id="65" w:author="Barak Fishbain" w:date="2019-07-29T22:21:00Z">
        <w:r w:rsidR="00991377">
          <w:rPr>
            <w:rFonts w:cs="David"/>
            <w:color w:val="000000" w:themeColor="text1"/>
          </w:rPr>
          <w:t>hus</w:t>
        </w:r>
      </w:ins>
      <w:ins w:id="66" w:author="Barak Fishbain" w:date="2019-07-29T22:22:00Z">
        <w:r w:rsidR="00991377">
          <w:rPr>
            <w:rFonts w:cs="David"/>
            <w:color w:val="000000" w:themeColor="text1"/>
          </w:rPr>
          <w:t>,</w:t>
        </w:r>
      </w:ins>
      <w:ins w:id="67" w:author="Barak Fishbain" w:date="2019-07-29T22:21:00Z">
        <w:r w:rsidR="00991377">
          <w:rPr>
            <w:rFonts w:cs="David"/>
            <w:color w:val="000000" w:themeColor="text1"/>
          </w:rPr>
          <w:t xml:space="preserve"> sub</w:t>
        </w:r>
      </w:ins>
      <w:ins w:id="68" w:author="Barak Fishbain" w:date="2019-07-29T22:22:00Z">
        <w:r w:rsidR="00991377">
          <w:rPr>
            <w:rFonts w:cs="David"/>
            <w:color w:val="000000" w:themeColor="text1"/>
          </w:rPr>
          <w:t xml:space="preserve">-optimal deployment on the sensors hinders air-pollution </w:t>
        </w:r>
      </w:ins>
      <w:ins w:id="69" w:author="Barak Fishbain" w:date="2019-07-29T22:23:00Z">
        <w:r w:rsidR="00E26158">
          <w:rPr>
            <w:rFonts w:cs="David"/>
            <w:color w:val="000000" w:themeColor="text1"/>
          </w:rPr>
          <w:t>accurate description.</w:t>
        </w:r>
        <w:commentRangeEnd w:id="59"/>
        <w:r w:rsidR="00E26158">
          <w:rPr>
            <w:rStyle w:val="CommentReference"/>
          </w:rPr>
          <w:commentReference w:id="59"/>
        </w:r>
        <w:r w:rsidR="00E26158">
          <w:rPr>
            <w:rFonts w:cs="David"/>
            <w:color w:val="000000" w:themeColor="text1"/>
          </w:rPr>
          <w:t xml:space="preserve"> </w:t>
        </w:r>
      </w:ins>
    </w:p>
    <w:p w14:paraId="3F65F274" w14:textId="77777777" w:rsidR="00287F01" w:rsidRPr="00A10451" w:rsidRDefault="00287F01" w:rsidP="00E87BA7">
      <w:pPr>
        <w:ind w:right="-2" w:firstLine="720"/>
        <w:rPr>
          <w:rFonts w:cs="David"/>
          <w:color w:val="000000"/>
        </w:rPr>
      </w:pPr>
    </w:p>
    <w:p w14:paraId="4A141249" w14:textId="45131E90" w:rsidR="0079103A" w:rsidRPr="00A10451" w:rsidRDefault="0079103A" w:rsidP="00E87BA7">
      <w:pPr>
        <w:pStyle w:val="Heading2"/>
      </w:pPr>
      <w:bookmarkStart w:id="70" w:name="_Toc14991878"/>
      <w:r w:rsidRPr="00A10451">
        <w:rPr>
          <w:rFonts w:hint="cs"/>
        </w:rPr>
        <w:t>Source term estimation</w:t>
      </w:r>
      <w:bookmarkEnd w:id="70"/>
    </w:p>
    <w:p w14:paraId="0F73E9B2" w14:textId="567AD1F1" w:rsidR="0086052C" w:rsidRDefault="00CE7625" w:rsidP="00E87BA7">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7B0BA7">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http://www.mendeley.com/documents/?uuid=a522e64e-25ad-43bc-b29d-f2e5e673c183"]},{"id":"ITEM-2","itemData":{"DOI":"10.1111/j.1539-6924.2006.00870.x","ISSN":"0272-4332","author":[{"dropping-particle":"","family":"Kerret","given":"Dorit","non-dropping-particle":"","parse-names":false,"suffix":""},{"dropping-particle":"","family":"Gray","given":"George M.","non-dropping-particle":"","parse-names":false,"suffix":""}],"container-title":"Risk Analysis","id":"ITEM-2","issue":"1","issued":{"date-parts":[["2007","2","1"]]},"page":"203-223","publisher":"John Wiley &amp; Sons, Ltd (10.1111)","title":"What Do We Learn from Emissions Reporting? Analytical Considerations and Comparison of Pollutant Release and Transfer Registers in the United States, Canada, England, and Australia","type":"article-journal","volume":"27"},"uris":["http://www.mendeley.com/documents/?uuid=2e83d3a4-e14e-3560-8e2d-7be540868158"]},{"id":"ITEM-3","itemData":{"DOI":"10.1002/csr.148","ISSN":"15353958","author":[{"dropping-particle":"","family":"Sullivan","given":"Rory","non-dropping-particle":"","parse-names":false,"suffix":""},{"dropping-particle":"","family":"Gouldson","given":"Andy","non-dropping-particle":"","parse-names":false,"suffix":""}],"container-title":"Corporate Social Responsibility and Environmental Management","id":"ITEM-3","issue":"5","issued":{"date-parts":[["2007","12","1"]]},"page":"263-273","publisher":"John Wiley &amp; Sons, Ltd","title":"Pollutant release and transfer registers: examining the value of government-led reporting on corporate environmental performance","type":"article-journal","volume":"14"},"uris":["http://www.mendeley.com/documents/?uuid=0fa7e27a-5dfe-3c73-9e2b-fb475e428e3f"]}],"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13A206E7" w:rsidR="00C43398" w:rsidRPr="00A10451" w:rsidRDefault="00CE7625" w:rsidP="00E87BA7">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E26158">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http://www.mendeley.com/documents/?uuid=6c901aab-eb4a-430e-b8df-5ac04c4a281f"]},{"id":"ITEM-2","itemData":{"DOI":"10.1007/978-3-319-89935-0_5","ISBN":"9783319899343","ISSN":"18684238","abstract":"© IFIP International Federation for Information Processing 2017 Published by Springer International Publishing AG 2017. All rights reserved. Air pollution is a significant health risk factor and causes many negative effects on the environment. Thus, arises the need for studying and assessing air-quality. Today, air-pollution assessment is mostly based on data acquired from Air Quality Monitoring (AQM) stations. These AQM stations provide continuous measurements and considered to be accurate; however, they are expensive to build and operate, thus scattered sparingly. To cope with this limitation, typically, the information obtained from those measurements is generalized with interpolation methods such as IDW or Kriging. Yet, the mathematical basis of those schemes defines that pollution extremum values are obtained at the measuring points. In addition, they are not considering the location of the pollution source or any physicochemical characteristics of pollutant hence do not reveal the real spatial air-pollution patterns. This research introduces a new interpolation scheme which breaks the interpolation process into two stages. At the first stage, the source of pollution and its estimated emission rate are inferred through a detection procedure which is based on the Hough Transform. At the second stage, based on the detected source location and emission, spatial dense pollution maps are created. The method requires, for its computation, to assume a dispersion model. To this end, any model can be used as sophisticated as it may be. Spatial maps created with simplified dispersion models in a computational simulation, show that the suggested interpolation scheme manages to create more accurate and more physically reasonable maps than the state-of-the-art.","author":[{"dropping-particle":"","family":"Nebenzal","given":"Asaf","non-dropping-particle":"","parse-names":false,"suffix":""},{"dropping-particle":"","family":"Fishbain","given":"Barak","non-dropping-particle":"","parse-names":false,"suffix":""}],"container-title":"International Federation for Information Processing (IFIP) Advances in Information and Communication Technology.","id":"ITEM-2","issued":{"date-parts":[["2018"]]},"page":"51-60","title":"Hough-based Interpolation Scheme for Generating Accurate Dense Spatial Maps of Air Pollutants from Sparse Sensing","type":"article-journal","volume":"507"},"uris":["http://www.mendeley.com/documents/?uuid=9780fecd-4f32-4b66-bbef-7f48adf55101"]}],"mendeley":{"formattedCitation":"[23], [24]","plainTextFormattedCitation":"[23], [24]","previouslyFormattedCitation":"[23], [24]"},"properties":{"noteIndex":0},"schema":"https://github.com/citation-style-language/schema/raw/master/csl-citation.json"}</w:instrText>
      </w:r>
      <w:r w:rsidR="00D732FE" w:rsidRPr="00A10451">
        <w:rPr>
          <w:rFonts w:cs="David" w:hint="cs"/>
          <w:color w:val="000000"/>
        </w:rPr>
        <w:fldChar w:fldCharType="separate"/>
      </w:r>
      <w:r w:rsidR="00E26158" w:rsidRPr="00E26158">
        <w:rPr>
          <w:rFonts w:cs="David"/>
          <w:noProof/>
          <w:color w:val="000000"/>
        </w:rPr>
        <w:t>[23], [24]</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commentRangeStart w:id="71"/>
      <w:ins w:id="72" w:author="Barak Fishbain" w:date="2019-07-29T22:29:00Z">
        <w:r w:rsidR="00E26158">
          <w:rPr>
            <w:rFonts w:cs="David"/>
            <w:color w:val="000000" w:themeColor="text1"/>
          </w:rPr>
          <w:t>Similarly to the sparse representation problem, the WDESN’s input has a dr</w:t>
        </w:r>
      </w:ins>
      <w:ins w:id="73" w:author="Barak Fishbain" w:date="2019-07-29T22:30:00Z">
        <w:r w:rsidR="00E26158">
          <w:rPr>
            <w:rFonts w:cs="David"/>
            <w:color w:val="000000" w:themeColor="text1"/>
          </w:rPr>
          <w:t xml:space="preserve">amatical impact on the accuracy of STE methodologies, and thus, sensors’ location allocation </w:t>
        </w:r>
      </w:ins>
      <w:ins w:id="74" w:author="Barak Fishbain" w:date="2019-07-29T22:31:00Z">
        <w:r w:rsidR="00E26158">
          <w:rPr>
            <w:rFonts w:cs="David"/>
            <w:color w:val="000000" w:themeColor="text1"/>
          </w:rPr>
          <w:fldChar w:fldCharType="begin" w:fldLock="1"/>
        </w:r>
      </w:ins>
      <w:r w:rsidR="00900430">
        <w:rPr>
          <w:rFonts w:cs="David"/>
          <w:color w:val="000000" w:themeColor="text1"/>
        </w:rPr>
        <w:instrText>ADDIN CSL_CITATION {"citationItems":[{"id":"ITEM-1","itemData":{"DOI":"10.1016/j.atmosenv.2004.06.049","ISBN":"1352-2310","ISSN":"13522310","abstract":"This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6c7df13c-cc7c-4f31-a907-422bdcbae2e9"]}],"mendeley":{"formattedCitation":"[25]","plainTextFormattedCitation":"[25]","previouslyFormattedCitation":"[25]"},"properties":{"noteIndex":0},"schema":"https://github.com/citation-style-language/schema/raw/master/csl-citation.json"}</w:instrText>
      </w:r>
      <w:r w:rsidR="00E26158">
        <w:rPr>
          <w:rFonts w:cs="David"/>
          <w:color w:val="000000" w:themeColor="text1"/>
        </w:rPr>
        <w:fldChar w:fldCharType="separate"/>
      </w:r>
      <w:r w:rsidR="00E26158" w:rsidRPr="00E26158">
        <w:rPr>
          <w:rFonts w:cs="David"/>
          <w:noProof/>
          <w:color w:val="000000" w:themeColor="text1"/>
        </w:rPr>
        <w:t>[25]</w:t>
      </w:r>
      <w:ins w:id="75" w:author="Barak Fishbain" w:date="2019-07-29T22:31:00Z">
        <w:r w:rsidR="00E26158">
          <w:rPr>
            <w:rFonts w:cs="David"/>
            <w:color w:val="000000" w:themeColor="text1"/>
          </w:rPr>
          <w:fldChar w:fldCharType="end"/>
        </w:r>
        <w:r w:rsidR="00E26158">
          <w:rPr>
            <w:rFonts w:cs="David"/>
            <w:color w:val="000000" w:themeColor="text1"/>
          </w:rPr>
          <w:t xml:space="preserve"> problem is a major factor that must be a</w:t>
        </w:r>
      </w:ins>
      <w:ins w:id="76" w:author="Barak Fishbain" w:date="2019-07-29T22:32:00Z">
        <w:r w:rsidR="00E26158">
          <w:rPr>
            <w:rFonts w:cs="David"/>
            <w:color w:val="000000" w:themeColor="text1"/>
          </w:rPr>
          <w:t>ddressed</w:t>
        </w:r>
        <w:commentRangeEnd w:id="71"/>
        <w:r w:rsidR="00E26158">
          <w:rPr>
            <w:rStyle w:val="CommentReference"/>
          </w:rPr>
          <w:commentReference w:id="71"/>
        </w:r>
        <w:r w:rsidR="00E26158">
          <w:rPr>
            <w:rFonts w:cs="David"/>
            <w:color w:val="000000" w:themeColor="text1"/>
          </w:rPr>
          <w:t xml:space="preserve">. </w:t>
        </w:r>
      </w:ins>
    </w:p>
    <w:p w14:paraId="42DA851E" w14:textId="77777777" w:rsidR="008917C3" w:rsidRPr="00A10451" w:rsidRDefault="008917C3" w:rsidP="00E87BA7">
      <w:pPr>
        <w:ind w:right="-2"/>
        <w:rPr>
          <w:rFonts w:cs="David"/>
          <w:color w:val="000000" w:themeColor="text1"/>
        </w:rPr>
      </w:pPr>
    </w:p>
    <w:p w14:paraId="16B049D8" w14:textId="7F0B3569" w:rsidR="001E61E8" w:rsidRDefault="0081600D" w:rsidP="00E87BA7">
      <w:pPr>
        <w:pStyle w:val="Heading2"/>
      </w:pPr>
      <w:bookmarkStart w:id="77" w:name="_Toc14991879"/>
      <w:r>
        <w:t>N</w:t>
      </w:r>
      <w:r w:rsidR="00E773DD" w:rsidRPr="00A10451">
        <w:rPr>
          <w:rFonts w:hint="cs"/>
        </w:rPr>
        <w:t>etwork deployment</w:t>
      </w:r>
      <w:bookmarkEnd w:id="77"/>
    </w:p>
    <w:p w14:paraId="32737F91" w14:textId="237D203B" w:rsidR="001E61E8" w:rsidRDefault="001E61E8" w:rsidP="00E87BA7">
      <w:pPr>
        <w:ind w:right="-2"/>
        <w:rPr>
          <w:rFonts w:cs="David"/>
          <w:color w:val="000000"/>
        </w:rPr>
      </w:pPr>
      <w:bookmarkStart w:id="78" w:name="OLE_LINK122"/>
      <w:bookmarkStart w:id="79"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 xml:space="preserve">As </w:t>
      </w:r>
      <w:r w:rsidR="008312DE">
        <w:rPr>
          <w:rFonts w:cs="David"/>
          <w:color w:val="000000"/>
        </w:rPr>
        <w:lastRenderedPageBreak/>
        <w:t>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78"/>
    <w:bookmarkEnd w:id="79"/>
    <w:p w14:paraId="5083CDB4" w14:textId="5260AEB9" w:rsidR="00F25B7C" w:rsidRDefault="003039CC" w:rsidP="00E87BA7">
      <w:pPr>
        <w:ind w:right="-2" w:firstLine="720"/>
        <w:rPr>
          <w:rFonts w:cs="David"/>
          <w:color w:val="000000"/>
        </w:rPr>
      </w:pPr>
      <w:r w:rsidRPr="003039CC">
        <w:rPr>
          <w:rFonts w:cs="David" w:hint="cs"/>
          <w:color w:val="000000"/>
        </w:rPr>
        <w:t xml:space="preserve">When resources are unlimited, the challenge of representing the pollution field well or sufficiently estimating source parameters, becomes </w:t>
      </w:r>
      <w:ins w:id="80" w:author="Barak Fishbain" w:date="2019-07-29T22:33:00Z">
        <w:r w:rsidR="00767A81">
          <w:rPr>
            <w:rFonts w:cs="David"/>
            <w:color w:val="000000"/>
          </w:rPr>
          <w:t xml:space="preserve">an easier task through </w:t>
        </w:r>
      </w:ins>
      <w:del w:id="81" w:author="Barak Fishbain" w:date="2019-07-29T22:33:00Z">
        <w:r w:rsidRPr="003039CC" w:rsidDel="00767A81">
          <w:rPr>
            <w:rFonts w:cs="David" w:hint="cs"/>
            <w:color w:val="000000"/>
          </w:rPr>
          <w:delText>.</w:delText>
        </w:r>
      </w:del>
      <w:del w:id="82" w:author="Barak Fishbain" w:date="2019-07-29T22:34:00Z">
        <w:r w:rsidRPr="003039CC" w:rsidDel="00767A81">
          <w:rPr>
            <w:rFonts w:cs="David" w:hint="cs"/>
            <w:color w:val="000000"/>
          </w:rPr>
          <w:delText> </w:delText>
        </w:r>
        <w:r w:rsidRPr="003039CC" w:rsidDel="00767A81">
          <w:rPr>
            <w:rFonts w:cs="David"/>
            <w:color w:val="000000"/>
          </w:rPr>
          <w:delText>All that is required is the</w:delText>
        </w:r>
      </w:del>
      <w:ins w:id="83" w:author="Barak Fishbain" w:date="2019-07-29T22:34:00Z">
        <w:r w:rsidR="00767A81">
          <w:rPr>
            <w:rFonts w:cs="David"/>
            <w:color w:val="000000"/>
          </w:rPr>
          <w:t>a</w:t>
        </w:r>
      </w:ins>
      <w:r w:rsidRPr="003039CC">
        <w:rPr>
          <w:rFonts w:cs="David"/>
          <w:color w:val="000000"/>
        </w:rPr>
        <w:t xml:space="preserve"> deployment of a</w:t>
      </w:r>
      <w:r w:rsidR="00462CE0">
        <w:rPr>
          <w:rFonts w:cs="David"/>
          <w:color w:val="000000"/>
        </w:rPr>
        <w:t xml:space="preserve">n extensive </w:t>
      </w:r>
      <w:r w:rsidRPr="003039CC">
        <w:rPr>
          <w:rFonts w:cs="David"/>
          <w:color w:val="000000"/>
        </w:rPr>
        <w:t xml:space="preserve">number of sensors to reach </w:t>
      </w:r>
      <w:ins w:id="84" w:author="Barak Fishbain" w:date="2019-07-29T22:34:00Z">
        <w:r w:rsidR="00767A81">
          <w:rPr>
            <w:rFonts w:cs="David"/>
            <w:color w:val="000000"/>
          </w:rPr>
          <w:t xml:space="preserve">a </w:t>
        </w:r>
      </w:ins>
      <w:r w:rsidRPr="003039CC">
        <w:rPr>
          <w:rFonts w:cs="David"/>
          <w:color w:val="000000"/>
        </w:rPr>
        <w:t>full cover of the area. </w:t>
      </w:r>
      <w:r w:rsidRPr="003039CC">
        <w:rPr>
          <w:rFonts w:cs="David" w:hint="cs"/>
          <w:color w:val="000000"/>
        </w:rPr>
        <w:t>However, as financial and human resources are usually limited, a smart and rigorous deployment of a network of sensors 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E87BA7">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85" w:name="OLE_LINK66"/>
      <w:bookmarkStart w:id="86" w:name="OLE_LINK67"/>
      <w:r w:rsidR="000B0FAE">
        <w:t>severe</w:t>
      </w:r>
      <w:r w:rsidR="00AE467C">
        <w:t xml:space="preserve"> </w:t>
      </w:r>
      <w:bookmarkEnd w:id="85"/>
      <w:bookmarkEnd w:id="86"/>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87" w:name="OLE_LINK20"/>
      <w:bookmarkStart w:id="88" w:name="OLE_LINK21"/>
      <w:r w:rsidR="00AE467C">
        <w:t>industrial sites</w:t>
      </w:r>
      <w:bookmarkEnd w:id="87"/>
      <w:bookmarkEnd w:id="88"/>
      <w:r w:rsidR="0093363E">
        <w:t>,</w:t>
      </w:r>
      <w:r w:rsidR="00AE467C">
        <w:t xml:space="preserve"> sensor locations may be limited due to economic and </w:t>
      </w:r>
      <w:r w:rsidR="004B423C">
        <w:t>practical</w:t>
      </w:r>
      <w:r w:rsidR="00AE467C">
        <w:t xml:space="preserve"> considerations.</w:t>
      </w:r>
    </w:p>
    <w:p w14:paraId="42255062" w14:textId="52726FA1" w:rsidR="00EB3612" w:rsidRPr="00393CBC" w:rsidRDefault="00C55310" w:rsidP="00E87BA7">
      <w:pPr>
        <w:ind w:right="-2" w:firstLine="720"/>
      </w:pPr>
      <w:r>
        <w:t>A static deployment approach</w:t>
      </w:r>
      <w:r w:rsidR="0040271E">
        <w:t xml:space="preserve">, that satisfies the steady-state average conditions, </w:t>
      </w:r>
      <w:r>
        <w:t xml:space="preserve">might work well when no changes take place </w:t>
      </w:r>
      <w:ins w:id="89" w:author="Barak Fishbain" w:date="2019-07-29T22:35:00Z">
        <w:r w:rsidR="00767A81">
          <w:t>in the sources, emissions and meteorological configurations</w:t>
        </w:r>
      </w:ins>
      <w:del w:id="90" w:author="Barak Fishbain" w:date="2019-07-29T22:35:00Z">
        <w:r w:rsidDel="00767A81">
          <w:delText xml:space="preserve">regarding the number of </w:delText>
        </w:r>
        <w:r w:rsidR="000D306C" w:rsidDel="00767A81">
          <w:delText>sources</w:delText>
        </w:r>
      </w:del>
      <w:r w:rsidR="0040271E">
        <w:t xml:space="preserve">.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del w:id="91" w:author="Barak Fishbain" w:date="2019-07-29T22:36:00Z">
        <w:r w:rsidR="001121FA" w:rsidDel="00767A81">
          <w:delText>taken into account</w:delText>
        </w:r>
      </w:del>
      <w:ins w:id="92" w:author="Barak Fishbain" w:date="2019-07-29T22:36:00Z">
        <w:r w:rsidR="00767A81">
          <w:t>considered</w:t>
        </w:r>
      </w:ins>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p>
    <w:p w14:paraId="06281864" w14:textId="0B3152BA" w:rsidR="00FD0F83" w:rsidRDefault="00EE55DF" w:rsidP="00E87BA7">
      <w:pPr>
        <w:ind w:right="-2"/>
        <w:rPr>
          <w:rFonts w:cs="David"/>
          <w:color w:val="FF0000"/>
        </w:rPr>
      </w:pPr>
      <w:r w:rsidRPr="00FF6192">
        <w:rPr>
          <w:rFonts w:cs="David"/>
          <w:color w:val="FF0000"/>
        </w:rPr>
        <w:tab/>
      </w:r>
      <w:bookmarkStart w:id="93" w:name="OLE_LINK146"/>
      <w:bookmarkStart w:id="94" w:name="OLE_LINK147"/>
    </w:p>
    <w:p w14:paraId="44E14C94" w14:textId="044DF80B" w:rsidR="00AE467C" w:rsidRPr="00264563" w:rsidRDefault="00CE7625" w:rsidP="00767A81">
      <w:pPr>
        <w:ind w:right="-2"/>
      </w:pPr>
      <w:r w:rsidRPr="00C61461">
        <w:rPr>
          <w:rFonts w:cs="David" w:hint="cs"/>
          <w:color w:val="000000" w:themeColor="text1"/>
        </w:rPr>
        <w:t xml:space="preserve">The following </w:t>
      </w:r>
      <w:r w:rsidR="004B7699" w:rsidRPr="00C61461">
        <w:rPr>
          <w:rFonts w:cs="David" w:hint="cs"/>
          <w:color w:val="000000" w:themeColor="text1"/>
        </w:rPr>
        <w:t>proposal</w:t>
      </w:r>
      <w:r w:rsidRPr="00C61461">
        <w:rPr>
          <w:rFonts w:cs="David" w:hint="cs"/>
          <w:color w:val="000000" w:themeColor="text1"/>
        </w:rPr>
        <w:t xml:space="preserve"> offers </w:t>
      </w:r>
      <w:ins w:id="95" w:author="Barak Fishbain" w:date="2019-07-29T22:36:00Z">
        <w:r w:rsidR="00767A81">
          <w:rPr>
            <w:rFonts w:cs="David"/>
            <w:color w:val="000000" w:themeColor="text1"/>
          </w:rPr>
          <w:t xml:space="preserve">to explore and investigate the theoretical and practical aspects of </w:t>
        </w:r>
      </w:ins>
      <w:del w:id="96" w:author="Barak Fishbain" w:date="2019-07-29T22:36:00Z">
        <w:r w:rsidRPr="00C61461" w:rsidDel="00767A81">
          <w:rPr>
            <w:rFonts w:cs="David" w:hint="cs"/>
            <w:color w:val="000000" w:themeColor="text1"/>
          </w:rPr>
          <w:delText>a</w:delText>
        </w:r>
        <w:r w:rsidR="003D3F70" w:rsidRPr="00C61461" w:rsidDel="00767A81">
          <w:rPr>
            <w:rFonts w:cs="David" w:hint="cs"/>
            <w:color w:val="000000" w:themeColor="text1"/>
          </w:rPr>
          <w:delText xml:space="preserve"> </w:delText>
        </w:r>
      </w:del>
      <w:r w:rsidR="003D3F70" w:rsidRPr="00C61461">
        <w:rPr>
          <w:rFonts w:cs="David" w:hint="cs"/>
          <w:color w:val="000000" w:themeColor="text1"/>
        </w:rPr>
        <w:t>multi-objective</w:t>
      </w:r>
      <w:r w:rsidR="004B7699" w:rsidRPr="00C61461">
        <w:rPr>
          <w:rFonts w:cs="David" w:hint="cs"/>
          <w:color w:val="000000" w:themeColor="text1"/>
        </w:rPr>
        <w:t xml:space="preserve"> optimization model</w:t>
      </w:r>
      <w:ins w:id="97" w:author="Barak Fishbain" w:date="2019-07-29T22:36:00Z">
        <w:r w:rsidR="00767A81">
          <w:rPr>
            <w:rFonts w:cs="David"/>
            <w:color w:val="000000" w:themeColor="text1"/>
          </w:rPr>
          <w:t>s</w:t>
        </w:r>
      </w:ins>
      <w:r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w:t>
      </w:r>
      <w:r w:rsidR="00F57D0C">
        <w:rPr>
          <w:rFonts w:cs="David"/>
          <w:color w:val="000000" w:themeColor="text1"/>
        </w:rPr>
        <w:t>balance between various objectives is</w:t>
      </w:r>
      <w:r w:rsidR="00C93308" w:rsidRPr="00C61461">
        <w:rPr>
          <w:rFonts w:cs="David"/>
          <w:color w:val="000000" w:themeColor="text1"/>
        </w:rPr>
        <w:t xml:space="preserve"> obtained. </w:t>
      </w:r>
      <w:r w:rsidR="00316F25" w:rsidRPr="00C61461">
        <w:rPr>
          <w:rFonts w:cs="David" w:hint="cs"/>
          <w:color w:val="000000" w:themeColor="text1"/>
        </w:rPr>
        <w:t xml:space="preserve">The offered tool </w:t>
      </w:r>
      <w:r w:rsidRPr="00C61461">
        <w:rPr>
          <w:rFonts w:cs="David" w:hint="cs"/>
          <w:color w:val="000000" w:themeColor="text1"/>
        </w:rPr>
        <w:t xml:space="preserve">can serve </w:t>
      </w:r>
      <w:r w:rsidR="005642BE">
        <w:rPr>
          <w:rFonts w:cs="David"/>
          <w:color w:val="000000" w:themeColor="text1"/>
        </w:rPr>
        <w:t>decision-makers</w:t>
      </w:r>
      <w:r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98" w:name="OLE_LINK162"/>
      <w:bookmarkStart w:id="99" w:name="OLE_LINK163"/>
      <w:r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93"/>
    <w:bookmarkEnd w:id="94"/>
    <w:bookmarkEnd w:id="98"/>
    <w:bookmarkEnd w:id="99"/>
    <w:p w14:paraId="2C45A180" w14:textId="20D0364E" w:rsidR="000C78D0" w:rsidRDefault="000C78D0" w:rsidP="0089641E">
      <w:pPr>
        <w:pStyle w:val="Heading1"/>
        <w:numPr>
          <w:ilvl w:val="0"/>
          <w:numId w:val="0"/>
        </w:numPr>
        <w:ind w:left="432"/>
      </w:pPr>
    </w:p>
    <w:p w14:paraId="6EC014D7" w14:textId="59EC7962" w:rsidR="00410CF7" w:rsidRDefault="00410CF7" w:rsidP="00E87BA7"/>
    <w:p w14:paraId="5FF9996A" w14:textId="24C1D130" w:rsidR="00410CF7" w:rsidRDefault="00410CF7" w:rsidP="00E87BA7"/>
    <w:p w14:paraId="3A82E745" w14:textId="4AEF0AD2" w:rsidR="006534E6" w:rsidRDefault="006534E6" w:rsidP="00E87BA7"/>
    <w:p w14:paraId="4F7F0270" w14:textId="77777777" w:rsidR="006534E6" w:rsidRPr="00410CF7" w:rsidRDefault="006534E6" w:rsidP="00E87BA7"/>
    <w:p w14:paraId="385C37A1" w14:textId="0B4624E7" w:rsidR="000C78D0" w:rsidRDefault="000C78D0" w:rsidP="00E87BA7"/>
    <w:p w14:paraId="1D02761B" w14:textId="0279A887" w:rsidR="00464C33" w:rsidRDefault="00464C33" w:rsidP="00E87BA7"/>
    <w:p w14:paraId="1042F7CC" w14:textId="77777777" w:rsidR="00464C33" w:rsidRPr="000C78D0" w:rsidRDefault="00464C33" w:rsidP="00E87BA7"/>
    <w:p w14:paraId="79A55EC5" w14:textId="065188CA" w:rsidR="00F229D5" w:rsidRDefault="00B011EB" w:rsidP="0089641E">
      <w:pPr>
        <w:pStyle w:val="Heading1"/>
      </w:pPr>
      <w:bookmarkStart w:id="100" w:name="_Toc14991880"/>
      <w:r w:rsidRPr="00A10451">
        <w:rPr>
          <w:rFonts w:hint="cs"/>
        </w:rPr>
        <w:t xml:space="preserve">Research </w:t>
      </w:r>
      <w:r w:rsidR="00526881">
        <w:t>hypothes</w:t>
      </w:r>
      <w:r w:rsidR="00FC31F8">
        <w:t>i</w:t>
      </w:r>
      <w:r w:rsidR="00526881">
        <w:t xml:space="preserve">s and </w:t>
      </w:r>
      <w:r w:rsidRPr="00A10451">
        <w:rPr>
          <w:rFonts w:hint="cs"/>
        </w:rPr>
        <w:t>objectives</w:t>
      </w:r>
      <w:bookmarkEnd w:id="100"/>
      <w:r w:rsidR="00B139E0" w:rsidRPr="00A10451">
        <w:rPr>
          <w:rFonts w:hint="cs"/>
        </w:rPr>
        <w:t xml:space="preserve"> </w:t>
      </w:r>
    </w:p>
    <w:p w14:paraId="2906165A" w14:textId="64F9AE1B" w:rsidR="002055D3" w:rsidRDefault="00CF5CB6" w:rsidP="00E87BA7">
      <w:pPr>
        <w:pStyle w:val="Heading2"/>
      </w:pPr>
      <w:bookmarkStart w:id="101" w:name="_Toc14991881"/>
      <w:r>
        <w:t xml:space="preserve">Research </w:t>
      </w:r>
      <w:r w:rsidR="00107D43">
        <w:t>h</w:t>
      </w:r>
      <w:r>
        <w:t>ypothesis</w:t>
      </w:r>
      <w:bookmarkEnd w:id="101"/>
    </w:p>
    <w:p w14:paraId="793A3938" w14:textId="52E8BC66" w:rsidR="00713A8B" w:rsidRDefault="00CF5CB6" w:rsidP="00E87BA7">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102" w:name="OLE_LINK144"/>
      <w:bookmarkStart w:id="103"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E87BA7">
      <w:pPr>
        <w:pStyle w:val="Heading2"/>
      </w:pPr>
      <w:bookmarkStart w:id="104" w:name="_Toc14991882"/>
      <w:bookmarkEnd w:id="102"/>
      <w:bookmarkEnd w:id="103"/>
      <w:r>
        <w:t>Research objectives</w:t>
      </w:r>
      <w:bookmarkEnd w:id="104"/>
    </w:p>
    <w:p w14:paraId="6F9266CC" w14:textId="5E961132" w:rsidR="0008513F" w:rsidRPr="00A43B11" w:rsidRDefault="00F06DF2" w:rsidP="00E87BA7">
      <w:pPr>
        <w:pStyle w:val="Default"/>
        <w:spacing w:line="360" w:lineRule="auto"/>
        <w:jc w:val="both"/>
        <w:rPr>
          <w:color w:val="FF0000"/>
        </w:rPr>
      </w:pPr>
      <w:bookmarkStart w:id="105" w:name="OLE_LINK148"/>
      <w:bookmarkStart w:id="106" w:name="OLE_LINK149"/>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 xml:space="preserve">the </w:t>
      </w:r>
      <w:r w:rsidR="007071C9" w:rsidRPr="00C61461">
        <w:rPr>
          <w:rFonts w:cs="David"/>
          <w:color w:val="000000" w:themeColor="text1"/>
        </w:rPr>
        <w:t>best</w:t>
      </w:r>
      <w:r w:rsidR="007071C9">
        <w:rPr>
          <w:rFonts w:cs="David"/>
          <w:color w:val="000000" w:themeColor="text1"/>
        </w:rPr>
        <w:t xml:space="preserve"> balance between various objectives is</w:t>
      </w:r>
      <w:r w:rsidR="007071C9" w:rsidRPr="00C61461">
        <w:rPr>
          <w:rFonts w:cs="David"/>
          <w:color w:val="000000" w:themeColor="text1"/>
        </w:rPr>
        <w:t xml:space="preserve"> obtained</w:t>
      </w:r>
      <w:r w:rsidR="00D42140">
        <w:rPr>
          <w:rFonts w:cs="David"/>
          <w:color w:val="000000" w:themeColor="text1"/>
        </w:rPr>
        <w:t>.</w:t>
      </w:r>
    </w:p>
    <w:bookmarkEnd w:id="105"/>
    <w:bookmarkEnd w:id="106"/>
    <w:p w14:paraId="3577503A" w14:textId="014291D6" w:rsidR="00B64594" w:rsidRDefault="00644D19" w:rsidP="00E87BA7">
      <w:pPr>
        <w:pStyle w:val="Default"/>
        <w:spacing w:line="360" w:lineRule="auto"/>
        <w:jc w:val="both"/>
      </w:pPr>
      <w:r>
        <w:t xml:space="preserve">The specific objectives are: </w:t>
      </w:r>
    </w:p>
    <w:p w14:paraId="31184635" w14:textId="7D698004" w:rsidR="00236DE0" w:rsidRPr="00236DE0" w:rsidRDefault="00B64594" w:rsidP="00E87BA7">
      <w:pPr>
        <w:pStyle w:val="Default"/>
        <w:numPr>
          <w:ilvl w:val="0"/>
          <w:numId w:val="25"/>
        </w:numPr>
        <w:spacing w:line="360" w:lineRule="auto"/>
        <w:jc w:val="both"/>
        <w:rPr>
          <w:rFonts w:cs="David"/>
          <w:color w:val="000000" w:themeColor="text1"/>
        </w:rPr>
      </w:pPr>
      <w:bookmarkStart w:id="107" w:name="OLE_LINK34"/>
      <w:bookmarkStart w:id="108" w:name="OLE_LINK35"/>
      <w:bookmarkStart w:id="109" w:name="OLE_LINK154"/>
      <w:bookmarkStart w:id="110" w:name="OLE_LINK155"/>
      <w:r>
        <w:t>Design an optimization model, comprised of the following modules</w:t>
      </w:r>
      <w:r w:rsidR="00021FF6">
        <w:t>:</w:t>
      </w:r>
      <w:r w:rsidR="00437E31">
        <w:t xml:space="preserve"> </w:t>
      </w:r>
    </w:p>
    <w:p w14:paraId="233EB989" w14:textId="7FE861F1" w:rsidR="00620E22" w:rsidRPr="00DE46AF" w:rsidRDefault="00236DE0" w:rsidP="00E87BA7">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107"/>
      <w:bookmarkEnd w:id="108"/>
      <w:r>
        <w:rPr>
          <w:rFonts w:cs="David"/>
        </w:rPr>
        <w:t xml:space="preserve">. </w:t>
      </w:r>
    </w:p>
    <w:p w14:paraId="67ED8124" w14:textId="3DDC8D3E" w:rsidR="00D32818"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w:t>
      </w:r>
      <w:r w:rsidR="00960CA2">
        <w:rPr>
          <w:rFonts w:cs="David"/>
          <w:color w:val="000000" w:themeColor="text1"/>
        </w:rPr>
        <w:t>change in weather or emission conditions</w:t>
      </w:r>
    </w:p>
    <w:p w14:paraId="279D1E34" w14:textId="5123598A" w:rsidR="00394D5A" w:rsidRPr="00960CA2"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 xml:space="preserve">probability of change in </w:t>
      </w:r>
      <w:r w:rsidR="00C516F4" w:rsidRPr="00960CA2">
        <w:rPr>
          <w:rFonts w:cs="David"/>
          <w:color w:val="000000" w:themeColor="text1"/>
        </w:rPr>
        <w:t xml:space="preserve">weather </w:t>
      </w:r>
      <w:r w:rsidR="00FD0F83" w:rsidRPr="00960CA2">
        <w:rPr>
          <w:rFonts w:cs="David"/>
          <w:color w:val="000000" w:themeColor="text1"/>
        </w:rPr>
        <w:t xml:space="preserve">and emission </w:t>
      </w:r>
      <w:r w:rsidR="00C516F4" w:rsidRPr="00960CA2">
        <w:rPr>
          <w:rFonts w:cs="David"/>
          <w:color w:val="000000" w:themeColor="text1"/>
        </w:rPr>
        <w:t>conditions</w:t>
      </w:r>
      <w:r w:rsidR="00FD0F83" w:rsidRPr="00960CA2">
        <w:rPr>
          <w:rFonts w:cs="David"/>
          <w:color w:val="000000" w:themeColor="text1"/>
        </w:rPr>
        <w:t xml:space="preserve">. </w:t>
      </w:r>
    </w:p>
    <w:p w14:paraId="364D5483" w14:textId="2FED8FB5" w:rsidR="00003B6D" w:rsidRPr="00A6476B" w:rsidRDefault="00644D19" w:rsidP="00E87BA7">
      <w:pPr>
        <w:pStyle w:val="Default"/>
        <w:numPr>
          <w:ilvl w:val="0"/>
          <w:numId w:val="25"/>
        </w:numPr>
        <w:spacing w:line="360" w:lineRule="auto"/>
        <w:jc w:val="both"/>
        <w:rPr>
          <w:rFonts w:cs="David"/>
          <w:color w:val="000000" w:themeColor="text1"/>
        </w:rPr>
      </w:pPr>
      <w:bookmarkStart w:id="111" w:name="OLE_LINK172"/>
      <w:bookmarkStart w:id="112" w:name="OLE_LINK173"/>
      <w:bookmarkEnd w:id="109"/>
      <w:bookmarkEnd w:id="110"/>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 xml:space="preserve">to derive engineering insights for effective deployments of air pollution </w:t>
      </w:r>
      <w:r w:rsidRPr="00C31CBB">
        <w:rPr>
          <w:rFonts w:hint="cs"/>
          <w:color w:val="000000" w:themeColor="text1"/>
        </w:rPr>
        <w:t>sensors</w:t>
      </w:r>
      <w:r w:rsidRPr="00C31CBB">
        <w:rPr>
          <w:color w:val="000000" w:themeColor="text1"/>
        </w:rPr>
        <w:t xml:space="preserve"> at various </w:t>
      </w:r>
      <w:r w:rsidR="00960CA2" w:rsidRPr="00C31CBB">
        <w:rPr>
          <w:color w:val="000000" w:themeColor="text1"/>
        </w:rPr>
        <w:t>emission</w:t>
      </w:r>
      <w:r w:rsidRPr="00C31CBB">
        <w:rPr>
          <w:color w:val="000000" w:themeColor="text1"/>
        </w:rPr>
        <w:t xml:space="preserve"> rates</w:t>
      </w:r>
      <w:r w:rsidR="006B2EF7" w:rsidRPr="00C31CBB">
        <w:rPr>
          <w:color w:val="000000" w:themeColor="text1"/>
        </w:rPr>
        <w:t>,</w:t>
      </w:r>
      <w:r w:rsidRPr="00C31CBB">
        <w:rPr>
          <w:color w:val="000000" w:themeColor="text1"/>
        </w:rPr>
        <w:t xml:space="preserve"> </w:t>
      </w:r>
      <w:r w:rsidRPr="006564ED">
        <w:t>sources/sensors configurations</w:t>
      </w:r>
      <w:r w:rsidR="006B2EF7">
        <w:t xml:space="preserve"> and weather conditions</w:t>
      </w:r>
      <w:r w:rsidR="00960CA2">
        <w:t>.</w:t>
      </w:r>
    </w:p>
    <w:p w14:paraId="25DDEA0A" w14:textId="0310A419" w:rsidR="008C01AE" w:rsidRPr="009E6BE8" w:rsidRDefault="00103ECD" w:rsidP="00E87BA7">
      <w:pPr>
        <w:pStyle w:val="Default"/>
        <w:numPr>
          <w:ilvl w:val="0"/>
          <w:numId w:val="25"/>
        </w:numPr>
        <w:spacing w:line="360" w:lineRule="auto"/>
        <w:jc w:val="both"/>
        <w:rPr>
          <w:rFonts w:cs="David"/>
          <w:color w:val="000000" w:themeColor="text1"/>
        </w:rPr>
      </w:pPr>
      <w:r>
        <w:t xml:space="preserve">Examine </w:t>
      </w:r>
      <w:r w:rsidR="00311F2A">
        <w:t xml:space="preserve">the potential improvement achieved by the deployment of a heterogenous network, comprised of different types of sensors with different characteristics </w:t>
      </w:r>
      <w:r w:rsidR="00311F2A">
        <w:lastRenderedPageBreak/>
        <w:t>(sensitivity, dynamic range</w:t>
      </w:r>
      <w:r w:rsidR="006C4311">
        <w:t xml:space="preserve"> </w:t>
      </w:r>
      <w:r w:rsidR="00844CB9">
        <w:t>or</w:t>
      </w:r>
      <w:r w:rsidR="00D67D8C">
        <w:t xml:space="preserve"> specificity</w:t>
      </w:r>
      <w:r w:rsidR="00311F2A">
        <w:t xml:space="preserve">), compared to a homogeneous network of sensors. </w:t>
      </w:r>
    </w:p>
    <w:p w14:paraId="62E741AE" w14:textId="4B97EDA8" w:rsidR="009E6BE8" w:rsidRPr="00B17011" w:rsidRDefault="00B17011" w:rsidP="00E87BA7">
      <w:pPr>
        <w:pStyle w:val="Default"/>
        <w:numPr>
          <w:ilvl w:val="0"/>
          <w:numId w:val="25"/>
        </w:numPr>
        <w:spacing w:line="360" w:lineRule="auto"/>
        <w:jc w:val="both"/>
        <w:rPr>
          <w:rFonts w:cs="David"/>
          <w:color w:val="000000" w:themeColor="text1"/>
        </w:rPr>
      </w:pPr>
      <w:r w:rsidRPr="00B17011">
        <w:t>Examine at least one c</w:t>
      </w:r>
      <w:r w:rsidR="009E6BE8" w:rsidRPr="00B17011">
        <w:t>ase</w:t>
      </w:r>
      <w:r>
        <w:t>-</w:t>
      </w:r>
      <w:r w:rsidR="009E6BE8" w:rsidRPr="00B17011">
        <w:t>study</w:t>
      </w:r>
      <w:r w:rsidRPr="00B17011">
        <w:t xml:space="preserve"> of real-world </w:t>
      </w:r>
      <w:r>
        <w:t xml:space="preserve">network deployment and analyze its performance, compared to a suggested optimal solution. </w:t>
      </w:r>
    </w:p>
    <w:bookmarkEnd w:id="111"/>
    <w:bookmarkEnd w:id="112"/>
    <w:p w14:paraId="0E4F25C3" w14:textId="77777777" w:rsidR="00A33910" w:rsidRPr="00A33910" w:rsidRDefault="00A33910" w:rsidP="00E87BA7"/>
    <w:p w14:paraId="48B8A394" w14:textId="2BF649FE" w:rsidR="00B011EB" w:rsidRPr="00A10451" w:rsidRDefault="00B011EB" w:rsidP="0089641E">
      <w:pPr>
        <w:pStyle w:val="Heading1"/>
      </w:pPr>
      <w:bookmarkStart w:id="113" w:name="_Toc14991883"/>
      <w:r w:rsidRPr="00A10451">
        <w:rPr>
          <w:rFonts w:hint="cs"/>
        </w:rPr>
        <w:t>Research contribution</w:t>
      </w:r>
      <w:bookmarkEnd w:id="113"/>
      <w:r w:rsidR="00F9569E" w:rsidRPr="00A10451">
        <w:rPr>
          <w:rFonts w:hint="cs"/>
        </w:rPr>
        <w:t xml:space="preserve"> </w:t>
      </w:r>
    </w:p>
    <w:p w14:paraId="2ECB4F87" w14:textId="1237BB1C" w:rsidR="00C96B5F" w:rsidRDefault="00D63641" w:rsidP="00E87BA7">
      <w:r w:rsidRPr="00D63641">
        <w:rPr>
          <w:rFonts w:ascii="Calibri" w:hAnsi="Calibri" w:cs="Calibri"/>
        </w:rPr>
        <w:t>﻿</w:t>
      </w:r>
      <w:r w:rsidR="003A3EA4" w:rsidRPr="009F584E">
        <w:t>T</w:t>
      </w:r>
      <w:r w:rsidRPr="009F584E">
        <w:t>echnological developments</w:t>
      </w:r>
      <w:r w:rsidR="0070274D" w:rsidRPr="009F584E">
        <w:t xml:space="preserve"> </w:t>
      </w:r>
      <w:r w:rsidR="003A3EA4" w:rsidRPr="009F584E">
        <w:t xml:space="preserve">in recent years </w:t>
      </w:r>
      <w:r w:rsidR="0070274D" w:rsidRPr="009F584E">
        <w:t xml:space="preserve">have made </w:t>
      </w:r>
      <w:r w:rsidR="0070274D" w:rsidRPr="009F584E">
        <w:rPr>
          <w:rFonts w:cs="David" w:hint="cs"/>
          <w:color w:val="000000"/>
        </w:rPr>
        <w:t>WDESN</w:t>
      </w:r>
      <w:r w:rsidR="0070274D" w:rsidRPr="009F584E">
        <w:rPr>
          <w:rFonts w:cs="David"/>
          <w:color w:val="000000"/>
        </w:rPr>
        <w:t>s</w:t>
      </w:r>
      <w:r w:rsidR="0070274D" w:rsidRPr="009F584E">
        <w:t xml:space="preserve"> feasible to deploy, in a relatively low operational cost, using </w:t>
      </w:r>
      <w:r w:rsidR="0070274D" w:rsidRPr="009F584E">
        <w:rPr>
          <w:rFonts w:cs="David" w:hint="cs"/>
          <w:color w:val="000000"/>
        </w:rPr>
        <w:t>portable MSUs</w:t>
      </w:r>
      <w:r w:rsidR="0070274D" w:rsidRPr="009F584E">
        <w:rPr>
          <w:rFonts w:cs="David"/>
          <w:color w:val="000000"/>
        </w:rPr>
        <w:t>.</w:t>
      </w:r>
      <w:r w:rsidR="00DE46AF">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3B10D959" w:rsidR="00067E53" w:rsidRDefault="004D56A6" w:rsidP="00E87BA7">
      <w:pPr>
        <w:ind w:firstLine="720"/>
        <w:rPr>
          <w:rFonts w:asciiTheme="majorBidi" w:hAnsiTheme="majorBidi" w:cstheme="majorBidi"/>
        </w:rPr>
      </w:pPr>
      <w:r>
        <w:t xml:space="preserve">This proposed work </w:t>
      </w:r>
      <w:r w:rsidR="004C17A1">
        <w:t>will</w:t>
      </w:r>
      <w:r w:rsidR="00013AA6" w:rsidRPr="0063144D">
        <w:t xml:space="preserve"> provide </w:t>
      </w:r>
      <w:ins w:id="114" w:author="Barak Fishbain" w:date="2019-07-29T22:40:00Z">
        <w:r w:rsidR="00767A81">
          <w:t xml:space="preserve">mathematical and </w:t>
        </w:r>
      </w:ins>
      <w:r w:rsidR="00013AA6" w:rsidRPr="0063144D">
        <w:t xml:space="preserve">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115" w:name="OLE_LINK156"/>
      <w:bookmarkStart w:id="116"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115"/>
      <w:bookmarkEnd w:id="116"/>
    </w:p>
    <w:p w14:paraId="6D732D8D" w14:textId="04C55157" w:rsidR="005B294C" w:rsidRDefault="002579A4" w:rsidP="00E87BA7">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w:t>
      </w:r>
      <w:ins w:id="117" w:author="Barak Fishbain" w:date="2019-07-29T22:41:00Z">
        <w:r w:rsidR="00767A81">
          <w:t>firstly offers an adaptive mecha</w:t>
        </w:r>
      </w:ins>
      <w:ins w:id="118" w:author="Barak Fishbain" w:date="2019-07-29T22:42:00Z">
        <w:r w:rsidR="00767A81">
          <w:t xml:space="preserve">nism, which </w:t>
        </w:r>
      </w:ins>
      <w:r w:rsidR="00323176">
        <w:t xml:space="preserve">considers the time-varying </w:t>
      </w:r>
      <w:ins w:id="119" w:author="Barak Fishbain" w:date="2019-07-29T22:42:00Z">
        <w:r w:rsidR="00767A81">
          <w:t xml:space="preserve">pollution and </w:t>
        </w:r>
      </w:ins>
      <w:r w:rsidR="00A76B4F">
        <w:t xml:space="preserve">meteorological conditions </w:t>
      </w:r>
      <w:r w:rsidR="005B294C">
        <w:t xml:space="preserve">that </w:t>
      </w:r>
      <w:del w:id="120" w:author="Barak Fishbain" w:date="2019-07-29T22:42:00Z">
        <w:r w:rsidR="00FE3565" w:rsidDel="00767A81">
          <w:delText xml:space="preserve"> </w:delText>
        </w:r>
        <w:r w:rsidR="00C326F8" w:rsidDel="00767A81">
          <w:delText xml:space="preserve"> </w:delText>
        </w:r>
      </w:del>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p w14:paraId="49A7A4C8" w14:textId="20CE1DF2" w:rsidR="00C243DF" w:rsidDel="00767A81" w:rsidRDefault="00C243DF" w:rsidP="00E87BA7">
      <w:pPr>
        <w:rPr>
          <w:del w:id="121" w:author="Barak Fishbain" w:date="2019-07-29T22:42:00Z"/>
          <w:rFonts w:cs="David"/>
        </w:rPr>
      </w:pPr>
    </w:p>
    <w:p w14:paraId="75CE353E" w14:textId="1E5F8E41" w:rsidR="00A33910" w:rsidDel="00767A81" w:rsidRDefault="00A33910" w:rsidP="0089641E">
      <w:pPr>
        <w:pStyle w:val="Heading1"/>
        <w:numPr>
          <w:ilvl w:val="0"/>
          <w:numId w:val="0"/>
        </w:numPr>
        <w:ind w:left="432"/>
        <w:rPr>
          <w:del w:id="122" w:author="Barak Fishbain" w:date="2019-07-29T22:42:00Z"/>
        </w:rPr>
      </w:pPr>
    </w:p>
    <w:p w14:paraId="0985420A" w14:textId="52E11613" w:rsidR="00A33910" w:rsidDel="00767A81" w:rsidRDefault="00A33910" w:rsidP="00E87BA7">
      <w:pPr>
        <w:rPr>
          <w:del w:id="123" w:author="Barak Fishbain" w:date="2019-07-29T22:42:00Z"/>
        </w:rPr>
      </w:pPr>
    </w:p>
    <w:p w14:paraId="269BF784" w14:textId="2018B52A" w:rsidR="00A33910" w:rsidDel="00767A81" w:rsidRDefault="00A33910" w:rsidP="00E87BA7">
      <w:pPr>
        <w:rPr>
          <w:del w:id="124" w:author="Barak Fishbain" w:date="2019-07-29T22:42:00Z"/>
        </w:rPr>
      </w:pPr>
    </w:p>
    <w:p w14:paraId="0BBEB4CD" w14:textId="6EEAD310" w:rsidR="00A33910" w:rsidDel="00767A81" w:rsidRDefault="00A33910" w:rsidP="00E87BA7">
      <w:pPr>
        <w:rPr>
          <w:del w:id="125" w:author="Barak Fishbain" w:date="2019-07-29T22:42:00Z"/>
        </w:rPr>
      </w:pPr>
    </w:p>
    <w:p w14:paraId="3E0211B9" w14:textId="41AFFF9A" w:rsidR="00A33910" w:rsidDel="00767A81" w:rsidRDefault="00A33910" w:rsidP="00E87BA7">
      <w:pPr>
        <w:rPr>
          <w:del w:id="126" w:author="Barak Fishbain" w:date="2019-07-29T22:42:00Z"/>
        </w:rPr>
      </w:pPr>
    </w:p>
    <w:p w14:paraId="6220F12B" w14:textId="17ED9B47" w:rsidR="00A33910" w:rsidDel="00767A81" w:rsidRDefault="00A33910" w:rsidP="00E87BA7">
      <w:pPr>
        <w:rPr>
          <w:del w:id="127" w:author="Barak Fishbain" w:date="2019-07-29T22:42:00Z"/>
        </w:rPr>
      </w:pPr>
    </w:p>
    <w:p w14:paraId="002BBD92" w14:textId="116AAE97" w:rsidR="00A33910" w:rsidDel="00767A81" w:rsidRDefault="00A33910" w:rsidP="00E87BA7">
      <w:pPr>
        <w:rPr>
          <w:del w:id="128" w:author="Barak Fishbain" w:date="2019-07-29T22:42:00Z"/>
        </w:rPr>
      </w:pPr>
    </w:p>
    <w:p w14:paraId="088E825F" w14:textId="44B88862" w:rsidR="00A33910" w:rsidDel="00767A81" w:rsidRDefault="00A33910" w:rsidP="00E87BA7">
      <w:pPr>
        <w:rPr>
          <w:del w:id="129" w:author="Barak Fishbain" w:date="2019-07-29T22:42:00Z"/>
        </w:rPr>
      </w:pPr>
    </w:p>
    <w:p w14:paraId="602E16C0" w14:textId="7654F3E9" w:rsidR="00A33910" w:rsidDel="00767A81" w:rsidRDefault="00A33910" w:rsidP="00E87BA7">
      <w:pPr>
        <w:rPr>
          <w:del w:id="130" w:author="Barak Fishbain" w:date="2019-07-29T22:42:00Z"/>
        </w:rPr>
      </w:pPr>
    </w:p>
    <w:p w14:paraId="200684F4" w14:textId="341E2975" w:rsidR="00A33910" w:rsidDel="00767A81" w:rsidRDefault="00A33910" w:rsidP="00E87BA7">
      <w:pPr>
        <w:rPr>
          <w:del w:id="131" w:author="Barak Fishbain" w:date="2019-07-29T22:42:00Z"/>
        </w:rPr>
      </w:pPr>
    </w:p>
    <w:p w14:paraId="40667D1E" w14:textId="04293211" w:rsidR="00A33910" w:rsidDel="00767A81" w:rsidRDefault="00A33910" w:rsidP="00E87BA7">
      <w:pPr>
        <w:rPr>
          <w:del w:id="132" w:author="Barak Fishbain" w:date="2019-07-29T22:42:00Z"/>
        </w:rPr>
      </w:pPr>
    </w:p>
    <w:p w14:paraId="00AC0852" w14:textId="3B72715F" w:rsidR="00A33910" w:rsidDel="00767A81" w:rsidRDefault="00A33910" w:rsidP="00E87BA7">
      <w:pPr>
        <w:rPr>
          <w:del w:id="133" w:author="Barak Fishbain" w:date="2019-07-29T22:42:00Z"/>
        </w:rPr>
      </w:pPr>
    </w:p>
    <w:p w14:paraId="4B4C7E9A" w14:textId="30741005" w:rsidR="00C11F79" w:rsidDel="00767A81" w:rsidRDefault="00C11F79" w:rsidP="00E87BA7">
      <w:pPr>
        <w:rPr>
          <w:del w:id="134" w:author="Barak Fishbain" w:date="2019-07-29T22:42:00Z"/>
        </w:rPr>
      </w:pPr>
    </w:p>
    <w:p w14:paraId="0166293D" w14:textId="6F9766BB" w:rsidR="00410CF7" w:rsidDel="00767A81" w:rsidRDefault="00410CF7" w:rsidP="00E87BA7">
      <w:pPr>
        <w:rPr>
          <w:del w:id="135" w:author="Barak Fishbain" w:date="2019-07-29T22:42:00Z"/>
        </w:rPr>
      </w:pPr>
    </w:p>
    <w:p w14:paraId="4DB2DCCA" w14:textId="1E4D08C0" w:rsidR="00410CF7" w:rsidRPr="00A33910" w:rsidDel="00767A81" w:rsidRDefault="00410CF7" w:rsidP="00E87BA7">
      <w:pPr>
        <w:rPr>
          <w:del w:id="136" w:author="Barak Fishbain" w:date="2019-07-29T22:42:00Z"/>
        </w:rPr>
      </w:pPr>
    </w:p>
    <w:p w14:paraId="5D7E0718" w14:textId="0D684FE8" w:rsidR="00D90ABC" w:rsidRPr="00A10451" w:rsidRDefault="00A678A6" w:rsidP="0089641E">
      <w:pPr>
        <w:pStyle w:val="Heading1"/>
      </w:pPr>
      <w:bookmarkStart w:id="137" w:name="_Toc14991884"/>
      <w:r w:rsidRPr="00A10451">
        <w:rPr>
          <w:rFonts w:hint="cs"/>
        </w:rPr>
        <w:t>Literature review</w:t>
      </w:r>
      <w:bookmarkEnd w:id="137"/>
    </w:p>
    <w:p w14:paraId="66A40561" w14:textId="3A767DE5" w:rsidR="004170D4" w:rsidRPr="00A10451" w:rsidRDefault="00471C6C" w:rsidP="00E87BA7">
      <w:pPr>
        <w:pStyle w:val="Heading2"/>
      </w:pPr>
      <w:bookmarkStart w:id="138" w:name="_Toc14991885"/>
      <w:r w:rsidRPr="00A10451">
        <w:rPr>
          <w:rFonts w:hint="cs"/>
        </w:rPr>
        <w:t>The problem of s</w:t>
      </w:r>
      <w:r w:rsidR="004170D4" w:rsidRPr="00A10451">
        <w:rPr>
          <w:rFonts w:hint="cs"/>
        </w:rPr>
        <w:t>ensors</w:t>
      </w:r>
      <w:r w:rsidR="002D0FC5">
        <w:t xml:space="preserve"> deployment</w:t>
      </w:r>
      <w:bookmarkEnd w:id="138"/>
    </w:p>
    <w:p w14:paraId="64CE4BF6" w14:textId="54477BD0" w:rsidR="005C53EE" w:rsidRPr="00A10451" w:rsidRDefault="006316FA" w:rsidP="00E87BA7">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900430">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http://www.mendeley.com/documents/?uuid=27e06e97-e2e3-45d7-b248-b753988f6be5"]}],"mendeley":{"formattedCitation":"[26]","plainTextFormattedCitation":"[26]","previouslyFormattedCitation":"[26]"},"properties":{"noteIndex":0},"schema":"https://github.com/citation-style-language/schema/raw/master/csl-citation.json"}</w:instrText>
      </w:r>
      <w:r w:rsidR="00FA79C2" w:rsidRPr="00A10451">
        <w:rPr>
          <w:rFonts w:cs="David" w:hint="cs"/>
        </w:rPr>
        <w:fldChar w:fldCharType="separate"/>
      </w:r>
      <w:r w:rsidR="00E26158" w:rsidRPr="00E26158">
        <w:rPr>
          <w:rFonts w:cs="David"/>
          <w:noProof/>
        </w:rPr>
        <w:t>[26]</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900430">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http://www.mendeley.com/documents/?uuid=94d56f78-f0b7-47e4-b2ca-0835c374b5ed"]}],"mendeley":{"formattedCitation":"[27]","plainTextFormattedCitation":"[27]","previouslyFormattedCitation":"[27]"},"properties":{"noteIndex":0},"schema":"https://github.com/citation-style-language/schema/raw/master/csl-citation.json"}</w:instrText>
      </w:r>
      <w:r w:rsidR="00EA6439" w:rsidRPr="00A10451">
        <w:rPr>
          <w:rFonts w:cs="David" w:hint="cs"/>
        </w:rPr>
        <w:fldChar w:fldCharType="separate"/>
      </w:r>
      <w:r w:rsidR="00E26158" w:rsidRPr="00E26158">
        <w:rPr>
          <w:rFonts w:cs="David"/>
          <w:noProof/>
        </w:rPr>
        <w:t>[27]</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900430">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38170a5c-31f7-4fd3-8783-3c1c310796ac"]}],"mendeley":{"formattedCitation":"[28]","plainTextFormattedCitation":"[28]","previouslyFormattedCitation":"[28]"},"properties":{"noteIndex":0},"schema":"https://github.com/citation-style-language/schema/raw/master/csl-citation.json"}</w:instrText>
      </w:r>
      <w:r w:rsidR="004979CC" w:rsidRPr="00A10451">
        <w:rPr>
          <w:rFonts w:cs="David" w:hint="cs"/>
        </w:rPr>
        <w:fldChar w:fldCharType="separate"/>
      </w:r>
      <w:r w:rsidR="00E26158" w:rsidRPr="00E26158">
        <w:rPr>
          <w:rFonts w:cs="David"/>
          <w:noProof/>
        </w:rPr>
        <w:t>[28]</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reduced to</w:t>
      </w:r>
      <w:r w:rsidR="00B15C0D">
        <w:rPr>
          <w:rFonts w:cs="David"/>
        </w:rPr>
        <w:t xml:space="preserve"> sensor’s type suitability </w:t>
      </w:r>
      <w:bookmarkStart w:id="139" w:name="_GoBack"/>
      <w:r w:rsidR="00B15C0D">
        <w:rPr>
          <w:rFonts w:cs="David"/>
        </w:rPr>
        <w:t xml:space="preserve">(see Section </w:t>
      </w:r>
      <w:r w:rsidR="0021682C">
        <w:rPr>
          <w:rFonts w:cs="David"/>
        </w:rPr>
        <w:fldChar w:fldCharType="begin"/>
      </w:r>
      <w:r w:rsidR="0021682C">
        <w:rPr>
          <w:rFonts w:cs="David"/>
        </w:rPr>
        <w:instrText xml:space="preserve"> REF _Ref14950376 \r \h </w:instrText>
      </w:r>
      <w:r w:rsidR="0021682C">
        <w:rPr>
          <w:rFonts w:cs="David"/>
        </w:rPr>
      </w:r>
      <w:r w:rsidR="0021682C">
        <w:rPr>
          <w:rFonts w:cs="David"/>
        </w:rPr>
        <w:fldChar w:fldCharType="separate"/>
      </w:r>
      <w:ins w:id="140" w:author="Barak Fishbain" w:date="2019-07-28T17:49:00Z">
        <w:r w:rsidR="007B0BA7">
          <w:rPr>
            <w:rFonts w:cs="David"/>
            <w:cs/>
          </w:rPr>
          <w:t>‎</w:t>
        </w:r>
        <w:r w:rsidR="007B0BA7">
          <w:rPr>
            <w:rFonts w:cs="David"/>
          </w:rPr>
          <w:t>4.3</w:t>
        </w:r>
      </w:ins>
      <w:del w:id="141" w:author="Barak Fishbain" w:date="2019-07-28T17:49:00Z">
        <w:r w:rsidR="0056587D" w:rsidDel="007B0BA7">
          <w:rPr>
            <w:rFonts w:cs="David"/>
            <w:cs/>
          </w:rPr>
          <w:delText>‎</w:delText>
        </w:r>
        <w:r w:rsidR="0056587D" w:rsidDel="007B0BA7">
          <w:rPr>
            <w:rFonts w:cs="David"/>
          </w:rPr>
          <w:delText>4</w:delText>
        </w:r>
        <w:r w:rsidR="0056587D" w:rsidDel="007B0BA7">
          <w:rPr>
            <w:rFonts w:cs="David"/>
          </w:rPr>
          <w:delText>.3</w:delText>
        </w:r>
      </w:del>
      <w:r w:rsidR="0021682C">
        <w:rPr>
          <w:rFonts w:cs="David"/>
        </w:rPr>
        <w:fldChar w:fldCharType="end"/>
      </w:r>
      <w:r w:rsidR="00B15C0D">
        <w:rPr>
          <w:rFonts w:cs="David"/>
        </w:rPr>
        <w:t>),</w:t>
      </w:r>
      <w:r w:rsidR="002300AE" w:rsidRPr="00A10451">
        <w:rPr>
          <w:rFonts w:cs="David" w:hint="cs"/>
        </w:rPr>
        <w:t xml:space="preserve"> </w:t>
      </w:r>
      <w:bookmarkEnd w:id="139"/>
      <w:r w:rsidR="002300AE" w:rsidRPr="00A10451">
        <w:rPr>
          <w:rFonts w:cs="David" w:hint="cs"/>
        </w:rPr>
        <w:t xml:space="preserve">coverage </w:t>
      </w:r>
      <w:r w:rsidR="000C6F53" w:rsidRPr="00A10451">
        <w:rPr>
          <w:rFonts w:cs="David" w:hint="cs"/>
        </w:rPr>
        <w:t xml:space="preserve">area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w:t>
      </w:r>
      <w:r w:rsidR="00610A52" w:rsidRPr="00A10451">
        <w:rPr>
          <w:rFonts w:cs="David" w:hint="cs"/>
        </w:rPr>
        <w:lastRenderedPageBreak/>
        <w:t>data directly to a centralized computer</w:t>
      </w:r>
      <w:r w:rsidR="00636F82" w:rsidRPr="00A10451">
        <w:rPr>
          <w:rFonts w:cs="David" w:hint="cs"/>
        </w:rPr>
        <w:t xml:space="preserve"> </w:t>
      </w:r>
      <w:r w:rsidR="00636F82" w:rsidRPr="00A10451">
        <w:rPr>
          <w:rFonts w:cs="David" w:hint="cs"/>
        </w:rPr>
        <w:fldChar w:fldCharType="begin" w:fldLock="1"/>
      </w:r>
      <w:r w:rsidR="00900430">
        <w:rPr>
          <w:rFonts w:cs="David"/>
        </w:rPr>
        <w:instrText>ADDIN CSL_CITATION {"citationItems":[{"id":"ITEM-1","itemData":{"DOI":"10.1016/j.scitotenv.2016.09.061","ISSN":"18791026","abstract":"Recent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Cole-Hunter","given":"Tom","non-dropping-particle":"","parse-names":false,"suffix":""},{"dropping-particle":"","family":"Popoola","given":"Olalekan","non-dropping-particle":"","parse-names":false,"suffix":""},{"dropping-particle":"","family":"Broday","given":"David M.","non-dropping-particle":"","parse-names":false,"suffix":""},{"dropping-particle":"","family":"Iñiguez","given":"Tania Martinez","non-dropping-particle":"","parse-names":false,"suffix":""},{"dropping-particle":"","family":"Nieuwenhuijsen","given":"Mark","non-dropping-particle":"","parse-names":false,"suffix":""},{"dropping-particle":"","family":"Jovasevic-Stojanovic","given":"Milena","non-dropping-particle":"","parse-names":false,"suffix":""},{"dropping-particle":"","family":"Topalovic","given":"Dusan","non-dropping-particle":"","parse-names":false,"suffix":""},{"dropping-particle":"","family":"Jones","given":"Roderic L.","non-dropping-particle":"","parse-names":false,"suffix":""},{"dropping-particle":"","family":"Galea","given":"Karen S.","non-dropping-particle":"","parse-names":false,"suffix":""},{"dropping-particle":"","family":"Etzion","given":"Yael","non-dropping-particle":"","parse-names":false,"suffix":""},{"dropping-particle":"","family":"Kizel","given":"Fadi","non-dropping-particle":"","parse-names":false,"suffix":""},{"dropping-particle":"","family":"Golumbic","given":"Yaela N.","non-dropping-particle":"","parse-names":false,"suffix":""},{"dropping-particle":"","family":"AyeletBaram-Tsabari","given":"","non-dropping-particle":"","parse-names":false,"suffix":""},{"dropping-particle":"","family":"Yacobi","given":"Tamar","non-dropping-particle":"","parse-names":false,"suffix":""},{"dropping-particle":"","family":"Drahler","given":"Dana","non-dropping-particle":"","parse-names":false,"suffix":""},{"dropping-particle":"","family":"A.Robinson","given":"Johanna","non-dropping-particle":"","parse-names":false,"suffix":""},{"dropping-particle":"","family":"Kocman","given":"David","non-dropping-particle":"","parse-names":false,"suffix":""},{"dropping-particle":"","family":"Horvat","given":"Milena","non-dropping-particle":"","parse-names":false,"suffix":""},{"dropping-particle":"","family":"Svecova","given":"Vlasta","non-dropping-particle":"","parse-names":false,"suffix":""},{"dropping-particle":"","family":"Arpaci","given":"Alexander","non-dropping-particle":"","parse-names":false,"suffix":""},{"dropping-particle":"","family":"Bartonova","given":"Alena","non-dropping-particle":"","parse-names":false,"suffix":""}],"container-title":"Science of the Total Environment","id":"ITEM-1","issued":{"date-parts":[["2017","1","1"]]},"page":"639-648","publisher":"Elsevier","title":"An evaluation tool kit of air quality micro-sensing units","type":"article-journal","volume":"575"},"uris":["http://www.mendeley.com/documents/?uuid=544d8ab3-315d-3925-959b-9fccc31d8247"]},{"id":"ITEM-2","itemData":{"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Informatics","id":"ITEM-2","issued":{"date-parts":[["2018"]]},"title":"Optimal Deployment of a Heterogeneous Environmental Sensor Network","type":"article-journal"},"uris":["http://www.mendeley.com/documents/?uuid=4b00e098-aea0-46f4-9a1c-e1de6627938d"]}],"mendeley":{"formattedCitation":"[29], [30]","plainTextFormattedCitation":"[29], [30]","previouslyFormattedCitation":"[29], [30]"},"properties":{"noteIndex":0},"schema":"https://github.com/citation-style-language/schema/raw/master/csl-citation.json"}</w:instrText>
      </w:r>
      <w:r w:rsidR="00636F82" w:rsidRPr="00A10451">
        <w:rPr>
          <w:rFonts w:cs="David" w:hint="cs"/>
        </w:rPr>
        <w:fldChar w:fldCharType="separate"/>
      </w:r>
      <w:r w:rsidR="00E26158" w:rsidRPr="00E26158">
        <w:rPr>
          <w:rFonts w:cs="David"/>
          <w:noProof/>
        </w:rPr>
        <w:t>[29], [30]</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E87BA7">
      <w:pPr>
        <w:ind w:right="-2"/>
        <w:rPr>
          <w:rFonts w:cs="David"/>
        </w:rPr>
      </w:pPr>
    </w:p>
    <w:p w14:paraId="3C3066D0" w14:textId="0DF92593" w:rsidR="00937E3F" w:rsidRDefault="002D0FC5" w:rsidP="00E87BA7">
      <w:pPr>
        <w:pStyle w:val="Heading2"/>
        <w:rPr>
          <w:rFonts w:cs="David"/>
        </w:rPr>
      </w:pPr>
      <w:bookmarkStart w:id="142" w:name="_Toc14991886"/>
      <w:r>
        <w:t>The importance of network’s application</w:t>
      </w:r>
      <w:bookmarkEnd w:id="142"/>
    </w:p>
    <w:p w14:paraId="463AD49C" w14:textId="66A2CAA0" w:rsidR="00903D82" w:rsidRPr="002845C3" w:rsidRDefault="0042358E" w:rsidP="00E87BA7">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7B0BA7">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6c901aab-eb4a-430e-b8df-5ac04c4a281f","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900430">
        <w:rPr>
          <w:rFonts w:cs="David"/>
          <w:color w:val="000000" w:themeColor="text1"/>
        </w:rPr>
        <w:instrText>ADDIN CSL_CITATION {"citationItems":[{"id":"ITEM-1","itemData":{"DOI":"10.1016/j.atmosenv.2004.06.049","ISBN":"1352-2310","ISSN":"13522310","abstract":"This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6c7df13c-cc7c-4f31-a907-422bdcbae2e9"]}],"mendeley":{"formattedCitation":"[25]","plainTextFormattedCitation":"[25]","previouslyFormattedCitation":"[25]"},"properties":{"noteIndex":0},"schema":"https://github.com/citation-style-language/schema/raw/master/csl-citation.json"}</w:instrText>
      </w:r>
      <w:r w:rsidR="009F6601" w:rsidRPr="00C714EA">
        <w:rPr>
          <w:rFonts w:cs="David" w:hint="cs"/>
          <w:color w:val="000000" w:themeColor="text1"/>
        </w:rPr>
        <w:fldChar w:fldCharType="separate"/>
      </w:r>
      <w:r w:rsidR="00E26158" w:rsidRPr="00E26158">
        <w:rPr>
          <w:rFonts w:cs="David"/>
          <w:noProof/>
          <w:color w:val="000000" w:themeColor="text1"/>
        </w:rPr>
        <w:t>[25]</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2A4957">
        <w:rPr>
          <w:rFonts w:cs="David" w:hint="cs"/>
          <w:color w:val="000000" w:themeColor="text1"/>
        </w:rPr>
        <w:t>exposure assessment</w:t>
      </w:r>
      <w:r w:rsidR="00CC6E0E" w:rsidRPr="00C714EA">
        <w:rPr>
          <w:rFonts w:cs="David" w:hint="cs"/>
          <w:color w:val="000000" w:themeColor="text1"/>
        </w:rPr>
        <w:t xml:space="preserve"> as </w:t>
      </w:r>
      <w:r w:rsidR="002A4957">
        <w:rPr>
          <w:rFonts w:cs="David"/>
          <w:color w:val="000000" w:themeColor="text1"/>
        </w:rPr>
        <w:t>a goal</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a constrained</w:t>
      </w:r>
      <w:r w:rsidR="00E01F90">
        <w:rPr>
          <w:rFonts w:cs="David"/>
          <w:color w:val="000000" w:themeColor="text1"/>
        </w:rPr>
        <w:t xml:space="preserve"> single</w:t>
      </w:r>
      <w:r w:rsidR="000C7256" w:rsidRPr="00C714EA">
        <w:rPr>
          <w:rFonts w:cs="David" w:hint="cs"/>
          <w:color w:val="000000" w:themeColor="text1"/>
        </w:rPr>
        <w:t xml:space="preserve"> optimization problem</w:t>
      </w:r>
      <w:r w:rsidR="00E01F9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_Ref14950404 \r \h </w:instrText>
      </w:r>
      <w:r w:rsidR="0021682C">
        <w:rPr>
          <w:rFonts w:cs="David"/>
          <w:color w:val="000000" w:themeColor="text1"/>
        </w:rPr>
      </w:r>
      <w:r w:rsidR="0021682C">
        <w:rPr>
          <w:rFonts w:cs="David"/>
          <w:color w:val="000000" w:themeColor="text1"/>
        </w:rPr>
        <w:fldChar w:fldCharType="separate"/>
      </w:r>
      <w:ins w:id="143" w:author="Barak Fishbain" w:date="2019-07-28T17:49:00Z">
        <w:r w:rsidR="007B0BA7">
          <w:rPr>
            <w:rFonts w:cs="David"/>
            <w:color w:val="000000" w:themeColor="text1"/>
            <w:cs/>
          </w:rPr>
          <w:t>‎</w:t>
        </w:r>
        <w:r w:rsidR="007B0BA7">
          <w:rPr>
            <w:rFonts w:cs="David"/>
            <w:color w:val="000000" w:themeColor="text1"/>
          </w:rPr>
          <w:t>4.5</w:t>
        </w:r>
      </w:ins>
      <w:del w:id="144" w:author="Barak Fishbain" w:date="2019-07-28T17:49:00Z">
        <w:r w:rsidR="0056587D" w:rsidDel="007B0BA7">
          <w:rPr>
            <w:rFonts w:cs="David"/>
            <w:color w:val="000000" w:themeColor="text1"/>
            <w:cs/>
          </w:rPr>
          <w:delText>‎</w:delText>
        </w:r>
        <w:r w:rsidR="0056587D" w:rsidDel="007B0BA7">
          <w:rPr>
            <w:rFonts w:cs="David"/>
            <w:color w:val="000000" w:themeColor="text1"/>
          </w:rPr>
          <w:delText>4.5</w:delText>
        </w:r>
      </w:del>
      <w:r w:rsidR="0021682C">
        <w:rPr>
          <w:rFonts w:cs="David"/>
          <w:color w:val="000000" w:themeColor="text1"/>
        </w:rPr>
        <w:fldChar w:fldCharType="end"/>
      </w:r>
      <w:r w:rsidR="00E01F90">
        <w:rPr>
          <w:rFonts w:cs="David"/>
          <w:color w:val="000000" w:themeColor="text1"/>
        </w:rPr>
        <w:t>)</w:t>
      </w:r>
      <w:r w:rsidR="000C7256" w:rsidRPr="00C714EA">
        <w:rPr>
          <w:rFonts w:cs="David" w:hint="cs"/>
          <w:color w:val="000000" w:themeColor="text1"/>
        </w:rPr>
        <w:t xml:space="preserve">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B15C0D">
        <w:rPr>
          <w:rFonts w:cs="David"/>
          <w:color w:val="000000" w:themeColor="text1"/>
        </w:rPr>
        <w:t>was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B15C0D">
        <w:rPr>
          <w:rFonts w:cs="David"/>
          <w:color w:val="000000" w:themeColor="text1"/>
        </w:rPr>
        <w:t>d</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E26158">
        <w:rPr>
          <w:rFonts w:cs="David"/>
          <w:color w:val="000000" w:themeColor="text1"/>
        </w:rPr>
        <w:instrText>ADDIN CSL_CITATION {"citationItems":[{"id":"ITEM-1","itemData":{"author":[{"dropping-particle":"","family":"Carter","given":"Brian","non-dropping-particle":"","parse-names":false,"suffix":""},{"dropping-particle":"","family":"Ragade","given":"Rammohan","non-dropping-particle":"","parse-names":false,"suffix":""}],"container-title":"Sensors Applications Symposium, 2009. SAS 2009. IEEE","id":"ITEM-1","issued":{"date-parts":[["2009"]]},"page":"7-12","title":"A probabilistic model for the deployment of sensors","type":"paper-conference"},"uris":["http://www.mendeley.com/documents/?uuid=9b0e5762-c434-4af9-8885-b8b3142a3fb1"]}],"mendeley":{"formattedCitation":"[31]","plainTextFormattedCitation":"[31]","previouslyFormattedCitation":"[31]"},"properties":{"noteIndex":0},"schema":"https://github.com/citation-style-language/schema/raw/master/csl-citation.json"}</w:instrText>
      </w:r>
      <w:r w:rsidR="00161A2A" w:rsidRPr="00C714EA">
        <w:rPr>
          <w:rFonts w:cs="David" w:hint="cs"/>
          <w:color w:val="000000" w:themeColor="text1"/>
        </w:rPr>
        <w:fldChar w:fldCharType="separate"/>
      </w:r>
      <w:r w:rsidR="00E26158" w:rsidRPr="00E26158">
        <w:rPr>
          <w:rFonts w:cs="David"/>
          <w:noProof/>
          <w:color w:val="000000" w:themeColor="text1"/>
        </w:rPr>
        <w:t>[31]</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B15C0D">
        <w:rPr>
          <w:rFonts w:cs="David"/>
          <w:color w:val="000000" w:themeColor="text1"/>
        </w:rPr>
        <w:t>took</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D327B6">
        <w:rPr>
          <w:rFonts w:cs="David" w:hint="cs"/>
        </w:rPr>
        <w:t>a certain level of detection</w:t>
      </w:r>
      <w:r w:rsidR="000765EB" w:rsidRPr="00A10451">
        <w:rPr>
          <w:rFonts w:cs="David" w:hint="cs"/>
          <w:b/>
          <w:bCs/>
        </w:rPr>
        <w:t xml:space="preserve">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E26158">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http://www.mendeley.com/documents/?uuid=f486ec8a-42a5-4e26-86d7-dcc11d723bca"]}],"mendeley":{"formattedCitation":"[32]","plainTextFormattedCitation":"[32]","previouslyFormattedCitation":"[32]"},"properties":{"noteIndex":0},"schema":"https://github.com/citation-style-language/schema/raw/master/csl-citation.json"}</w:instrText>
      </w:r>
      <w:r w:rsidR="00D87C9D" w:rsidRPr="00C714EA">
        <w:rPr>
          <w:rFonts w:cs="David" w:hint="cs"/>
          <w:color w:val="000000" w:themeColor="text1"/>
        </w:rPr>
        <w:fldChar w:fldCharType="separate"/>
      </w:r>
      <w:r w:rsidR="00E26158" w:rsidRPr="00E26158">
        <w:rPr>
          <w:rFonts w:cs="David"/>
          <w:noProof/>
          <w:color w:val="000000" w:themeColor="text1"/>
        </w:rPr>
        <w:t>[32]</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D327B6">
        <w:rPr>
          <w:rFonts w:cs="David" w:hint="cs"/>
          <w:color w:val="000000" w:themeColor="text1"/>
        </w:rPr>
        <w:t>detect</w:t>
      </w:r>
      <w:r w:rsidR="00D87C9D" w:rsidRPr="00D327B6">
        <w:rPr>
          <w:rFonts w:cs="David" w:hint="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04142C">
        <w:rPr>
          <w:rFonts w:cs="David"/>
        </w:rPr>
        <w:t>were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E26158">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http://www.mendeley.com/documents/?uuid=18200ba9-6aad-4baa-82b8-11e0097b3e03"]}],"mendeley":{"formattedCitation":"[33]","plainTextFormattedCitation":"[33]","previouslyFormattedCitation":"[33]"},"properties":{"noteIndex":0},"schema":"https://github.com/citation-style-language/schema/raw/master/csl-citation.json"}</w:instrText>
      </w:r>
      <w:r w:rsidR="004E6FAB" w:rsidRPr="00C714EA">
        <w:rPr>
          <w:rFonts w:cs="David" w:hint="cs"/>
          <w:color w:val="000000" w:themeColor="text1"/>
        </w:rPr>
        <w:fldChar w:fldCharType="separate"/>
      </w:r>
      <w:r w:rsidR="00E26158" w:rsidRPr="00E26158">
        <w:rPr>
          <w:rFonts w:cs="David"/>
          <w:noProof/>
          <w:color w:val="000000" w:themeColor="text1"/>
        </w:rPr>
        <w:t>[33]</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D327B6">
        <w:rPr>
          <w:rFonts w:cs="David" w:hint="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E26158">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E26158">
        <w:rPr>
          <w:rFonts w:ascii="Calibri" w:hAnsi="Calibri" w:cs="Calibri"/>
          <w:color w:val="000000" w:themeColor="text1"/>
        </w:rPr>
        <w:instrText>μ</w:instrText>
      </w:r>
      <w:r w:rsidR="00E26158">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http://www.mendeley.com/documents/?uuid=47944da0-16ed-4665-9345-005995ef50b4"]}],"mendeley":{"formattedCitation":"[34]","plainTextFormattedCitation":"[34]","previouslyFormattedCitation":"[34]"},"properties":{"noteIndex":0},"schema":"https://github.com/citation-style-language/schema/raw/master/csl-citation.json"}</w:instrText>
      </w:r>
      <w:r w:rsidR="00F27DAE" w:rsidRPr="00C714EA">
        <w:rPr>
          <w:rFonts w:cs="David" w:hint="cs"/>
          <w:color w:val="000000" w:themeColor="text1"/>
        </w:rPr>
        <w:fldChar w:fldCharType="separate"/>
      </w:r>
      <w:r w:rsidR="00E26158" w:rsidRPr="00E26158">
        <w:rPr>
          <w:rFonts w:cs="David"/>
          <w:noProof/>
          <w:color w:val="000000" w:themeColor="text1"/>
        </w:rPr>
        <w:t>[34]</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B15C0D">
        <w:rPr>
          <w:rFonts w:cs="David"/>
          <w:color w:val="000000" w:themeColor="text1"/>
        </w:rPr>
        <w:t>aimed</w:t>
      </w:r>
      <w:r w:rsidR="00D6651A" w:rsidRPr="00C714EA">
        <w:rPr>
          <w:rFonts w:cs="David" w:hint="cs"/>
          <w:color w:val="000000" w:themeColor="text1"/>
        </w:rPr>
        <w:t xml:space="preserve"> to </w:t>
      </w:r>
      <w:r w:rsidR="00D6651A" w:rsidRPr="00D327B6">
        <w:rPr>
          <w:rFonts w:cs="David" w:hint="cs"/>
          <w:color w:val="000000" w:themeColor="text1"/>
        </w:rPr>
        <w:t xml:space="preserve">improve the performance </w:t>
      </w:r>
      <w:r w:rsidR="00D6651A" w:rsidRPr="00C714EA">
        <w:rPr>
          <w:rFonts w:cs="David" w:hint="cs"/>
          <w:color w:val="000000" w:themeColor="text1"/>
        </w:rPr>
        <w:t>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04142C">
        <w:rPr>
          <w:rFonts w:cs="David"/>
        </w:rPr>
        <w:t>ed</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w:t>
      </w:r>
      <w:r w:rsidR="0004142C">
        <w:rPr>
          <w:rFonts w:cs="David"/>
        </w:rPr>
        <w:t>d</w:t>
      </w:r>
      <w:r w:rsidR="00F27DAE" w:rsidRPr="00A10451">
        <w:rPr>
          <w:rFonts w:cs="David" w:hint="cs"/>
        </w:rPr>
        <w:t xml:space="preserve">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04142C">
        <w:rPr>
          <w:rFonts w:cs="David"/>
        </w:rPr>
        <w:t>ed</w:t>
      </w:r>
      <w:r w:rsidR="00F27DAE" w:rsidRPr="00A10451">
        <w:rPr>
          <w:rFonts w:cs="David" w:hint="cs"/>
        </w:rPr>
        <w:t xml:space="preserve"> locations that </w:t>
      </w:r>
      <w:r w:rsidR="00F27DAE" w:rsidRPr="00A10451">
        <w:rPr>
          <w:rFonts w:cs="David" w:hint="cs"/>
        </w:rPr>
        <w:lastRenderedPageBreak/>
        <w:t>improve</w:t>
      </w:r>
      <w:r w:rsidR="0004142C">
        <w:rPr>
          <w:rFonts w:cs="David"/>
        </w:rPr>
        <w:t>d</w:t>
      </w:r>
      <w:r w:rsidR="00F27DAE" w:rsidRPr="00A10451">
        <w:rPr>
          <w:rFonts w:cs="David" w:hint="cs"/>
        </w:rPr>
        <w:t xml:space="preserve"> prediction uncertainty and provide</w:t>
      </w:r>
      <w:r w:rsidR="0004142C">
        <w:rPr>
          <w:rFonts w:cs="David"/>
        </w:rPr>
        <w:t>d</w:t>
      </w:r>
      <w:r w:rsidR="00F27DAE" w:rsidRPr="00A10451">
        <w:rPr>
          <w:rFonts w:cs="David" w:hint="cs"/>
        </w:rPr>
        <w:t xml:space="preserve"> high prediction accuracy</w:t>
      </w:r>
      <w:r w:rsidR="00F27DAE" w:rsidRPr="00A10451">
        <w:rPr>
          <w:rFonts w:cs="David" w:hint="cs"/>
          <w:color w:val="000000" w:themeColor="text1"/>
        </w:rPr>
        <w:t>. Their method however require</w:t>
      </w:r>
      <w:r w:rsidR="0004142C">
        <w:rPr>
          <w:rFonts w:cs="David"/>
          <w:color w:val="000000" w:themeColor="text1"/>
        </w:rPr>
        <w:t>d</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E87BA7">
      <w:pPr>
        <w:pStyle w:val="Heading2"/>
        <w:numPr>
          <w:ilvl w:val="0"/>
          <w:numId w:val="0"/>
        </w:numPr>
        <w:ind w:left="576"/>
      </w:pPr>
    </w:p>
    <w:p w14:paraId="5A775790" w14:textId="24ABB7CC" w:rsidR="00906672" w:rsidRDefault="00E21803" w:rsidP="00E87BA7">
      <w:pPr>
        <w:pStyle w:val="Heading2"/>
      </w:pPr>
      <w:bookmarkStart w:id="145" w:name="_Ref14950376"/>
      <w:bookmarkStart w:id="146" w:name="_Toc14991887"/>
      <w:r>
        <w:t>Network h</w:t>
      </w:r>
      <w:r w:rsidR="00DF4518">
        <w:t>eterogeneity</w:t>
      </w:r>
      <w:bookmarkEnd w:id="145"/>
      <w:bookmarkEnd w:id="146"/>
      <w:r w:rsidR="00DF4518">
        <w:t xml:space="preserve"> </w:t>
      </w:r>
    </w:p>
    <w:p w14:paraId="0B33954A" w14:textId="0C5AA61B" w:rsidR="00CD0072" w:rsidRDefault="00CB45D2" w:rsidP="00E87BA7">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E26158">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author":[{"dropping-particle":"","family":"Berkowicz","given":"R.","non-dropping-particle":"","parse-names":false,"suffix":""},{"dropping-particle":"","family":"Winther","given":"M.","non-dropping-particle":"","parse-names":false,"suffix":""},{"dropping-particle":"","family":"Ketzel","given":"M.","non-dropping-particle":"","parse-names":false,"suffix":""}],"container-title":"Environmental Modelling &amp; Software","id":"ITEM-1","issue":"4","issued":{"date-parts":[["2006","4"]]},"page":"454-460","title":"Traffic pollution modelling and emission data","type":"article-journal","volume":"21"},"uris":["http://www.mendeley.com/documents/?uuid=839e13ad-b1c8-452f-abc8-49f53dd1e0de"]}],"mendeley":{"formattedCitation":"[35]","plainTextFormattedCitation":"[35]","previouslyFormattedCitation":"[35]"},"properties":{"noteIndex":0},"schema":"https://github.com/citation-style-language/schema/raw/master/csl-citation.json"}</w:instrText>
      </w:r>
      <w:r w:rsidR="00180FA5">
        <w:fldChar w:fldCharType="separate"/>
      </w:r>
      <w:r w:rsidR="00E26158" w:rsidRPr="00E26158">
        <w:rPr>
          <w:noProof/>
        </w:rPr>
        <w:t>[35]</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26158">
        <w:instrText>ADDIN CSL_CITATION {"citationItems":[{"id":"ITEM-1","itemData":{"DOI":"10.1039/b510084d","ISSN":"14640325","abstract":"Ideally,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Monitoring","id":"ITEM-1","issue":"1","issued":{"date-parts":[["2006"]]},"page":"161-166","title":"Cross-sensitivities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http://www.mendeley.com/documents/?uuid=f8d2aef7-b53a-43b4-8ce4-7927f176ac2c"]},{"id":"ITEM-2","itemData":{"ISSN":"1352-2310","author":[{"dropping-particle":"","family":"Mead","given":"M I","non-dropping-particle":"","parse-names":false,"suffix":""},{"dropping-particle":"","family":"Popoola","given":"O A 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Environment","id":"ITEM-2","issued":{"date-parts":[["2013"]]},"page":"186-203","title":"The use of electrochemical sensors for monitoring urban air quality in low-cost, high-density networks","type":"article-journal","volume":"70"},"uris":["http://www.mendeley.com/documents/?uuid=e30ea997-ee6c-4f17-9c56-e7ae7ac4d77a"]}],"mendeley":{"formattedCitation":"[13], [36]","plainTextFormattedCitation":"[13], [36]","previouslyFormattedCitation":"[13], [36]"},"properties":{"noteIndex":0},"schema":"https://github.com/citation-style-language/schema/raw/master/csl-citation.json"}</w:instrText>
      </w:r>
      <w:r w:rsidR="008A66BB">
        <w:fldChar w:fldCharType="separate"/>
      </w:r>
      <w:r w:rsidR="00E26158" w:rsidRPr="00E26158">
        <w:rPr>
          <w:noProof/>
        </w:rPr>
        <w:t>[13], [36]</w:t>
      </w:r>
      <w:r w:rsidR="008A66BB">
        <w:fldChar w:fldCharType="end"/>
      </w:r>
      <w:r w:rsidR="00357DD2">
        <w:t xml:space="preserve">. </w:t>
      </w:r>
    </w:p>
    <w:p w14:paraId="4E377DB4" w14:textId="720E9B7E" w:rsidR="009D4C23" w:rsidRPr="00A57767" w:rsidRDefault="005D706C" w:rsidP="00E87BA7">
      <w:pPr>
        <w:ind w:firstLine="720"/>
        <w:rPr>
          <w:color w:val="FF0000"/>
        </w:rPr>
      </w:pPr>
      <w:r>
        <w:t xml:space="preserve">Not many studies have dealt with this aspect with relations to air </w:t>
      </w:r>
      <w:r w:rsidRPr="00F15C10">
        <w:rPr>
          <w:color w:val="000000" w:themeColor="text1"/>
        </w:rPr>
        <w:t xml:space="preserve">pollution. </w:t>
      </w:r>
      <w:bookmarkStart w:id="147" w:name="OLE_LINK32"/>
      <w:bookmarkStart w:id="148" w:name="OLE_LINK33"/>
      <w:bookmarkStart w:id="149" w:name="OLE_LINK3"/>
      <w:r w:rsidR="00E3442D" w:rsidRPr="00F15C10">
        <w:rPr>
          <w:color w:val="000000" w:themeColor="text1"/>
        </w:rPr>
        <w:t xml:space="preserve">Chakrabarty </w:t>
      </w:r>
      <w:bookmarkEnd w:id="147"/>
      <w:bookmarkEnd w:id="148"/>
      <w:bookmarkEnd w:id="149"/>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26158">
        <w:rPr>
          <w:color w:val="000000" w:themeColor="text1"/>
        </w:rPr>
        <w:instrText>ADDIN CSL_CITATION {"citationItems":[{"id":"ITEM-1","itemData":{"author":[{"dropping-particle":"","family":"Chakrabarty","given":"Krishnendu","non-dropping-particle":"","parse-names":false,"suffix":""},{"dropping-particle":"","family":"Iyengar","given":"S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computers","id":"ITEM-1","issue":"12","issued":{"date-parts":[["2002"]]},"page":"1448-1453","publisher":"IEEE","title":"Grid coverage for surveillance and target location in distributed sensor networks","type":"article-journal","volume":"51"},"uris":["http://www.mendeley.com/documents/?uuid=36a6a9bf-cc10-4ca5-976e-4ef62ff6c937"]}],"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26158" w:rsidRPr="00E26158">
        <w:rPr>
          <w:noProof/>
          <w:color w:val="000000" w:themeColor="text1"/>
        </w:rPr>
        <w:t>[37]</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150" w:name="OLE_LINK4"/>
      <w:bookmarkStart w:id="151"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150"/>
      <w:bookmarkEnd w:id="151"/>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E26158">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http://www.mendeley.com/documents/?uuid=a0ea51b5-83d3-451c-a7fe-626efe0ffa7a"]}],"mendeley":{"formattedCitation":"[38]","plainTextFormattedCitation":"[38]","previouslyFormattedCitation":"[38]"},"properties":{"noteIndex":0},"schema":"https://github.com/citation-style-language/schema/raw/master/csl-citation.json"}</w:instrText>
      </w:r>
      <w:r w:rsidR="00EC0326">
        <w:rPr>
          <w:color w:val="000000" w:themeColor="text1"/>
        </w:rPr>
        <w:fldChar w:fldCharType="separate"/>
      </w:r>
      <w:r w:rsidR="00E26158" w:rsidRPr="00E26158">
        <w:rPr>
          <w:noProof/>
          <w:color w:val="000000" w:themeColor="text1"/>
        </w:rPr>
        <w:t>[38]</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r w:rsidR="00C504D0" w:rsidRPr="00F15C10">
        <w:rPr>
          <w:color w:val="000000" w:themeColor="text1"/>
        </w:rPr>
        <w:t>studies,</w:t>
      </w:r>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900430">
        <w:rPr>
          <w:rFonts w:cs="David"/>
          <w:color w:val="000000" w:themeColor="text1"/>
        </w:rPr>
        <w:instrText>ADDIN CSL_CITATION {"citationItems":[{"id":"ITEM-1","itemData":{"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Informatics","id":"ITEM-1","issued":{"date-parts":[["2018"]]},"title":"Optimal Deployment of a Heterogeneous Environmental Sensor Network","type":"article-journal"},"uris":["http://www.mendeley.com/documents/?uuid=4b00e098-aea0-46f4-9a1c-e1de6627938d"]}],"mendeley":{"formattedCitation":"[30]","plainTextFormattedCitation":"[30]","previouslyFormattedCitation":"[30]"},"properties":{"noteIndex":0},"schema":"https://github.com/citation-style-language/schema/raw/master/csl-citation.json"}</w:instrText>
      </w:r>
      <w:r w:rsidR="009F31A3" w:rsidRPr="00C714EA">
        <w:rPr>
          <w:rFonts w:cs="David" w:hint="cs"/>
          <w:color w:val="000000" w:themeColor="text1"/>
        </w:rPr>
        <w:fldChar w:fldCharType="separate"/>
      </w:r>
      <w:r w:rsidR="00E26158" w:rsidRPr="00E26158">
        <w:rPr>
          <w:rFonts w:cs="David"/>
          <w:noProof/>
          <w:color w:val="000000" w:themeColor="text1"/>
        </w:rPr>
        <w:t>[30]</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C504D0">
        <w:rPr>
          <w:rFonts w:cs="David"/>
          <w:color w:val="000000" w:themeColor="text1"/>
        </w:rPr>
        <w:t>d</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C504D0">
        <w:rPr>
          <w:rFonts w:cs="David"/>
          <w:color w:val="000000" w:themeColor="text1"/>
        </w:rPr>
        <w:t>wa</w:t>
      </w:r>
      <w:r w:rsidR="009F31A3" w:rsidRPr="00C714EA">
        <w:rPr>
          <w:rFonts w:cs="David" w:hint="cs"/>
          <w:color w:val="000000" w:themeColor="text1"/>
        </w:rPr>
        <w:t>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w:t>
      </w:r>
      <w:r w:rsidR="00C504D0">
        <w:rPr>
          <w:rFonts w:cs="David"/>
          <w:color w:val="000000" w:themeColor="text1"/>
        </w:rPr>
        <w:t>d</w:t>
      </w:r>
      <w:r w:rsidR="001C1394">
        <w:rPr>
          <w:rFonts w:cs="David"/>
          <w:color w:val="000000" w:themeColor="text1"/>
        </w:rPr>
        <w:t xml:space="preserve">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w:t>
      </w:r>
      <w:r w:rsidR="00C504D0">
        <w:rPr>
          <w:rFonts w:cs="David"/>
          <w:color w:val="000000" w:themeColor="text1"/>
        </w:rPr>
        <w:t>wa</w:t>
      </w:r>
      <w:r w:rsidR="001C1394">
        <w:rPr>
          <w:rFonts w:cs="David"/>
          <w:color w:val="000000" w:themeColor="text1"/>
        </w:rPr>
        <w:t xml:space="preserve">s </w:t>
      </w:r>
      <w:r w:rsidR="001C1394" w:rsidRPr="001C1394">
        <w:rPr>
          <w:rFonts w:ascii="Calibri" w:hAnsi="Calibri" w:cs="Calibri"/>
          <w:color w:val="000000" w:themeColor="text1"/>
        </w:rPr>
        <w:t>﻿</w:t>
      </w:r>
      <w:r w:rsidR="001C1394" w:rsidRPr="001C1394">
        <w:rPr>
          <w:rFonts w:cs="David"/>
          <w:color w:val="000000" w:themeColor="text1"/>
        </w:rPr>
        <w:t>less suited to monitor traffic-related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w:t>
      </w:r>
      <w:r w:rsidR="004573A9">
        <w:rPr>
          <w:rFonts w:cs="David"/>
          <w:color w:val="000000" w:themeColor="text1"/>
        </w:rPr>
        <w:t>weather</w:t>
      </w:r>
      <w:r w:rsidR="009F31A3">
        <w:rPr>
          <w:rFonts w:cs="David"/>
          <w:color w:val="000000" w:themeColor="text1"/>
        </w:rPr>
        <w:t xml:space="preserve"> conditions</w:t>
      </w:r>
      <w:r w:rsidR="009F31A3" w:rsidRPr="00C714EA">
        <w:rPr>
          <w:rFonts w:cs="David" w:hint="cs"/>
          <w:color w:val="000000" w:themeColor="text1"/>
        </w:rPr>
        <w:t>.</w:t>
      </w:r>
    </w:p>
    <w:p w14:paraId="71B2A913" w14:textId="77777777" w:rsidR="002D6126" w:rsidRDefault="002D6126" w:rsidP="00E87BA7">
      <w:pPr>
        <w:pStyle w:val="Heading2"/>
        <w:numPr>
          <w:ilvl w:val="0"/>
          <w:numId w:val="0"/>
        </w:numPr>
        <w:ind w:left="576"/>
      </w:pPr>
    </w:p>
    <w:p w14:paraId="52BB093E" w14:textId="349C77F4" w:rsidR="002B2011" w:rsidRDefault="002B2011" w:rsidP="00E87BA7">
      <w:pPr>
        <w:pStyle w:val="Heading2"/>
        <w:rPr>
          <w:rFonts w:cs="David"/>
        </w:rPr>
      </w:pPr>
      <w:bookmarkStart w:id="152" w:name="_Toc14991888"/>
      <w:r>
        <w:t>Redeployment of sensors</w:t>
      </w:r>
      <w:bookmarkEnd w:id="152"/>
    </w:p>
    <w:p w14:paraId="7A3A8BDC" w14:textId="1B45FE17" w:rsidR="002B2011" w:rsidRPr="008C332F" w:rsidRDefault="002B2011" w:rsidP="008C332F">
      <w:pPr>
        <w:ind w:right="-2"/>
        <w:rPr>
          <w:rFonts w:cs="David"/>
          <w:color w:val="000000" w:themeColor="text1"/>
        </w:rPr>
      </w:pPr>
      <w:r w:rsidRPr="00A10451">
        <w:rPr>
          <w:rFonts w:cs="David" w:hint="cs"/>
        </w:rPr>
        <w:t xml:space="preserve">Another aspect of network deployment dealt with in </w:t>
      </w:r>
      <w:r>
        <w:rPr>
          <w:rFonts w:cs="David"/>
        </w:rPr>
        <w:t>some</w:t>
      </w:r>
      <w:r w:rsidRPr="00A10451">
        <w:rPr>
          <w:rFonts w:cs="David" w:hint="cs"/>
        </w:rPr>
        <w:t xml:space="preserve"> works, is </w:t>
      </w:r>
      <w:r w:rsidR="00FD6AD6">
        <w:rPr>
          <w:rFonts w:cs="David"/>
        </w:rPr>
        <w:t>redeployment strategies</w:t>
      </w:r>
      <w:r w:rsidR="00F27977">
        <w:rPr>
          <w:rFonts w:cs="David"/>
        </w:rPr>
        <w:t xml:space="preserve"> that relocate some or all of the sensors</w:t>
      </w:r>
      <w:r w:rsidR="00C2091E">
        <w:rPr>
          <w:rFonts w:cs="David"/>
        </w:rPr>
        <w:t xml:space="preserve"> in order to enhance network performance. </w:t>
      </w:r>
      <w:r w:rsidR="00EA2345">
        <w:rPr>
          <w:rFonts w:cs="David"/>
        </w:rPr>
        <w:t xml:space="preserve">Some focused on </w:t>
      </w:r>
      <w:r w:rsidR="008D1AB9">
        <w:rPr>
          <w:rFonts w:cs="David"/>
        </w:rPr>
        <w:t>route optimization</w:t>
      </w:r>
      <w:r w:rsidR="00EA2345">
        <w:rPr>
          <w:rFonts w:cs="David"/>
        </w:rPr>
        <w:t xml:space="preserve">, </w:t>
      </w:r>
      <w:r w:rsidR="001C7362">
        <w:rPr>
          <w:rFonts w:cs="David"/>
        </w:rPr>
        <w:t>where</w:t>
      </w:r>
      <w:r w:rsidR="00BE6806">
        <w:rPr>
          <w:rFonts w:cs="David"/>
        </w:rPr>
        <w:t>, for example, a</w:t>
      </w:r>
      <w:r w:rsidRPr="00A10451">
        <w:rPr>
          <w:rFonts w:cs="David" w:hint="cs"/>
        </w:rPr>
        <w:t xml:space="preserve"> network of sensors </w:t>
      </w:r>
      <w:r w:rsidR="00BE6806">
        <w:rPr>
          <w:rFonts w:cs="David"/>
        </w:rPr>
        <w:t xml:space="preserve">is </w:t>
      </w:r>
      <w:r>
        <w:rPr>
          <w:rFonts w:cs="David"/>
        </w:rPr>
        <w:t>mounted on</w:t>
      </w:r>
      <w:r w:rsidRPr="00A10451">
        <w:rPr>
          <w:rFonts w:cs="David" w:hint="cs"/>
        </w:rPr>
        <w:t xml:space="preserve"> mobile platforms </w:t>
      </w:r>
      <w:r w:rsidRPr="00A10451">
        <w:rPr>
          <w:rFonts w:cs="David" w:hint="cs"/>
        </w:rPr>
        <w:fldChar w:fldCharType="begin" w:fldLock="1"/>
      </w:r>
      <w:r w:rsidR="007B0BA7">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6c901aab-eb4a-430e-b8df-5ac04c4a281f","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007F4C2A">
        <w:rPr>
          <w:rFonts w:cs="David"/>
        </w:rPr>
        <w:t>,</w:t>
      </w:r>
      <w:r w:rsidRPr="00A10451">
        <w:rPr>
          <w:rFonts w:cs="David" w:hint="cs"/>
        </w:rPr>
        <w:t xml:space="preserve"> </w:t>
      </w:r>
      <w:r w:rsidR="005006FF">
        <w:rPr>
          <w:rFonts w:cs="David"/>
        </w:rPr>
        <w:t xml:space="preserve">and </w:t>
      </w:r>
      <w:r w:rsidRPr="00A10451">
        <w:rPr>
          <w:rFonts w:cs="David" w:hint="cs"/>
        </w:rPr>
        <w:t xml:space="preserve">real-time adaptive deployment of sensors </w:t>
      </w:r>
      <w:r w:rsidR="005006FF">
        <w:rPr>
          <w:rFonts w:cs="David"/>
        </w:rPr>
        <w:t xml:space="preserve">is </w:t>
      </w:r>
      <w:r w:rsidR="007F4C2A">
        <w:rPr>
          <w:rFonts w:cs="David"/>
        </w:rPr>
        <w:t>performed</w:t>
      </w:r>
      <w:r w:rsidR="005006FF">
        <w:rPr>
          <w:rFonts w:cs="David"/>
        </w:rPr>
        <w:t xml:space="preserve"> </w:t>
      </w:r>
      <w:r w:rsidRPr="00A10451">
        <w:rPr>
          <w:rFonts w:cs="David" w:hint="cs"/>
        </w:rPr>
        <w:t xml:space="preserve">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E26158">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http://www.mendeley.com/documents/?uuid=9436b1a1-f04d-4009-ba5c-7a5e1cdd2612"]}],"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26158" w:rsidRPr="00E26158">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enables estimation of source </w:t>
      </w:r>
      <w:r w:rsidRPr="00C714EA">
        <w:rPr>
          <w:rFonts w:cs="David" w:hint="cs"/>
          <w:color w:val="000000" w:themeColor="text1"/>
        </w:rPr>
        <w:t>parameters.</w:t>
      </w:r>
      <w:r w:rsidR="00836A83">
        <w:rPr>
          <w:rFonts w:cs="David"/>
          <w:color w:val="000000" w:themeColor="text1"/>
        </w:rPr>
        <w:t xml:space="preserve"> </w:t>
      </w:r>
      <w:r w:rsidR="00734A1D">
        <w:rPr>
          <w:rFonts w:cs="David"/>
          <w:color w:val="000000" w:themeColor="text1"/>
        </w:rPr>
        <w:t>Other works</w:t>
      </w:r>
      <w:r w:rsidR="00BE6806">
        <w:rPr>
          <w:rFonts w:cs="David"/>
          <w:color w:val="000000" w:themeColor="text1"/>
        </w:rPr>
        <w:t xml:space="preserve"> focused on </w:t>
      </w:r>
      <w:r w:rsidR="00233A84">
        <w:rPr>
          <w:rFonts w:cs="David"/>
          <w:color w:val="000000" w:themeColor="text1"/>
        </w:rPr>
        <w:t xml:space="preserve">static redeployment </w:t>
      </w:r>
      <w:r w:rsidR="00734A1D">
        <w:rPr>
          <w:rFonts w:cs="David"/>
          <w:color w:val="000000" w:themeColor="text1"/>
        </w:rPr>
        <w:t>strategies, whe</w:t>
      </w:r>
      <w:r w:rsidR="00A54F9D">
        <w:rPr>
          <w:rFonts w:cs="David"/>
          <w:color w:val="000000" w:themeColor="text1"/>
        </w:rPr>
        <w:t>re</w:t>
      </w:r>
      <w:r w:rsidR="001964B3">
        <w:rPr>
          <w:rFonts w:cs="David"/>
          <w:color w:val="000000" w:themeColor="text1"/>
        </w:rPr>
        <w:t xml:space="preserve"> </w:t>
      </w:r>
      <w:r w:rsidR="00E850EE">
        <w:rPr>
          <w:rFonts w:cs="David"/>
          <w:color w:val="000000" w:themeColor="text1"/>
        </w:rPr>
        <w:t>a</w:t>
      </w:r>
      <w:r w:rsidR="00281D79">
        <w:rPr>
          <w:rFonts w:cs="David"/>
          <w:color w:val="000000" w:themeColor="text1"/>
        </w:rPr>
        <w:t xml:space="preserve"> new</w:t>
      </w:r>
      <w:r w:rsidR="001964B3">
        <w:rPr>
          <w:rFonts w:cs="David"/>
          <w:color w:val="000000" w:themeColor="text1"/>
        </w:rPr>
        <w:t xml:space="preserve"> </w:t>
      </w:r>
      <w:r w:rsidR="005006FF">
        <w:rPr>
          <w:rFonts w:cs="David"/>
          <w:color w:val="000000" w:themeColor="text1"/>
        </w:rPr>
        <w:t xml:space="preserve">distribution of </w:t>
      </w:r>
      <w:r w:rsidR="00D40B74">
        <w:rPr>
          <w:rFonts w:cs="David"/>
          <w:color w:val="000000" w:themeColor="text1"/>
        </w:rPr>
        <w:t>sensor</w:t>
      </w:r>
      <w:r w:rsidR="005006FF">
        <w:rPr>
          <w:rFonts w:cs="David"/>
          <w:color w:val="000000" w:themeColor="text1"/>
        </w:rPr>
        <w:t>s</w:t>
      </w:r>
      <w:r w:rsidR="00D40B74">
        <w:rPr>
          <w:rFonts w:cs="David"/>
          <w:color w:val="000000" w:themeColor="text1"/>
        </w:rPr>
        <w:t xml:space="preserve"> </w:t>
      </w:r>
      <w:r w:rsidR="00707076">
        <w:rPr>
          <w:rFonts w:cs="David"/>
          <w:color w:val="000000" w:themeColor="text1"/>
        </w:rPr>
        <w:t xml:space="preserve">is suggested so </w:t>
      </w:r>
      <w:r w:rsidR="00AC2450">
        <w:rPr>
          <w:rFonts w:cs="David"/>
          <w:color w:val="000000" w:themeColor="text1"/>
        </w:rPr>
        <w:t xml:space="preserve">relocation of sensors </w:t>
      </w:r>
      <w:r w:rsidR="00281D79">
        <w:rPr>
          <w:rFonts w:cs="David"/>
          <w:color w:val="000000" w:themeColor="text1"/>
        </w:rPr>
        <w:t xml:space="preserve">is optimized for lowest </w:t>
      </w:r>
      <w:r w:rsidR="00707076" w:rsidRPr="00707076">
        <w:rPr>
          <w:rFonts w:cs="David"/>
          <w:color w:val="000000" w:themeColor="text1"/>
        </w:rPr>
        <w:t>energetic cost.</w:t>
      </w:r>
      <w:r w:rsidR="008C332F">
        <w:rPr>
          <w:rFonts w:cs="David"/>
          <w:color w:val="000000" w:themeColor="text1"/>
        </w:rPr>
        <w:t xml:space="preserve">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E26158">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http://www.mendeley.com/documents/?uuid=98466a33-48c0-444b-b612-42f9e3a2b700"]}],"mendeley":{"formattedCitation":"[40]","plainTextFormattedCitation":"[40]","previouslyFormattedCitation":"[40]"},"properties":{"noteIndex":0},"schema":"https://github.com/citation-style-language/schema/raw/master/csl-citation.json"}</w:instrText>
      </w:r>
      <w:r w:rsidRPr="00C714EA">
        <w:rPr>
          <w:rFonts w:cs="David" w:hint="cs"/>
          <w:color w:val="000000" w:themeColor="text1"/>
        </w:rPr>
        <w:fldChar w:fldCharType="separate"/>
      </w:r>
      <w:r w:rsidR="00E26158" w:rsidRPr="00E26158">
        <w:rPr>
          <w:rFonts w:cs="David"/>
          <w:noProof/>
          <w:color w:val="000000" w:themeColor="text1"/>
        </w:rPr>
        <w:t>[40]</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w:t>
      </w:r>
      <w:r w:rsidR="00353B7A">
        <w:rPr>
          <w:rFonts w:cs="David"/>
          <w:color w:val="000000" w:themeColor="text1"/>
        </w:rPr>
        <w:t>d</w:t>
      </w:r>
      <w:r w:rsidRPr="00C714EA">
        <w:rPr>
          <w:rFonts w:cs="David" w:hint="cs"/>
          <w:color w:val="000000" w:themeColor="text1"/>
        </w:rPr>
        <w:t xml:space="preserve"> air pollution concentrations as ground truth </w:t>
      </w:r>
      <w:r w:rsidRPr="00C714EA">
        <w:rPr>
          <w:rFonts w:cs="David" w:hint="cs"/>
          <w:color w:val="000000" w:themeColor="text1"/>
        </w:rPr>
        <w:lastRenderedPageBreak/>
        <w:t>and estimate</w:t>
      </w:r>
      <w:r w:rsidR="00353B7A">
        <w:rPr>
          <w:rFonts w:cs="David"/>
          <w:color w:val="000000" w:themeColor="text1"/>
        </w:rPr>
        <w:t>d</w:t>
      </w:r>
      <w:r w:rsidRPr="00C714EA">
        <w:rPr>
          <w:rFonts w:cs="David" w:hint="cs"/>
          <w:color w:val="000000" w:themeColor="text1"/>
        </w:rPr>
        <w:t xml:space="preserve"> concentrations where no sensors </w:t>
      </w:r>
      <w:r w:rsidR="00353B7A">
        <w:rPr>
          <w:rFonts w:cs="David"/>
          <w:color w:val="000000" w:themeColor="text1"/>
        </w:rPr>
        <w:t>were</w:t>
      </w:r>
      <w:r w:rsidRPr="00C714EA">
        <w:rPr>
          <w:rFonts w:cs="David" w:hint="cs"/>
          <w:color w:val="000000" w:themeColor="text1"/>
        </w:rPr>
        <w:t xml:space="preserv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w:t>
      </w:r>
      <w:r w:rsidR="00353B7A">
        <w:rPr>
          <w:rFonts w:cs="David"/>
        </w:rPr>
        <w:t>were</w:t>
      </w:r>
      <w:r w:rsidRPr="00A10451">
        <w:rPr>
          <w:rFonts w:cs="David" w:hint="cs"/>
        </w:rPr>
        <w:t xml:space="preserve"> redeployed so estimation error (i.e., </w:t>
      </w:r>
      <w:r w:rsidRPr="00A10451">
        <w:rPr>
          <w:rFonts w:ascii="Calibri" w:hAnsi="Calibri" w:cs="Calibri"/>
        </w:rPr>
        <w:t>﻿</w:t>
      </w:r>
      <w:r w:rsidRPr="00A10451">
        <w:rPr>
          <w:rFonts w:cs="David" w:hint="cs"/>
        </w:rPr>
        <w:t xml:space="preserve">the absolute difference between ground truth and estimation) </w:t>
      </w:r>
      <w:r w:rsidR="00353B7A">
        <w:rPr>
          <w:rFonts w:cs="David"/>
        </w:rPr>
        <w:t>was</w:t>
      </w:r>
      <w:r w:rsidRPr="00A10451">
        <w:rPr>
          <w:rFonts w:cs="David" w:hint="cs"/>
        </w:rPr>
        <w:t xml:space="preserve"> minimized </w:t>
      </w:r>
      <w:r w:rsidR="00F9317D">
        <w:rPr>
          <w:rFonts w:cs="David"/>
        </w:rPr>
        <w:t>while</w:t>
      </w:r>
      <w:r w:rsidRPr="00A10451">
        <w:rPr>
          <w:rFonts w:cs="David" w:hint="cs"/>
        </w:rPr>
        <w:t xml:space="preserve"> </w:t>
      </w:r>
      <w:r w:rsidR="00A676F1">
        <w:rPr>
          <w:rFonts w:cs="David"/>
        </w:rPr>
        <w:t>regarding</w:t>
      </w:r>
      <w:r w:rsidR="00F9317D">
        <w:rPr>
          <w:rFonts w:cs="David"/>
        </w:rPr>
        <w:t xml:space="preserve"> </w:t>
      </w:r>
      <w:r w:rsidRPr="00A10451">
        <w:rPr>
          <w:rFonts w:cs="David" w:hint="cs"/>
        </w:rPr>
        <w:t>execution time</w:t>
      </w:r>
      <w:r w:rsidR="00F9317D">
        <w:rPr>
          <w:rFonts w:cs="David"/>
        </w:rPr>
        <w:t>.</w:t>
      </w:r>
    </w:p>
    <w:p w14:paraId="4A1ADF43" w14:textId="77777777" w:rsidR="00C61128" w:rsidRPr="00A10451" w:rsidRDefault="00C61128" w:rsidP="00E87BA7">
      <w:pPr>
        <w:ind w:right="-2"/>
        <w:rPr>
          <w:rFonts w:cs="David"/>
        </w:rPr>
      </w:pPr>
    </w:p>
    <w:p w14:paraId="30D0A4ED" w14:textId="7CA93A8F" w:rsidR="000D706B" w:rsidRDefault="000D706B" w:rsidP="00E87BA7">
      <w:pPr>
        <w:pStyle w:val="Heading2"/>
      </w:pPr>
      <w:bookmarkStart w:id="153" w:name="_Ref14950404"/>
      <w:bookmarkStart w:id="154" w:name="_Toc14991889"/>
      <w:r w:rsidRPr="00A10451">
        <w:rPr>
          <w:rFonts w:hint="cs"/>
        </w:rPr>
        <w:t>Optimization</w:t>
      </w:r>
      <w:r w:rsidR="00FE3DB4" w:rsidRPr="00A10451">
        <w:rPr>
          <w:rFonts w:hint="cs"/>
        </w:rPr>
        <w:t xml:space="preserve"> aspect</w:t>
      </w:r>
      <w:bookmarkEnd w:id="153"/>
      <w:bookmarkEnd w:id="154"/>
      <w:r w:rsidR="00FE3DB4" w:rsidRPr="00A10451">
        <w:rPr>
          <w:rFonts w:hint="cs"/>
        </w:rPr>
        <w:t xml:space="preserve"> </w:t>
      </w:r>
    </w:p>
    <w:p w14:paraId="24685600" w14:textId="17A4BAC7" w:rsidR="00CF3FAE" w:rsidRDefault="00042260" w:rsidP="00137577">
      <w:pPr>
        <w:ind w:right="-2"/>
        <w:rPr>
          <w:rFonts w:cs="David"/>
        </w:rPr>
      </w:pPr>
      <w:bookmarkStart w:id="155" w:name="OLE_LINK70"/>
      <w:bookmarkStart w:id="156" w:name="OLE_LINK71"/>
      <w:r w:rsidRPr="00823591">
        <w:rPr>
          <w:rFonts w:cs="David" w:hint="cs"/>
        </w:rPr>
        <w:t xml:space="preserve">As the basic problem of sensors’ optimal deployment aims at maximizing the </w:t>
      </w:r>
      <w:r w:rsidR="00863D22" w:rsidRPr="00823591">
        <w:rPr>
          <w:rFonts w:cs="David" w:hint="cs"/>
        </w:rPr>
        <w:t xml:space="preserve">utility of the network, </w:t>
      </w:r>
      <w:r w:rsidR="000D64A1" w:rsidRPr="00823591">
        <w:rPr>
          <w:rFonts w:cs="David" w:hint="cs"/>
        </w:rPr>
        <w:t xml:space="preserve">while minimizing </w:t>
      </w:r>
      <w:r w:rsidR="000E19B1" w:rsidRPr="00823591">
        <w:rPr>
          <w:rFonts w:cs="David" w:hint="cs"/>
        </w:rPr>
        <w:t>its</w:t>
      </w:r>
      <w:r w:rsidR="000D64A1" w:rsidRPr="00823591">
        <w:rPr>
          <w:rFonts w:cs="David" w:hint="cs"/>
        </w:rPr>
        <w:t xml:space="preserve"> cost, </w:t>
      </w:r>
      <w:r w:rsidR="000D6F4B" w:rsidRPr="00823591">
        <w:rPr>
          <w:rFonts w:cs="David" w:hint="cs"/>
        </w:rPr>
        <w:t xml:space="preserve">the problem is equivalent to the </w:t>
      </w:r>
      <w:r w:rsidR="007F2CE1" w:rsidRPr="00823591">
        <w:rPr>
          <w:rFonts w:cs="David" w:hint="cs"/>
        </w:rPr>
        <w:t>“</w:t>
      </w:r>
      <w:r w:rsidR="000D6F4B" w:rsidRPr="00823591">
        <w:rPr>
          <w:rFonts w:cs="David" w:hint="cs"/>
        </w:rPr>
        <w:t>0-1 knapsack</w:t>
      </w:r>
      <w:r w:rsidR="007F2CE1" w:rsidRPr="00823591">
        <w:rPr>
          <w:rFonts w:cs="David" w:hint="cs"/>
        </w:rPr>
        <w:t>”</w:t>
      </w:r>
      <w:r w:rsidR="000D6F4B" w:rsidRPr="00823591">
        <w:rPr>
          <w:rFonts w:cs="David" w:hint="cs"/>
        </w:rPr>
        <w:t xml:space="preserve"> problem</w:t>
      </w:r>
      <w:r w:rsidR="00976E20" w:rsidRPr="00823591">
        <w:rPr>
          <w:rFonts w:cs="David" w:hint="cs"/>
        </w:rPr>
        <w:t xml:space="preserve"> </w:t>
      </w:r>
      <w:r w:rsidR="00976E20" w:rsidRPr="00823591">
        <w:rPr>
          <w:rFonts w:cs="David" w:hint="cs"/>
        </w:rPr>
        <w:fldChar w:fldCharType="begin" w:fldLock="1"/>
      </w:r>
      <w:r w:rsidR="00900430">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http://www.mendeley.com/documents/?uuid=249a1001-56b1-4ed8-83c2-dce5ffcb4f24"]},{"id":"ITEM-2","itemData":{"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Informatics","id":"ITEM-2","issued":{"date-parts":[["2018"]]},"title":"Optimal Deployment of a Heterogeneous Environmental Sensor Network","type":"article-journal"},"uris":["http://www.mendeley.com/documents/?uuid=4b00e098-aea0-46f4-9a1c-e1de6627938d"]}],"mendeley":{"formattedCitation":"[30], [41]","plainTextFormattedCitation":"[30], [41]","previouslyFormattedCitation":"[30], [41]"},"properties":{"noteIndex":0},"schema":"https://github.com/citation-style-language/schema/raw/master/csl-citation.json"}</w:instrText>
      </w:r>
      <w:r w:rsidR="00976E20" w:rsidRPr="00823591">
        <w:rPr>
          <w:rFonts w:cs="David" w:hint="cs"/>
        </w:rPr>
        <w:fldChar w:fldCharType="separate"/>
      </w:r>
      <w:r w:rsidR="00E26158" w:rsidRPr="00E26158">
        <w:rPr>
          <w:rFonts w:cs="David"/>
          <w:noProof/>
        </w:rPr>
        <w:t>[30], [41]</w:t>
      </w:r>
      <w:r w:rsidR="00976E20" w:rsidRPr="00823591">
        <w:rPr>
          <w:rFonts w:cs="David" w:hint="cs"/>
        </w:rPr>
        <w:fldChar w:fldCharType="end"/>
      </w:r>
      <w:r w:rsidR="000E19B1" w:rsidRPr="00823591">
        <w:rPr>
          <w:rFonts w:cs="David" w:hint="cs"/>
        </w:rPr>
        <w:t xml:space="preserve">, </w:t>
      </w:r>
      <w:r w:rsidR="00BF6DAB" w:rsidRPr="00823591">
        <w:rPr>
          <w:rFonts w:cs="David" w:hint="cs"/>
        </w:rPr>
        <w:t xml:space="preserve">where </w:t>
      </w:r>
      <w:r w:rsidR="007F2CE1" w:rsidRPr="00823591">
        <w:rPr>
          <w:rFonts w:cs="David" w:hint="cs"/>
        </w:rPr>
        <w:t xml:space="preserve">a </w:t>
      </w:r>
      <w:r w:rsidR="00CA7BF6" w:rsidRPr="00823591">
        <w:rPr>
          <w:rFonts w:cs="David" w:hint="cs"/>
        </w:rPr>
        <w:t xml:space="preserve">subset </w:t>
      </w:r>
      <w:r w:rsidR="00A47DF5" w:rsidRPr="00823591">
        <w:rPr>
          <w:rFonts w:cs="David" w:hint="cs"/>
        </w:rPr>
        <w:t xml:space="preserve">of items </w:t>
      </w:r>
      <w:r w:rsidR="008A68A2" w:rsidRPr="00823591">
        <w:rPr>
          <w:rFonts w:cs="David" w:hint="cs"/>
        </w:rPr>
        <w:t xml:space="preserve">out </w:t>
      </w:r>
      <w:r w:rsidR="007F2CE1" w:rsidRPr="00823591">
        <w:rPr>
          <w:rFonts w:cs="David" w:hint="cs"/>
        </w:rPr>
        <w:t xml:space="preserve">of </w:t>
      </w:r>
      <w:r w:rsidR="008A68A2" w:rsidRPr="00823591">
        <w:rPr>
          <w:rFonts w:cs="David" w:hint="cs"/>
        </w:rPr>
        <w:t xml:space="preserve">n </w:t>
      </w:r>
      <w:r w:rsidR="007F2CE1" w:rsidRPr="00823591">
        <w:rPr>
          <w:rFonts w:cs="David" w:hint="cs"/>
        </w:rPr>
        <w:t>items</w:t>
      </w:r>
      <w:r w:rsidR="00986687" w:rsidRPr="00823591">
        <w:rPr>
          <w:rFonts w:cs="David" w:hint="cs"/>
        </w:rPr>
        <w:t xml:space="preserve">, </w:t>
      </w:r>
      <w:r w:rsidR="007F2CE1" w:rsidRPr="00823591">
        <w:rPr>
          <w:rFonts w:cs="David" w:hint="cs"/>
        </w:rPr>
        <w:t xml:space="preserve">possessing </w:t>
      </w:r>
      <w:r w:rsidR="00986687" w:rsidRPr="00823591">
        <w:rPr>
          <w:rFonts w:cs="David" w:hint="cs"/>
        </w:rPr>
        <w:t xml:space="preserve">each </w:t>
      </w:r>
      <w:r w:rsidR="007F2CE1" w:rsidRPr="00823591">
        <w:rPr>
          <w:rFonts w:cs="David" w:hint="cs"/>
        </w:rPr>
        <w:t xml:space="preserve">some value </w:t>
      </w:r>
      <m:oMath>
        <m:sSub>
          <m:sSubPr>
            <m:ctrlPr>
              <w:rPr>
                <w:rFonts w:ascii="Cambria Math" w:hAnsi="Cambria Math" w:cs="David" w:hint="cs"/>
                <w:i/>
              </w:rPr>
            </m:ctrlPr>
          </m:sSubPr>
          <m:e>
            <m:r>
              <w:rPr>
                <w:rFonts w:ascii="Cambria Math" w:hAnsi="Cambria Math" w:cs="David" w:hint="cs"/>
              </w:rPr>
              <m:t>v</m:t>
            </m:r>
          </m:e>
          <m:sub>
            <m:r>
              <w:rPr>
                <w:rFonts w:ascii="Cambria Math" w:hAnsi="Cambria Math" w:cs="David" w:hint="cs"/>
              </w:rPr>
              <m:t>i</m:t>
            </m:r>
          </m:sub>
        </m:sSub>
      </m:oMath>
      <w:r w:rsidR="004E1AFE" w:rsidRPr="00823591">
        <w:rPr>
          <w:rFonts w:cs="David" w:hint="cs"/>
        </w:rPr>
        <w:t xml:space="preserve"> </w:t>
      </w:r>
      <w:r w:rsidR="007F2CE1" w:rsidRPr="00823591">
        <w:rPr>
          <w:rFonts w:cs="David" w:hint="cs"/>
        </w:rPr>
        <w:t xml:space="preserve">and some cost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i</m:t>
            </m:r>
          </m:sub>
        </m:sSub>
      </m:oMath>
      <w:r w:rsidR="00CA7BF6" w:rsidRPr="00823591">
        <w:rPr>
          <w:rFonts w:cs="David" w:hint="cs"/>
        </w:rPr>
        <w:t xml:space="preserve">, </w:t>
      </w:r>
      <w:r w:rsidR="00BF6DAB" w:rsidRPr="00823591">
        <w:rPr>
          <w:rFonts w:cs="David" w:hint="cs"/>
        </w:rPr>
        <w:t xml:space="preserve">are </w:t>
      </w:r>
      <w:r w:rsidR="00CA7BF6" w:rsidRPr="00823591">
        <w:rPr>
          <w:rFonts w:cs="David" w:hint="cs"/>
        </w:rPr>
        <w:t xml:space="preserve">selected </w:t>
      </w:r>
      <w:r w:rsidR="00BF6DAB" w:rsidRPr="00823591">
        <w:rPr>
          <w:rFonts w:cs="David" w:hint="cs"/>
        </w:rPr>
        <w:t>so</w:t>
      </w:r>
      <w:r w:rsidR="00CA7BF6" w:rsidRPr="00823591">
        <w:rPr>
          <w:rFonts w:cs="David" w:hint="cs"/>
        </w:rPr>
        <w:t xml:space="preserve"> </w:t>
      </w:r>
      <w:r w:rsidR="00BF6DAB" w:rsidRPr="00823591">
        <w:rPr>
          <w:rFonts w:cs="David" w:hint="cs"/>
        </w:rPr>
        <w:t xml:space="preserve">values’ sum </w:t>
      </w:r>
      <w:r w:rsidR="00CA7BF6" w:rsidRPr="00823591">
        <w:rPr>
          <w:rFonts w:cs="David" w:hint="cs"/>
        </w:rPr>
        <w:t xml:space="preserve">is maximized, while the summed cost </w:t>
      </w:r>
      <w:r w:rsidR="00BF6DAB" w:rsidRPr="00823591">
        <w:rPr>
          <w:rFonts w:cs="David" w:hint="cs"/>
        </w:rPr>
        <w:t xml:space="preserve">is kept </w:t>
      </w:r>
      <w:r w:rsidR="00CA7BF6" w:rsidRPr="00823591">
        <w:rPr>
          <w:rFonts w:cs="David" w:hint="cs"/>
        </w:rPr>
        <w:t>within some capacity</w:t>
      </w:r>
      <w:r w:rsidR="00470C8A" w:rsidRPr="00823591">
        <w:rPr>
          <w:rFonts w:cs="David" w:hint="cs"/>
        </w:rPr>
        <w:t xml:space="preserve">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max</m:t>
            </m:r>
          </m:sub>
        </m:sSub>
      </m:oMath>
      <w:r w:rsidR="00470C8A" w:rsidRPr="00823591">
        <w:rPr>
          <w:rFonts w:cs="David" w:hint="cs"/>
        </w:rPr>
        <w:t>.</w:t>
      </w:r>
      <w:r w:rsidR="00986687" w:rsidRPr="00823591">
        <w:rPr>
          <w:rFonts w:cs="David" w:hint="cs"/>
        </w:rPr>
        <w:t xml:space="preserve"> </w:t>
      </w:r>
    </w:p>
    <w:p w14:paraId="123A4F95" w14:textId="24342357" w:rsidR="00A47DF5" w:rsidRPr="00823591" w:rsidRDefault="00CF3FAE" w:rsidP="007A75F1">
      <w:pPr>
        <w:ind w:right="-2"/>
        <w:rPr>
          <w:rFonts w:cs="David"/>
        </w:rPr>
      </w:pPr>
      <w:r>
        <w:rPr>
          <w:rFonts w:cs="David"/>
        </w:rPr>
        <w:t xml:space="preserve">In both problems, candidate solutions can be represented </w:t>
      </w:r>
      <w:r w:rsidR="000137E3">
        <w:rPr>
          <w:rFonts w:cs="David"/>
        </w:rPr>
        <w:t>as binary strings of length n, where a 1 in a given position indicates that an item is included in the knapsack, or that a sensor is placed in that position, and a 0 indicated the item is omitted, or the sensor is not placed. The solution-space size is then 2</w:t>
      </w:r>
      <w:r w:rsidR="000137E3" w:rsidRPr="000137E3">
        <w:rPr>
          <w:rFonts w:cs="David"/>
          <w:vertAlign w:val="superscript"/>
        </w:rPr>
        <w:t>n</w:t>
      </w:r>
      <w:r w:rsidR="007A75F1">
        <w:rPr>
          <w:rFonts w:cs="David"/>
        </w:rPr>
        <w:t xml:space="preserve">. </w:t>
      </w:r>
      <w:r w:rsidR="00986687" w:rsidRPr="00823591">
        <w:rPr>
          <w:rFonts w:cs="David" w:hint="cs"/>
        </w:rPr>
        <w:t>T</w:t>
      </w:r>
      <w:r w:rsidR="007A75F1">
        <w:rPr>
          <w:rFonts w:cs="David"/>
        </w:rPr>
        <w:t>his basic</w:t>
      </w:r>
      <w:r w:rsidR="00986687" w:rsidRPr="00823591">
        <w:rPr>
          <w:rFonts w:cs="David" w:hint="cs"/>
        </w:rPr>
        <w:t xml:space="preserve"> problem is </w:t>
      </w:r>
      <w:r w:rsidR="008A68A2" w:rsidRPr="00823591">
        <w:rPr>
          <w:rFonts w:cs="David" w:hint="cs"/>
        </w:rPr>
        <w:t>NP-</w:t>
      </w:r>
      <w:del w:id="157" w:author="Barak Fishbain" w:date="2019-07-29T22:46:00Z">
        <w:r w:rsidR="00A06BCF" w:rsidDel="00900430">
          <w:rPr>
            <w:rFonts w:cs="David"/>
          </w:rPr>
          <w:delText>c</w:delText>
        </w:r>
        <w:r w:rsidR="008A68A2" w:rsidRPr="00823591" w:rsidDel="00900430">
          <w:rPr>
            <w:rFonts w:cs="David" w:hint="cs"/>
          </w:rPr>
          <w:delText>omplete</w:delText>
        </w:r>
        <w:r w:rsidR="00976E20" w:rsidRPr="00823591" w:rsidDel="00900430">
          <w:rPr>
            <w:rFonts w:cs="David" w:hint="cs"/>
          </w:rPr>
          <w:delText xml:space="preserve"> </w:delText>
        </w:r>
      </w:del>
      <w:ins w:id="158" w:author="Barak Fishbain" w:date="2019-07-29T22:46:00Z">
        <w:r w:rsidR="00900430">
          <w:rPr>
            <w:rFonts w:cs="David"/>
          </w:rPr>
          <w:t>hard</w:t>
        </w:r>
        <w:r w:rsidR="00900430" w:rsidRPr="00823591">
          <w:rPr>
            <w:rFonts w:cs="David" w:hint="cs"/>
          </w:rPr>
          <w:t xml:space="preserve"> </w:t>
        </w:r>
      </w:ins>
      <w:r w:rsidR="00976E20" w:rsidRPr="00823591">
        <w:rPr>
          <w:rFonts w:cs="David" w:hint="cs"/>
        </w:rPr>
        <w:fldChar w:fldCharType="begin" w:fldLock="1"/>
      </w:r>
      <w:r w:rsidR="00E26158">
        <w:rPr>
          <w:rFonts w:cs="David"/>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http://www.mendeley.com/documents/?uuid=1c50f0fc-3913-451b-97f0-48109d90dcd7"]}],"mendeley":{"formattedCitation":"[42]","plainTextFormattedCitation":"[42]","previouslyFormattedCitation":"[42]"},"properties":{"noteIndex":0},"schema":"https://github.com/citation-style-language/schema/raw/master/csl-citation.json"}</w:instrText>
      </w:r>
      <w:r w:rsidR="00976E20" w:rsidRPr="00823591">
        <w:rPr>
          <w:rFonts w:cs="David" w:hint="cs"/>
        </w:rPr>
        <w:fldChar w:fldCharType="separate"/>
      </w:r>
      <w:r w:rsidR="00E26158" w:rsidRPr="00E26158">
        <w:rPr>
          <w:rFonts w:cs="David"/>
          <w:noProof/>
        </w:rPr>
        <w:t>[42]</w:t>
      </w:r>
      <w:r w:rsidR="00976E20" w:rsidRPr="00823591">
        <w:rPr>
          <w:rFonts w:cs="David" w:hint="cs"/>
        </w:rPr>
        <w:fldChar w:fldCharType="end"/>
      </w:r>
      <w:r w:rsidR="008A68A2" w:rsidRPr="00823591">
        <w:rPr>
          <w:rFonts w:cs="David" w:hint="cs"/>
        </w:rPr>
        <w:t>, meaning that the time required to solve the problem</w:t>
      </w:r>
      <w:r w:rsidR="00592620">
        <w:rPr>
          <w:rFonts w:cs="David"/>
        </w:rPr>
        <w:t>,</w:t>
      </w:r>
      <w:r w:rsidR="008A68A2" w:rsidRPr="00823591">
        <w:rPr>
          <w:rFonts w:cs="David" w:hint="cs"/>
        </w:rPr>
        <w:t xml:space="preserve"> using any currently known algorithm</w:t>
      </w:r>
      <w:r w:rsidR="00592620">
        <w:rPr>
          <w:rFonts w:cs="David"/>
        </w:rPr>
        <w:t>,</w:t>
      </w:r>
      <w:r w:rsidR="008A68A2" w:rsidRPr="00823591">
        <w:rPr>
          <w:rFonts w:cs="David" w:hint="cs"/>
        </w:rPr>
        <w:t xml:space="preserve"> increases rapidly as the size of the problem grows</w:t>
      </w:r>
      <w:r w:rsidR="00461F33">
        <w:rPr>
          <w:rFonts w:cs="David"/>
        </w:rPr>
        <w:t xml:space="preserve">. </w:t>
      </w:r>
      <w:del w:id="159" w:author="Barak Fishbain" w:date="2019-07-29T22:47:00Z">
        <w:r w:rsidR="00592620" w:rsidDel="00900430">
          <w:rPr>
            <w:rFonts w:cs="David"/>
          </w:rPr>
          <w:delText>However, s</w:delText>
        </w:r>
        <w:r w:rsidR="00823591" w:rsidDel="00900430">
          <w:rPr>
            <w:rFonts w:cs="David"/>
          </w:rPr>
          <w:delText>ince NP-</w:delText>
        </w:r>
        <w:r w:rsidR="00A06BCF" w:rsidDel="00900430">
          <w:rPr>
            <w:rFonts w:cs="David"/>
          </w:rPr>
          <w:delText>c</w:delText>
        </w:r>
        <w:r w:rsidR="00823591" w:rsidDel="00900430">
          <w:rPr>
            <w:rFonts w:cs="David"/>
          </w:rPr>
          <w:delText>omplete is part of NP</w:delText>
        </w:r>
        <w:r w:rsidDel="00900430">
          <w:rPr>
            <w:rFonts w:cs="David"/>
          </w:rPr>
          <w:delText xml:space="preserve"> complexity</w:delText>
        </w:r>
        <w:r w:rsidR="00AD6E3B" w:rsidDel="00900430">
          <w:rPr>
            <w:rFonts w:cs="David"/>
          </w:rPr>
          <w:delText xml:space="preserve"> definition</w:delText>
        </w:r>
        <w:r w:rsidR="00823591" w:rsidDel="00900430">
          <w:rPr>
            <w:rFonts w:cs="David"/>
          </w:rPr>
          <w:delText xml:space="preserve">, </w:delText>
        </w:r>
        <w:r w:rsidR="00137577" w:rsidRPr="00137577" w:rsidDel="00900430">
          <w:rPr>
            <w:rFonts w:cs="David" w:hint="cs"/>
          </w:rPr>
          <w:delText>any solution to a problem in NP</w:delText>
        </w:r>
        <w:r w:rsidR="00823591" w:rsidDel="00900430">
          <w:rPr>
            <w:rFonts w:cs="David"/>
          </w:rPr>
          <w:delText>-</w:delText>
        </w:r>
        <w:r w:rsidR="00A06BCF" w:rsidDel="00900430">
          <w:rPr>
            <w:rFonts w:cs="David"/>
          </w:rPr>
          <w:delText>c</w:delText>
        </w:r>
        <w:r w:rsidR="00823591" w:rsidDel="00900430">
          <w:rPr>
            <w:rFonts w:cs="David"/>
          </w:rPr>
          <w:delText>omplete</w:delText>
        </w:r>
        <w:r w:rsidR="00137577" w:rsidRPr="00137577" w:rsidDel="00900430">
          <w:rPr>
            <w:rFonts w:cs="David" w:hint="cs"/>
          </w:rPr>
          <w:delText xml:space="preserve"> can be verified in</w:delText>
        </w:r>
        <w:r w:rsidR="00980338" w:rsidDel="00900430">
          <w:rPr>
            <w:rFonts w:cs="David"/>
          </w:rPr>
          <w:delText xml:space="preserve"> </w:delText>
        </w:r>
        <w:r w:rsidR="00137577" w:rsidRPr="00137577" w:rsidDel="00900430">
          <w:rPr>
            <w:rFonts w:cs="David" w:hint="cs"/>
          </w:rPr>
          <w:delText>polynomial time</w:delText>
        </w:r>
        <w:r w:rsidR="00823591" w:rsidDel="00900430">
          <w:rPr>
            <w:rFonts w:cs="David"/>
          </w:rPr>
          <w:delText xml:space="preserve">. </w:delText>
        </w:r>
      </w:del>
      <w:r w:rsidR="00B803BA" w:rsidRPr="00823591">
        <w:rPr>
          <w:rFonts w:cs="David" w:hint="cs"/>
        </w:rPr>
        <w:t xml:space="preserve">As a result, approximation algorithms, which focuses on finding good solutions </w:t>
      </w:r>
      <w:r w:rsidR="00794E41" w:rsidRPr="00823591">
        <w:rPr>
          <w:rFonts w:cs="David" w:hint="cs"/>
        </w:rPr>
        <w:t xml:space="preserve">(“global optimums”) </w:t>
      </w:r>
      <w:r w:rsidR="00B803BA" w:rsidRPr="00823591">
        <w:rPr>
          <w:rFonts w:cs="David" w:hint="cs"/>
        </w:rPr>
        <w:t xml:space="preserve">instead of </w:t>
      </w:r>
      <w:r w:rsidR="00F607B0" w:rsidRPr="00823591">
        <w:rPr>
          <w:rFonts w:cs="David" w:hint="cs"/>
        </w:rPr>
        <w:t>provably optimal solution</w:t>
      </w:r>
      <w:r w:rsidR="00B803BA" w:rsidRPr="00823591">
        <w:rPr>
          <w:rFonts w:cs="David" w:hint="cs"/>
        </w:rPr>
        <w:t>s, are required</w:t>
      </w:r>
      <w:r w:rsidR="00CF0E9B" w:rsidRPr="00823591">
        <w:rPr>
          <w:rFonts w:cs="David" w:hint="cs"/>
        </w:rPr>
        <w:t xml:space="preserve"> beyond a certain size of problem</w:t>
      </w:r>
      <w:r w:rsidR="00B803BA" w:rsidRPr="00823591">
        <w:rPr>
          <w:rFonts w:cs="David" w:hint="cs"/>
        </w:rPr>
        <w:t xml:space="preserve">. </w:t>
      </w:r>
    </w:p>
    <w:p w14:paraId="0E0E1390" w14:textId="67EB4605" w:rsidR="003C5449" w:rsidRPr="00F06DE6" w:rsidRDefault="008274CA" w:rsidP="00E87BA7">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X}</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E26158">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http://www.mendeley.com/documents/?uuid=605e2f8d-28bf-4915-a261-391a21170ff8"]}],"mendeley":{"formattedCitation":"[43]","plainTextFormattedCitation":"[43]","previouslyFormattedCitation":"[43]"},"properties":{"noteIndex":0},"schema":"https://github.com/citation-style-language/schema/raw/master/csl-citation.json"}</w:instrText>
      </w:r>
      <w:r w:rsidR="00D901C9">
        <w:fldChar w:fldCharType="separate"/>
      </w:r>
      <w:r w:rsidR="00E26158" w:rsidRPr="00E26158">
        <w:rPr>
          <w:noProof/>
        </w:rPr>
        <w:t>[43]</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sidRPr="00A94E8D">
        <w:t>d</w:t>
      </w:r>
      <w:r w:rsidR="000D2BFD" w:rsidRPr="00A94E8D">
        <w:t xml:space="preserve">eterministic </w:t>
      </w:r>
      <w:r w:rsidR="00990DBE" w:rsidRPr="00A94E8D">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X}</m:t>
        </m:r>
      </m:oMath>
      <w:r>
        <w:t xml:space="preserve">. </w:t>
      </w:r>
      <w:r w:rsidR="0024766F" w:rsidRPr="00A94E8D">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160" w:name="OLE_LINK72"/>
      <w:bookmarkStart w:id="161" w:name="OLE_LINK73"/>
      <w:r w:rsidR="00900C6F">
        <w:t>outset</w:t>
      </w:r>
      <w:bookmarkEnd w:id="160"/>
      <w:bookmarkEnd w:id="161"/>
      <w:r w:rsidR="00900C6F">
        <w:t>, a random sample of points in the set</w:t>
      </w:r>
      <w:r w:rsidR="006A6B33">
        <w:t xml:space="preserve"> </w:t>
      </w:r>
      <w:bookmarkStart w:id="162" w:name="OLE_LINK74"/>
      <w:bookmarkStart w:id="163" w:name="OLE_LINK75"/>
      <w:r w:rsidR="006A6B33">
        <w:t>{</w:t>
      </w:r>
      <m:oMath>
        <m:r>
          <w:rPr>
            <w:rFonts w:ascii="Cambria Math" w:hAnsi="Cambria Math"/>
          </w:rPr>
          <m:t>X}</m:t>
        </m:r>
      </m:oMath>
      <w:r w:rsidR="00900C6F">
        <w:t xml:space="preserve"> </w:t>
      </w:r>
      <w:bookmarkEnd w:id="162"/>
      <w:bookmarkEnd w:id="163"/>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sidRPr="00A94E8D">
        <w:rPr>
          <w:rFonts w:cs="David"/>
        </w:rPr>
        <w:t>heuristics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164" w:name="OLE_LINK76"/>
      <w:bookmarkStart w:id="165" w:name="OLE_LINK77"/>
      <w:r w:rsidR="00BA3EA8">
        <w:t>{</w:t>
      </w:r>
      <m:oMath>
        <m:r>
          <w:rPr>
            <w:rFonts w:ascii="Cambria Math" w:hAnsi="Cambria Math"/>
          </w:rPr>
          <m:t>X}</m:t>
        </m:r>
      </m:oMath>
      <w:r w:rsidR="00BA3EA8">
        <w:t xml:space="preserve"> </w:t>
      </w:r>
      <w:bookmarkEnd w:id="164"/>
      <w:bookmarkEnd w:id="165"/>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E26158">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http://www.mendeley.com/documents/?uuid=b9c3326d-b31b-42b2-b4fc-0b57dd2e7725"]}],"mendeley":{"formattedCitation":"[44]","plainTextFormattedCitation":"[44]","previouslyFormattedCitation":"[44]"},"properties":{"noteIndex":0},"schema":"https://github.com/citation-style-language/schema/raw/master/csl-citation.json"}</w:instrText>
      </w:r>
      <w:r w:rsidR="00E951EA">
        <w:rPr>
          <w:rFonts w:cs="David"/>
          <w:b/>
          <w:bCs/>
        </w:rPr>
        <w:fldChar w:fldCharType="separate"/>
      </w:r>
      <w:r w:rsidR="00E26158" w:rsidRPr="00E26158">
        <w:rPr>
          <w:rFonts w:cs="David"/>
          <w:bCs/>
          <w:noProof/>
        </w:rPr>
        <w:t>[44]</w:t>
      </w:r>
      <w:r w:rsidR="00E951EA">
        <w:rPr>
          <w:rFonts w:cs="David"/>
          <w:b/>
          <w:bCs/>
        </w:rPr>
        <w:fldChar w:fldCharType="end"/>
      </w:r>
      <w:r w:rsidR="005F27AF" w:rsidRPr="005F27AF">
        <w:rPr>
          <w:rFonts w:cs="David"/>
        </w:rPr>
        <w:t>.</w:t>
      </w:r>
      <w:r w:rsidR="005F27AF">
        <w:rPr>
          <w:rFonts w:cs="David"/>
          <w:b/>
          <w:bCs/>
        </w:rPr>
        <w:t xml:space="preserve"> </w:t>
      </w:r>
      <w:r w:rsidR="00CF7CCA" w:rsidRPr="00A94E8D">
        <w:rPr>
          <w:rFonts w:cs="David"/>
        </w:rPr>
        <w:t>L</w:t>
      </w:r>
      <w:r w:rsidR="00C06F95" w:rsidRPr="00A94E8D">
        <w:rPr>
          <w:rFonts w:cs="David"/>
        </w:rPr>
        <w:t>ocal search algorithms</w:t>
      </w:r>
      <w:r w:rsidR="00CF7CCA">
        <w:rPr>
          <w:rFonts w:cs="David"/>
        </w:rPr>
        <w:t xml:space="preserve"> </w:t>
      </w:r>
      <w:r w:rsidR="005118A1">
        <w:rPr>
          <w:rFonts w:cs="David"/>
        </w:rPr>
        <w:t xml:space="preserve">(often referred to as </w:t>
      </w:r>
      <w:r w:rsidR="005118A1" w:rsidRPr="00A94E8D">
        <w:rPr>
          <w:rFonts w:cs="David"/>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X}</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w:t>
      </w:r>
      <w:r w:rsidR="006F5D39">
        <w:rPr>
          <w:rFonts w:cs="David"/>
        </w:rPr>
        <w:t>fulfils</w:t>
      </w:r>
      <w:r w:rsidR="00B81022">
        <w:rPr>
          <w:rFonts w:cs="David"/>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&gt;f</m:t>
        </m:r>
        <m:d>
          <m:dPr>
            <m:ctrlPr>
              <w:rPr>
                <w:rFonts w:ascii="Cambria Math" w:hAnsi="Cambria Math"/>
                <w:i/>
              </w:rPr>
            </m:ctrlPr>
          </m:dPr>
          <m:e>
            <m:r>
              <w:rPr>
                <w:rFonts w:ascii="Cambria Math" w:hAnsi="Cambria Math"/>
              </w:rPr>
              <m:t>x</m:t>
            </m:r>
          </m:e>
        </m:d>
      </m:oMath>
      <w:r w:rsidR="00B81022">
        <w:rPr>
          <w:rFonts w:cs="David"/>
        </w:rPr>
        <w:t xml:space="preserve">.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166" w:name="OLE_LINK78"/>
      <w:bookmarkStart w:id="167" w:name="OLE_LINK79"/>
      <w:r w:rsidR="00D57357">
        <w:rPr>
          <w:rFonts w:cs="David"/>
        </w:rPr>
        <w:t>local searches are usually incorporated in stochastic methods to yield candidate global optimums, from which the best point is eventually picked</w:t>
      </w:r>
      <w:bookmarkEnd w:id="166"/>
      <w:bookmarkEnd w:id="167"/>
      <w:r w:rsidR="00ED23B2">
        <w:rPr>
          <w:rFonts w:cs="David"/>
        </w:rPr>
        <w:t xml:space="preserve"> </w:t>
      </w:r>
      <w:r w:rsidR="00ED23B2">
        <w:rPr>
          <w:rFonts w:cs="David"/>
        </w:rPr>
        <w:fldChar w:fldCharType="begin" w:fldLock="1"/>
      </w:r>
      <w:r w:rsidR="00E26158">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http://www.mendeley.com/documents/?uuid=413e347a-536b-4024-8649-8173f101626c"]}],"mendeley":{"formattedCitation":"[45]","plainTextFormattedCitation":"[45]","previouslyFormattedCitation":"[45]"},"properties":{"noteIndex":0},"schema":"https://github.com/citation-style-language/schema/raw/master/csl-citation.json"}</w:instrText>
      </w:r>
      <w:r w:rsidR="00ED23B2">
        <w:rPr>
          <w:rFonts w:cs="David"/>
        </w:rPr>
        <w:fldChar w:fldCharType="separate"/>
      </w:r>
      <w:r w:rsidR="00E26158" w:rsidRPr="00E26158">
        <w:rPr>
          <w:rFonts w:cs="David"/>
          <w:noProof/>
        </w:rPr>
        <w:t>[45]</w:t>
      </w:r>
      <w:r w:rsidR="00ED23B2">
        <w:rPr>
          <w:rFonts w:cs="David"/>
        </w:rPr>
        <w:fldChar w:fldCharType="end"/>
      </w:r>
      <w:r w:rsidR="00D57357">
        <w:rPr>
          <w:rFonts w:cs="David"/>
        </w:rPr>
        <w:t xml:space="preserve">. </w:t>
      </w:r>
    </w:p>
    <w:p w14:paraId="0F2CD9AC" w14:textId="7DCDD0F0" w:rsidR="00976723" w:rsidRDefault="009B4650" w:rsidP="00E87BA7">
      <w:pPr>
        <w:ind w:right="-2" w:firstLine="720"/>
      </w:pPr>
      <w:r>
        <w:t xml:space="preserve">Evolutionary Algorithms (EA) </w:t>
      </w:r>
      <w:r w:rsidR="00763C4E">
        <w:t>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168" w:name="OLE_LINK82"/>
      <w:bookmarkStart w:id="169" w:name="OLE_LINK83"/>
      <w:r w:rsidR="00AA6B0F" w:rsidRPr="00A10451">
        <w:rPr>
          <w:rFonts w:cs="David" w:hint="cs"/>
          <w:color w:val="000000" w:themeColor="text1"/>
        </w:rPr>
        <w:t xml:space="preserve">heuristic </w:t>
      </w:r>
      <w:bookmarkEnd w:id="168"/>
      <w:bookmarkEnd w:id="169"/>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E26158">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http://www.mendeley.com/documents/?uuid=6f7ced75-7ba9-4255-bb82-945b4880dde3"]}],"mendeley":{"formattedCitation":"[46]","plainTextFormattedCitation":"[46]","previouslyFormattedCitation":"[46]"},"properties":{"noteIndex":0},"schema":"https://github.com/citation-style-language/schema/raw/master/csl-citation.json"}</w:instrText>
      </w:r>
      <w:r w:rsidR="0014054E">
        <w:fldChar w:fldCharType="separate"/>
      </w:r>
      <w:r w:rsidR="00E26158" w:rsidRPr="00E26158">
        <w:rPr>
          <w:noProof/>
        </w:rPr>
        <w:t>[46]</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lastRenderedPageBreak/>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E26158">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605e2f8d-28bf-4915-a261-391a21170ff8","http://www.mendeley.com/documents/?uuid=d86e2d26-101f-4d22-9ec1-68eb355c7f07"]}],"mendeley":{"formattedCitation":"[43]","plainTextFormattedCitation":"[43]","previouslyFormattedCitation":"[43]"},"properties":{"noteIndex":0},"schema":"https://github.com/citation-style-language/schema/raw/master/csl-citation.json"}</w:instrText>
      </w:r>
      <w:r w:rsidR="00293A9B">
        <w:fldChar w:fldCharType="separate"/>
      </w:r>
      <w:r w:rsidR="00E26158" w:rsidRPr="00E26158">
        <w:rPr>
          <w:noProof/>
        </w:rPr>
        <w:t>[43]</w:t>
      </w:r>
      <w:r w:rsidR="00293A9B">
        <w:fldChar w:fldCharType="end"/>
      </w:r>
      <w:r w:rsidR="002C30C3" w:rsidRPr="002C30C3">
        <w:t>.</w:t>
      </w:r>
      <w:r w:rsidR="00B5255F">
        <w:t xml:space="preserve"> </w:t>
      </w:r>
    </w:p>
    <w:p w14:paraId="7613F50E" w14:textId="4DD0EB0B" w:rsidR="00F4203D" w:rsidRDefault="00D46C39" w:rsidP="00BC5C6E">
      <w:pPr>
        <w:ind w:right="-2" w:firstLine="720"/>
        <w:rPr>
          <w:rFonts w:cs="David"/>
          <w:rtl/>
        </w:rPr>
      </w:pPr>
      <w:r w:rsidRPr="0033728A">
        <w:rPr>
          <w:rFonts w:cs="David"/>
          <w:color w:val="000000" w:themeColor="text1"/>
        </w:rPr>
        <w:t xml:space="preserve">The ability of </w:t>
      </w:r>
      <w:r>
        <w:rPr>
          <w:rFonts w:cs="David"/>
          <w:color w:val="000000" w:themeColor="text1"/>
        </w:rPr>
        <w:t>EA</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means of escaping from one local optimum</w:t>
      </w:r>
      <w:r w:rsidR="00146671">
        <w:rPr>
          <w:rFonts w:cs="David"/>
          <w:color w:val="000000" w:themeColor="text1"/>
        </w:rPr>
        <w:t xml:space="preserve"> </w:t>
      </w:r>
      <w:r w:rsidR="00146671" w:rsidRPr="00A10451">
        <w:rPr>
          <w:rFonts w:cs="David" w:hint="cs"/>
        </w:rPr>
        <w:fldChar w:fldCharType="begin" w:fldLock="1"/>
      </w:r>
      <w:r w:rsidR="007B0BA7">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6c901aab-eb4a-430e-b8df-5ac04c4a281f","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commentRangeStart w:id="170"/>
      <w:r w:rsidR="00E25C7C" w:rsidRPr="00A10451">
        <w:rPr>
          <w:rFonts w:cs="David" w:hint="cs"/>
        </w:rPr>
        <w:fldChar w:fldCharType="begin" w:fldLock="1"/>
      </w:r>
      <w:r w:rsidR="00E26158">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http://www.mendeley.com/documents/?uuid=cc6c7549-bcd7-4ec8-a58f-fb4cea037a6a"]},{"id":"ITEM-2","itemData":{"author":[{"dropping-particle":"","family":"Carter","given":"Brian","non-dropping-particle":"","parse-names":false,"suffix":""},{"dropping-particle":"","family":"Ragade","given":"Rammohan","non-dropping-particle":"","parse-names":false,"suffix":""}],"container-title":"Sensors Applications Symposium, 2009. SAS 2009. IEEE","id":"ITEM-2","issued":{"date-parts":[["2009"]]},"page":"7-12","title":"A probabilistic model for the deployment of sensors","type":"paper-conference"},"uris":["http://www.mendeley.com/documents/?uuid=9b0e5762-c434-4af9-8885-b8b3142a3fb1"]}],"mendeley":{"formattedCitation":"[31], [47]","plainTextFormattedCitation":"[31], [47]","previouslyFormattedCitation":"[31], [47]"},"properties":{"noteIndex":0},"schema":"https://github.com/citation-style-language/schema/raw/master/csl-citation.json"}</w:instrText>
      </w:r>
      <w:r w:rsidR="00E25C7C" w:rsidRPr="00A10451">
        <w:rPr>
          <w:rFonts w:cs="David" w:hint="cs"/>
        </w:rPr>
        <w:fldChar w:fldCharType="separate"/>
      </w:r>
      <w:r w:rsidR="00E26158" w:rsidRPr="00E26158">
        <w:rPr>
          <w:rFonts w:cs="David"/>
          <w:noProof/>
        </w:rPr>
        <w:t>[31], [47]</w:t>
      </w:r>
      <w:r w:rsidR="00E25C7C" w:rsidRPr="00A10451">
        <w:rPr>
          <w:rFonts w:cs="David" w:hint="cs"/>
        </w:rPr>
        <w:fldChar w:fldCharType="end"/>
      </w:r>
      <w:commentRangeEnd w:id="170"/>
      <w:r w:rsidR="00900430">
        <w:rPr>
          <w:rStyle w:val="CommentReference"/>
        </w:rPr>
        <w:commentReference w:id="170"/>
      </w:r>
      <w:r w:rsidR="00E25C7C">
        <w:rPr>
          <w:rFonts w:cs="David"/>
        </w:rPr>
        <w:t>)</w:t>
      </w:r>
      <w:r w:rsidR="00976723">
        <w:rPr>
          <w:rFonts w:cs="David"/>
        </w:rPr>
        <w:t>.</w:t>
      </w:r>
      <w:bookmarkEnd w:id="155"/>
      <w:bookmarkEnd w:id="156"/>
      <w:r w:rsidR="004D76ED">
        <w:rPr>
          <w:rFonts w:cs="David"/>
        </w:rPr>
        <w:t xml:space="preserve"> </w:t>
      </w:r>
      <w:r w:rsidR="003D75BC">
        <w:rPr>
          <w:rFonts w:cs="David"/>
        </w:rPr>
        <w:t xml:space="preserve">EA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E26158">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http://www.mendeley.com/documents/?uuid=63dad482-0701-490e-8df5-302900d7d5e8"]},{"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algorithm","type":"article-journal","volume":"39"},"uris":["http://www.mendeley.com/documents/?uuid=6e3d603a-651a-4493-8903-24573e355e80","http://www.mendeley.com/documents/?uuid=cd181354-541c-4542-9550-8d66a785ad21"]}],"mendeley":{"formattedCitation":"[48], [49]","plainTextFormattedCitation":"[48], [49]","previouslyFormattedCitation":"[48], [49]"},"properties":{"noteIndex":0},"schema":"https://github.com/citation-style-language/schema/raw/master/csl-citation.json"}</w:instrText>
      </w:r>
      <w:r w:rsidR="00025D8A">
        <w:rPr>
          <w:rFonts w:cs="David"/>
        </w:rPr>
        <w:fldChar w:fldCharType="separate"/>
      </w:r>
      <w:r w:rsidR="00E26158" w:rsidRPr="00E26158">
        <w:rPr>
          <w:rFonts w:cs="David"/>
          <w:noProof/>
        </w:rPr>
        <w:t>[48], [49]</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171" w:name="OLE_LINK92"/>
      <w:bookmarkStart w:id="172" w:name="OLE_LINK93"/>
      <w:r w:rsidR="00BC713C">
        <w:rPr>
          <w:rFonts w:cs="David"/>
        </w:rPr>
        <w:t xml:space="preserve">, </w:t>
      </w:r>
      <w:r w:rsidR="00F4203D" w:rsidRPr="00F4203D">
        <w:rPr>
          <w:rFonts w:cs="David"/>
        </w:rPr>
        <w:t xml:space="preserve">Allen </w:t>
      </w:r>
      <w:bookmarkEnd w:id="171"/>
      <w:bookmarkEnd w:id="172"/>
      <w:r w:rsidR="00F4203D" w:rsidRPr="00F4203D">
        <w:rPr>
          <w:rFonts w:cs="David"/>
        </w:rPr>
        <w:t xml:space="preserve">et al. </w:t>
      </w:r>
      <w:r w:rsidR="00BC713C">
        <w:rPr>
          <w:rFonts w:cs="David"/>
        </w:rPr>
        <w:fldChar w:fldCharType="begin" w:fldLock="1"/>
      </w:r>
      <w:r w:rsidR="00E26158">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http://www.mendeley.com/documents/?uuid=eb8b2085-3307-4d41-8123-5d9ea2fc865a"]}],"mendeley":{"formattedCitation":"[50]","plainTextFormattedCitation":"[50]","previouslyFormattedCitation":"[50]"},"properties":{"noteIndex":0},"schema":"https://github.com/citation-style-language/schema/raw/master/csl-citation.json"}</w:instrText>
      </w:r>
      <w:r w:rsidR="00BC713C">
        <w:rPr>
          <w:rFonts w:cs="David"/>
        </w:rPr>
        <w:fldChar w:fldCharType="separate"/>
      </w:r>
      <w:r w:rsidR="00E26158" w:rsidRPr="00E26158">
        <w:rPr>
          <w:rFonts w:cs="David"/>
          <w:noProof/>
        </w:rPr>
        <w:t>[50]</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E26158">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http://www.mendeley.com/documents/?uuid=7730a5a8-cf79-4e41-9b4b-deed6fce45f5"]}],"mendeley":{"formattedCitation":"[51]","plainTextFormattedCitation":"[51]","previouslyFormattedCitation":"[51]"},"properties":{"noteIndex":0},"schema":"https://github.com/citation-style-language/schema/raw/master/csl-citation.json"}</w:instrText>
      </w:r>
      <w:r w:rsidR="003170F9">
        <w:rPr>
          <w:rFonts w:cs="David"/>
        </w:rPr>
        <w:fldChar w:fldCharType="separate"/>
      </w:r>
      <w:r w:rsidR="00E26158" w:rsidRPr="00E26158">
        <w:rPr>
          <w:rFonts w:cs="David"/>
          <w:noProof/>
        </w:rPr>
        <w:t>[51]</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E26158">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http://www.mendeley.com/documents/?uuid=c6c1b4e4-80e4-4045-909c-f4e2189a6b43"]}],"mendeley":{"formattedCitation":"[52]","plainTextFormattedCitation":"[52]","previouslyFormattedCitation":"[52]"},"properties":{"noteIndex":0},"schema":"https://github.com/citation-style-language/schema/raw/master/csl-citation.json"}</w:instrText>
      </w:r>
      <w:r w:rsidR="003170F9">
        <w:rPr>
          <w:rFonts w:cs="David"/>
        </w:rPr>
        <w:fldChar w:fldCharType="separate"/>
      </w:r>
      <w:r w:rsidR="00E26158" w:rsidRPr="00E26158">
        <w:rPr>
          <w:rFonts w:cs="David"/>
          <w:noProof/>
        </w:rPr>
        <w:t>[52]</w:t>
      </w:r>
      <w:r w:rsidR="003170F9">
        <w:rPr>
          <w:rFonts w:cs="David"/>
        </w:rPr>
        <w:fldChar w:fldCharType="end"/>
      </w:r>
      <w:r w:rsidR="003170F9">
        <w:rPr>
          <w:rFonts w:cs="David"/>
        </w:rPr>
        <w:t xml:space="preserve">. </w:t>
      </w:r>
    </w:p>
    <w:p w14:paraId="300D5400" w14:textId="77777777" w:rsidR="00F810AE" w:rsidRDefault="00F810AE" w:rsidP="00F810AE">
      <w:pPr>
        <w:ind w:right="-2"/>
        <w:rPr>
          <w:rFonts w:cs="David"/>
        </w:rPr>
      </w:pPr>
    </w:p>
    <w:p w14:paraId="46204DE9" w14:textId="47455879" w:rsidR="001876C4" w:rsidRPr="001876C4" w:rsidRDefault="00B305D9" w:rsidP="00F8409E">
      <w:pPr>
        <w:ind w:right="-2"/>
      </w:pPr>
      <w:r>
        <w:rPr>
          <w:rFonts w:cs="David"/>
        </w:rPr>
        <w:t>This proposed work offers new approaches to real-world air pollution problems, by combining environmental aspects with state-of-the-art</w:t>
      </w:r>
      <w:r w:rsidR="00BC5C6E">
        <w:rPr>
          <w:rFonts w:cs="David"/>
        </w:rPr>
        <w:t xml:space="preserve"> </w:t>
      </w:r>
      <w:r w:rsidR="0019609E">
        <w:t>optimization</w:t>
      </w:r>
      <w:r>
        <w:t xml:space="preserve"> technique</w:t>
      </w:r>
      <w:r w:rsidR="003D63BF">
        <w:t>.</w:t>
      </w:r>
      <w:r w:rsidR="00BC5C6E">
        <w:t xml:space="preserve"> </w:t>
      </w:r>
      <w:r w:rsidR="006D5326" w:rsidRPr="001876C4">
        <w:t xml:space="preserve">Using </w:t>
      </w:r>
      <w:r w:rsidR="006D5326">
        <w:t>the</w:t>
      </w:r>
      <w:r w:rsidR="006D5326" w:rsidRPr="001876C4">
        <w:t xml:space="preserve"> proposed methodology would allow decision makers to retrieve sets of optimal solutions</w:t>
      </w:r>
      <w:r w:rsidR="006D5326">
        <w:t xml:space="preserve"> for network deployment</w:t>
      </w:r>
      <w:r w:rsidR="006D5326" w:rsidRPr="001876C4">
        <w:t>, each suited for different use-cases.</w:t>
      </w:r>
      <w:r w:rsidR="006D5326">
        <w:t xml:space="preserve"> </w:t>
      </w:r>
      <w:r w:rsidR="001876C4">
        <w:t xml:space="preserve">To the best of our knowledge, and as reviewed above, no other work has offered </w:t>
      </w:r>
      <w:r w:rsidR="00F8409E">
        <w:t xml:space="preserve">such perspective </w:t>
      </w:r>
      <w:r w:rsidR="006D5326">
        <w:t xml:space="preserve">to </w:t>
      </w:r>
      <w:r w:rsidR="00E60FAD">
        <w:t xml:space="preserve">solve </w:t>
      </w:r>
      <w:r w:rsidR="00F8409E">
        <w:t>similar problems</w:t>
      </w:r>
      <w:r w:rsidR="00E60FAD">
        <w:t xml:space="preserve">. </w:t>
      </w:r>
      <w:r w:rsidR="000F3985">
        <w:t xml:space="preserve">The </w:t>
      </w:r>
      <w:r w:rsidR="00D85D87">
        <w:t xml:space="preserve">basic </w:t>
      </w:r>
      <w:r w:rsidR="000F3985">
        <w:t xml:space="preserve">proposed </w:t>
      </w:r>
      <w:r w:rsidR="000F3985" w:rsidRPr="001876C4">
        <w:t>methodology</w:t>
      </w:r>
      <w:r w:rsidR="003F5379">
        <w:t xml:space="preserve"> will be reviewed </w:t>
      </w:r>
      <w:r w:rsidR="000C2D2A">
        <w:t xml:space="preserve">thoroughly </w:t>
      </w:r>
      <w:r w:rsidR="003F5379">
        <w:t xml:space="preserve">in the next section. </w:t>
      </w:r>
    </w:p>
    <w:p w14:paraId="30E13BB9" w14:textId="4D074EC0" w:rsidR="0061083B" w:rsidRPr="003E3E18" w:rsidRDefault="0061083B" w:rsidP="00F810AE">
      <w:pPr>
        <w:ind w:right="-2"/>
        <w:rPr>
          <w:strike/>
        </w:rPr>
      </w:pPr>
    </w:p>
    <w:p w14:paraId="58AE3E6D" w14:textId="77777777" w:rsidR="00674FD4" w:rsidRPr="003350FF" w:rsidRDefault="00674FD4" w:rsidP="00E87BA7"/>
    <w:p w14:paraId="7FB1931B" w14:textId="3055AA53" w:rsidR="000742A2" w:rsidRDefault="00FD55B9" w:rsidP="0089641E">
      <w:pPr>
        <w:pStyle w:val="Heading1"/>
      </w:pPr>
      <w:bookmarkStart w:id="173" w:name="_Toc14991890"/>
      <w:r w:rsidRPr="00A10451">
        <w:rPr>
          <w:rFonts w:hint="cs"/>
        </w:rPr>
        <w:t xml:space="preserve">Methods and </w:t>
      </w:r>
      <w:r w:rsidR="00537979" w:rsidRPr="00A10451">
        <w:rPr>
          <w:rFonts w:hint="cs"/>
        </w:rPr>
        <w:t>Research plan</w:t>
      </w:r>
      <w:bookmarkEnd w:id="173"/>
    </w:p>
    <w:p w14:paraId="5D812400" w14:textId="152EAC1A" w:rsidR="00FB57E6" w:rsidRDefault="00FB57E6" w:rsidP="00E87BA7">
      <w:pPr>
        <w:pStyle w:val="Heading2"/>
      </w:pPr>
      <w:bookmarkStart w:id="174" w:name="_Toc14991891"/>
      <w:r>
        <w:t>Background</w:t>
      </w:r>
      <w:bookmarkEnd w:id="174"/>
    </w:p>
    <w:p w14:paraId="6E3A724C" w14:textId="4B8BF95F" w:rsidR="00CD00E4" w:rsidRPr="002F6436" w:rsidRDefault="00D83578" w:rsidP="00E87BA7">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7B0BA7">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6c901aab-eb4a-430e-b8df-5ac04c4a281f","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AERMOD</w:t>
      </w:r>
      <w:r w:rsidR="0028326D">
        <w:rPr>
          <w:rFonts w:cs="David"/>
          <w:color w:val="000000"/>
        </w:rPr>
        <w:t xml:space="preserve"> </w:t>
      </w:r>
      <w:r w:rsidR="002C2099">
        <w:rPr>
          <w:rFonts w:cs="David"/>
          <w:color w:val="000000"/>
        </w:rPr>
        <w:fldChar w:fldCharType="begin" w:fldLock="1"/>
      </w:r>
      <w:r w:rsidR="00E26158">
        <w:rPr>
          <w:rFonts w:cs="David"/>
          <w:color w:val="000000"/>
        </w:rPr>
        <w:instrText>ADDIN CSL_CITATION {"citationItems":[{"id":"ITEM-1","itemData":{"DOI":"10.1002/ep.10129","ISSN":"0278-4491","author":[{"dropping-particle":"","family":"Kumar","given":"Ashok","non-dropping-particle":"","parse-names":false,"suffix":""},{"dropping-particle":"","family":"Dixit","given":"Shobhit","non-dropping-particle":"","parse-names":false,"suffix":""},{"dropping-particle":"","family":"Varadarajan","given":"Charanya","non-dropping-particle":"","parse-names":false,"suffix":""},{"dropping-particle":"","family":"Vijayan","given":"Abhilash","non-dropping-particle":"","parse-names":false,"suffix":""},{"dropping-particle":"","family":"Masuraha","given":"Anand","non-dropping-particle":"","parse-names":false,"suffix":""}],"container-title":"Environmental Progress","id":"ITEM-1","issue":"2","issued":{"date-parts":[["2006","7"]]},"page":"141-151","title":"Evaluation of the AERMOD dispersion model as a function of atmospheric stability for an urban area","type":"article-journal","volume":"25"},"uris":["http://www.mendeley.com/documents/?uuid=d176a473-3017-3968-9b2f-be96655db468"]},{"id":"ITEM-2","itemData":{"DOI":"10.1016/j.atmosenv.2014.02.054","ISSN":"18732844","abstract":"The performance of the steady-state air dispersion models AERMOD and Industrial Source Complex 2 (ISC2), and Lagrangian puff models CALPUFF and RATCHET were evaluated using the Winter Validation Tracer Study dataset. The Winter Validation Tracer Study was performed in February 1991 at the former Rocky Flats Environmental Technology Site near Denver, Colorado. Twelve, 11-htests were conducted where a conservative tracer was released and measured hourly at 140 samplers in concentric rings 8km and 16km from the release point. Performance objectives were unpaired maximum one- and nine-hour average concentration, location of plume maximum, plume impact area, arc-integrated concentration, unpaired nine-hour average concentration, and paired ensemble means. Performance objectives were aimed at addressing regulatory compliance, and dose reconstruction assessment questions. The objective of regulatory compliance is not to underestimate maximum concentrations whereas for dose reconstruction, the objective is an unbiased estimate of concentration in space and time. Performance measures included the fractional bias, normalized mean square error, geometric mean, geometric mean variance, correlation coefficient, and fraction of observations within a factor of two. The Lagrangian puff models tended to exhibit the smallest variance, highest correlation, and highest number of predictions within a factor of two compared to the steady-state models at both the 8-km and 16-km distance. Maximum one- and nine-hour average concentrations were less likely to be under-predicted by the steady-state models compared to the Lagrangian puff models. The characteristic of the steady-state models not to under-predict maximum concentrations make them well suited for regulatory compliance demonstration, whereas the Lagrangian puff models are better suited for dose reconstruction and long range transport. © 2014 The Authors.","author":[{"dropping-particle":"","family":"Rood","given":"Arthur S.","non-dropping-particle":"","parse-names":false,"suffix":""}],"container-title":"Atmospheric Environment","id":"ITEM-2","issued":{"date-parts":[["2014"]]},"page":"707-720","publisher":"Elsevier Ltd","title":"Performance evaluation of AERMOD, CALPUFF, and legacy air dispersion models using the Winter Validation Tracer Study dataset","type":"article-journal","volume":"89"},"uris":["http://www.mendeley.com/documents/?uuid=6a7e1595-98ba-4476-8217-df28fabefdfa","http://www.mendeley.com/documents/?uuid=1851e1b4-ce33-44ec-9991-3f8b3c376864"]}],"mendeley":{"formattedCitation":"[53], [54]","plainTextFormattedCitation":"[53], [54]","previouslyFormattedCitation":"[53], [54]"},"properties":{"noteIndex":0},"schema":"https://github.com/citation-style-language/schema/raw/master/csl-citation.json"}</w:instrText>
      </w:r>
      <w:r w:rsidR="002C2099">
        <w:rPr>
          <w:rFonts w:cs="David"/>
          <w:color w:val="000000"/>
        </w:rPr>
        <w:fldChar w:fldCharType="separate"/>
      </w:r>
      <w:r w:rsidR="00E26158" w:rsidRPr="00E26158">
        <w:rPr>
          <w:rFonts w:cs="David"/>
          <w:noProof/>
          <w:color w:val="000000"/>
        </w:rPr>
        <w:t>[53], [54]</w:t>
      </w:r>
      <w:r w:rsidR="002C2099">
        <w:rPr>
          <w:rFonts w:cs="David"/>
          <w:color w:val="000000"/>
        </w:rPr>
        <w:fldChar w:fldCharType="end"/>
      </w:r>
      <w:r w:rsidR="00DF481A">
        <w:rPr>
          <w:rFonts w:cs="David"/>
          <w:color w:val="000000"/>
        </w:rPr>
        <w:t xml:space="preserve"> </w:t>
      </w:r>
      <w:r w:rsidR="00051F84">
        <w:rPr>
          <w:rFonts w:cs="David"/>
          <w:color w:val="000000"/>
        </w:rPr>
        <w:t xml:space="preserve">and the </w:t>
      </w:r>
      <w:r w:rsidR="00F654FA" w:rsidRPr="00051F84">
        <w:rPr>
          <w:rFonts w:cs="David"/>
          <w:color w:val="000000"/>
        </w:rPr>
        <w:t>Eulerian grid-based</w:t>
      </w:r>
      <w:r w:rsidR="00F654FA">
        <w:rPr>
          <w:rFonts w:cs="David"/>
          <w:color w:val="000000"/>
        </w:rPr>
        <w:t xml:space="preserve"> </w:t>
      </w:r>
      <w:r w:rsidR="00051F84">
        <w:rPr>
          <w:rFonts w:cs="David"/>
          <w:color w:val="000000"/>
        </w:rPr>
        <w:t>CMAQ</w:t>
      </w:r>
      <w:r w:rsidR="00B83350">
        <w:rPr>
          <w:rFonts w:cs="David"/>
          <w:color w:val="000000"/>
        </w:rPr>
        <w:t xml:space="preserve"> </w:t>
      </w:r>
      <w:r w:rsidR="00B83350">
        <w:rPr>
          <w:rFonts w:cs="David"/>
          <w:color w:val="000000"/>
        </w:rPr>
        <w:fldChar w:fldCharType="begin" w:fldLock="1"/>
      </w:r>
      <w:r w:rsidR="007B0BA7">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31eaa12d-b1ee-4322-8a61-72a57500fbb9","http://www.mendeley.com/documents/?uuid=8c36e9d2-7c78-4dc8-bcfe-27106dfa9c95"]}],"mendeley":{"formattedCitation":"[19]","plainTextFormattedCitation":"[19]","previouslyFormattedCitation":"[19]"},"properties":{"noteIndex":0},"schema":"https://github.com/citation-style-language/schema/raw/master/csl-citation.json"}</w:instrText>
      </w:r>
      <w:r w:rsidR="00B83350">
        <w:rPr>
          <w:rFonts w:cs="David"/>
          <w:color w:val="000000"/>
        </w:rPr>
        <w:fldChar w:fldCharType="separate"/>
      </w:r>
      <w:r w:rsidR="00B83350" w:rsidRPr="00B83350">
        <w:rPr>
          <w:rFonts w:cs="David"/>
          <w:noProof/>
          <w:color w:val="000000"/>
        </w:rPr>
        <w:t>[19]</w:t>
      </w:r>
      <w:r w:rsidR="00B83350">
        <w:rPr>
          <w:rFonts w:cs="David"/>
          <w:color w:val="000000"/>
        </w:rPr>
        <w:fldChar w:fldCharType="end"/>
      </w:r>
      <w:r w:rsidR="00051F84">
        <w:rPr>
          <w:rFonts w:cs="David"/>
          <w:color w:val="000000"/>
        </w:rPr>
        <w:t xml:space="preserve">,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273525">
        <w:rPr>
          <w:rFonts w:cs="David"/>
          <w:color w:val="000000"/>
        </w:rPr>
        <w:fldChar w:fldCharType="begin" w:fldLock="1"/>
      </w:r>
      <w:r w:rsidR="007B0BA7">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31eaa12d-b1ee-4322-8a61-72a57500fbb9","http://www.mendeley.com/documents/?uuid=8c36e9d2-7c78-4dc8-bcfe-27106dfa9c95"]}],"mendeley":{"formattedCitation":"[19]","plainTextFormattedCitation":"[19]","previouslyFormattedCitation":"[19]"},"properties":{"noteIndex":0},"schema":"https://github.com/citation-style-language/schema/raw/master/csl-citation.json"}</w:instrText>
      </w:r>
      <w:r w:rsidR="00273525">
        <w:rPr>
          <w:rFonts w:cs="David"/>
          <w:color w:val="000000"/>
        </w:rPr>
        <w:fldChar w:fldCharType="separate"/>
      </w:r>
      <w:r w:rsidR="00273525" w:rsidRPr="00B83350">
        <w:rPr>
          <w:rFonts w:cs="David"/>
          <w:noProof/>
          <w:color w:val="000000"/>
        </w:rPr>
        <w:t>[19]</w:t>
      </w:r>
      <w:r w:rsidR="00273525">
        <w:rPr>
          <w:rFonts w:cs="David"/>
          <w:color w:val="000000"/>
        </w:rPr>
        <w:fldChar w:fldCharType="end"/>
      </w:r>
      <w:r w:rsidR="00273525">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w:t>
      </w:r>
      <w:r w:rsidR="000F2F32">
        <w:rPr>
          <w:rFonts w:cs="David"/>
          <w:color w:val="000000"/>
        </w:rPr>
        <w:fldChar w:fldCharType="begin" w:fldLock="1"/>
      </w:r>
      <w:r w:rsidR="00E26158">
        <w:rPr>
          <w:rFonts w:cs="David"/>
          <w:color w:val="000000"/>
        </w:rPr>
        <w:instrText>ADDIN CSL_CITATION {"citationItems":[{"id":"ITEM-1","itemData":{"DOI":"10.1016/j.atmosenv.2017.03.030","ISBN":"0024-2829","ISSN":"18732844","abstract":"A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Environment","id":"ITEM-1","issued":{"date-parts":[["2017"]]},"page":"181-196","publisher":"Elsevier Ltd","title":"A cost-effective method for simulating city-wide air flow and pollutant dispersion at building resolving scale","type":"article-journal","volume":"158"},"uris":["http://www.mendeley.com/documents/?uuid=22f5fbe1-7c12-4784-8608-9f5eba5de297","http://www.mendeley.com/documents/?uuid=5b5c5a29-f435-4a95-818e-5d382dda9d2b"]},{"id":"ITEM-2","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-2","issue":"2","issued":{"date-parts":[["2017"]]},"page":"3441-3459","title":"simulations over the city of Zürich , Switzerland","type":"article-journal","volume":"2"},"uris":["http://www.mendeley.com/documents/?uuid=60a2fc22-b745-4692-a30b-1ee3573143ab","http://www.mendeley.com/documents/?uuid=17d8986d-481d-44a8-a8de-9175313b767f"]}],"mendeley":{"formattedCitation":"[55], [56]","plainTextFormattedCitation":"[55], [56]","previouslyFormattedCitation":"[55], [56]"},"properties":{"noteIndex":0},"schema":"https://github.com/citation-style-language/schema/raw/master/csl-citation.json"}</w:instrText>
      </w:r>
      <w:r w:rsidR="000F2F32">
        <w:rPr>
          <w:rFonts w:cs="David"/>
          <w:color w:val="000000"/>
        </w:rPr>
        <w:fldChar w:fldCharType="separate"/>
      </w:r>
      <w:r w:rsidR="00E26158" w:rsidRPr="00E26158">
        <w:rPr>
          <w:rFonts w:cs="David"/>
          <w:noProof/>
          <w:color w:val="000000"/>
        </w:rPr>
        <w:t>[55], [56]</w:t>
      </w:r>
      <w:r w:rsidR="000F2F32">
        <w:rPr>
          <w:rFonts w:cs="David"/>
          <w:color w:val="000000"/>
        </w:rPr>
        <w:fldChar w:fldCharType="end"/>
      </w:r>
      <w:r w:rsidR="000F2F32">
        <w:rPr>
          <w:rFonts w:cs="David"/>
          <w:color w:val="000000"/>
        </w:rPr>
        <w:t xml:space="preserve"> </w:t>
      </w:r>
      <w:r w:rsidR="00A962FB">
        <w:rPr>
          <w:rFonts w:cs="David"/>
          <w:color w:val="000000"/>
        </w:rPr>
        <w:t xml:space="preserve">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from the source</w:t>
      </w:r>
      <w:r w:rsidR="001A4958">
        <w:rPr>
          <w:rFonts w:cs="David"/>
          <w:color w:val="000000"/>
        </w:rPr>
        <w:t xml:space="preserve">. </w:t>
      </w:r>
      <w:r w:rsidR="009B4650">
        <w:rPr>
          <w:rFonts w:cs="David"/>
        </w:rPr>
        <w:t>At the first stages</w:t>
      </w:r>
      <w:r w:rsidR="00D9518E">
        <w:rPr>
          <w:rFonts w:cs="David"/>
        </w:rPr>
        <w:t>, we will use the Gaussian plume model</w:t>
      </w:r>
      <w:r w:rsidR="00996D07">
        <w:rPr>
          <w:rFonts w:cs="David"/>
        </w:rPr>
        <w:t xml:space="preserve"> and will not account for topography or land use</w:t>
      </w:r>
      <w:r w:rsidR="00D9518E">
        <w:rPr>
          <w:rFonts w:cs="David"/>
        </w:rPr>
        <w:t xml:space="preserve">.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w:t>
      </w:r>
      <w:r w:rsidR="002D23C4">
        <w:rPr>
          <w:rFonts w:cs="David"/>
        </w:rPr>
        <w:lastRenderedPageBreak/>
        <w:t xml:space="preserve">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E87BA7">
      <w:pPr>
        <w:pStyle w:val="Heading3"/>
        <w:numPr>
          <w:ilvl w:val="0"/>
          <w:numId w:val="0"/>
        </w:numPr>
        <w:ind w:left="720"/>
      </w:pPr>
    </w:p>
    <w:p w14:paraId="6026C62A" w14:textId="273B6DFD" w:rsidR="007753FA" w:rsidRDefault="00A24C79" w:rsidP="00E87BA7">
      <w:pPr>
        <w:pStyle w:val="Heading3"/>
      </w:pPr>
      <w:bookmarkStart w:id="175" w:name="_Toc14991892"/>
      <w:r>
        <w:t xml:space="preserve">The </w:t>
      </w:r>
      <w:r w:rsidR="00AB1EBF" w:rsidRPr="00A10451">
        <w:rPr>
          <w:rFonts w:hint="cs"/>
        </w:rPr>
        <w:t xml:space="preserve">Gaussian plume </w:t>
      </w:r>
      <w:r w:rsidR="00C5676B" w:rsidRPr="00A10451">
        <w:rPr>
          <w:rFonts w:hint="cs"/>
        </w:rPr>
        <w:t>model</w:t>
      </w:r>
      <w:bookmarkEnd w:id="175"/>
    </w:p>
    <w:p w14:paraId="631D19B6" w14:textId="281A3594" w:rsidR="00861FAF" w:rsidRDefault="00EF7632" w:rsidP="00E87BA7">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176" w:name="OLE_LINK94"/>
      <w:bookmarkStart w:id="177"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E87BA7">
        <w:rPr>
          <w:rFonts w:cs="David"/>
          <w:color w:val="000000" w:themeColor="text1"/>
        </w:rPr>
        <w:instrText xml:space="preserve"> \* MERGEFORMAT </w:instrText>
      </w:r>
      <w:r w:rsidR="00D76447">
        <w:rPr>
          <w:rFonts w:cs="David"/>
          <w:color w:val="000000" w:themeColor="text1"/>
        </w:rPr>
      </w:r>
      <w:r w:rsidR="00D76447">
        <w:rPr>
          <w:rFonts w:cs="David"/>
          <w:color w:val="000000" w:themeColor="text1"/>
        </w:rPr>
        <w:fldChar w:fldCharType="separate"/>
      </w:r>
      <w:r w:rsidR="007B0BA7">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176"/>
      <w:bookmarkEnd w:id="177"/>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w:t>
      </w:r>
      <w:r w:rsidR="00327B87">
        <w:rPr>
          <w:rFonts w:cs="David"/>
          <w:color w:val="000000"/>
        </w:rPr>
        <w:t xml:space="preserve"> </w:t>
      </w:r>
      <w:r w:rsidR="00334CCB" w:rsidRPr="00A10451">
        <w:rPr>
          <w:rFonts w:cs="David" w:hint="cs"/>
          <w:color w:val="000000"/>
        </w:rPr>
        <w:t>m</w:t>
      </w:r>
      <w:r w:rsidR="00327B87" w:rsidRPr="00327B87">
        <w:rPr>
          <w:rFonts w:cs="David"/>
          <w:color w:val="000000"/>
          <w:vertAlign w:val="superscript"/>
        </w:rPr>
        <w:t>-</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E87BA7">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E87BA7">
            <w:pPr>
              <w:ind w:right="-2"/>
              <w:rPr>
                <w:rFonts w:cs="David"/>
                <w:color w:val="000000"/>
              </w:rPr>
            </w:pPr>
          </w:p>
          <w:p w14:paraId="3FEF121B" w14:textId="77777777" w:rsidR="006F0563" w:rsidRPr="00A10451" w:rsidRDefault="006F0563" w:rsidP="00E87BA7">
            <w:pPr>
              <w:ind w:right="-2"/>
              <w:rPr>
                <w:rFonts w:cs="David"/>
                <w:color w:val="000000"/>
              </w:rPr>
            </w:pPr>
          </w:p>
        </w:tc>
        <w:tc>
          <w:tcPr>
            <w:tcW w:w="7371" w:type="dxa"/>
          </w:tcPr>
          <w:p w14:paraId="487E512B" w14:textId="77777777" w:rsidR="006F0563" w:rsidRPr="00A10451" w:rsidRDefault="006F0563" w:rsidP="00E87BA7">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E87BA7">
            <w:pPr>
              <w:ind w:right="-2"/>
              <w:rPr>
                <w:rFonts w:cs="David"/>
                <w:color w:val="000000"/>
              </w:rPr>
            </w:pPr>
          </w:p>
        </w:tc>
        <w:tc>
          <w:tcPr>
            <w:tcW w:w="843" w:type="dxa"/>
            <w:vAlign w:val="center"/>
          </w:tcPr>
          <w:p w14:paraId="0A38ACF6" w14:textId="56AB6DD6" w:rsidR="006F0563" w:rsidRPr="00A10451" w:rsidRDefault="006F0563" w:rsidP="00E87BA7">
            <w:pPr>
              <w:ind w:right="-2"/>
              <w:jc w:val="center"/>
              <w:rPr>
                <w:rFonts w:cs="David"/>
                <w:color w:val="000000"/>
              </w:rPr>
            </w:pPr>
            <w:r w:rsidRPr="00A10451">
              <w:rPr>
                <w:rFonts w:cs="David" w:hint="cs"/>
                <w:color w:val="000000"/>
              </w:rPr>
              <w:t>(</w:t>
            </w:r>
            <w:bookmarkStart w:id="178"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7B0BA7">
              <w:rPr>
                <w:rFonts w:cs="David"/>
                <w:noProof/>
                <w:color w:val="000000"/>
              </w:rPr>
              <w:t>1</w:t>
            </w:r>
            <w:r w:rsidRPr="00A10451">
              <w:rPr>
                <w:rFonts w:cs="David" w:hint="cs"/>
                <w:color w:val="000000"/>
              </w:rPr>
              <w:fldChar w:fldCharType="end"/>
            </w:r>
            <w:bookmarkEnd w:id="178"/>
            <w:r w:rsidRPr="00A10451">
              <w:rPr>
                <w:rFonts w:cs="David" w:hint="cs"/>
                <w:color w:val="000000"/>
              </w:rPr>
              <w:t>)</w:t>
            </w:r>
          </w:p>
        </w:tc>
      </w:tr>
    </w:tbl>
    <w:p w14:paraId="6F4DBE4C" w14:textId="0A69938F" w:rsidR="00340EDC" w:rsidRPr="00A10451" w:rsidRDefault="000F3DEB" w:rsidP="00E87BA7">
      <w:pPr>
        <w:ind w:right="-2"/>
        <w:rPr>
          <w:rFonts w:cs="David"/>
          <w:color w:val="000000"/>
        </w:rPr>
      </w:pPr>
      <w:r w:rsidRPr="00A10451">
        <w:rPr>
          <w:rFonts w:cs="David" w:hint="cs"/>
          <w:color w:val="000000"/>
        </w:rPr>
        <w:t xml:space="preserve">Where Q </w:t>
      </w:r>
      <w:r w:rsidR="00D77B8A" w:rsidRPr="00A10451">
        <w:rPr>
          <w:rFonts w:cs="David" w:hint="cs"/>
          <w:color w:val="000000"/>
        </w:rPr>
        <w:t>[kg</w:t>
      </w:r>
      <w:r w:rsidR="00327B87">
        <w:rPr>
          <w:rFonts w:cs="David"/>
          <w:color w:val="000000"/>
        </w:rPr>
        <w:t xml:space="preserve"> </w:t>
      </w:r>
      <w:r w:rsidR="00D77B8A" w:rsidRPr="00A10451">
        <w:rPr>
          <w:rFonts w:cs="David" w:hint="cs"/>
          <w:color w:val="000000"/>
        </w:rPr>
        <w:t>s</w:t>
      </w:r>
      <w:r w:rsidR="00327B87" w:rsidRPr="00327B87">
        <w:rPr>
          <w:rFonts w:cs="David"/>
          <w:color w:val="000000"/>
          <w:vertAlign w:val="superscript"/>
        </w:rPr>
        <w:t>-1</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w:t>
      </w:r>
      <w:r w:rsidR="00211738">
        <w:rPr>
          <w:rFonts w:cs="David"/>
          <w:color w:val="000000"/>
        </w:rPr>
        <w:t xml:space="preserve"> </w:t>
      </w:r>
      <w:r w:rsidR="00211738" w:rsidRPr="00A10451">
        <w:rPr>
          <w:rFonts w:cs="David" w:hint="cs"/>
          <w:color w:val="000000"/>
        </w:rPr>
        <w:t>s</w:t>
      </w:r>
      <w:r w:rsidR="00211738" w:rsidRPr="00327B87">
        <w:rPr>
          <w:rFonts w:cs="David"/>
          <w:color w:val="000000"/>
          <w:vertAlign w:val="superscript"/>
        </w:rPr>
        <w:t>-1</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E87BA7">
        <w:rPr>
          <w:rFonts w:cs="David"/>
          <w:color w:val="000000"/>
        </w:rPr>
        <w:instrText xml:space="preserve"> \* MERGEFORMAT </w:instrText>
      </w:r>
      <w:r w:rsidR="00485CC5">
        <w:rPr>
          <w:rFonts w:cs="David"/>
          <w:color w:val="000000"/>
        </w:rPr>
      </w:r>
      <w:r w:rsidR="00485CC5">
        <w:rPr>
          <w:rFonts w:cs="David"/>
          <w:color w:val="000000"/>
        </w:rPr>
        <w:fldChar w:fldCharType="separate"/>
      </w:r>
      <w:r w:rsidR="007B0BA7">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7B0BA7">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5965562-7972-4562-b91a-306171ecffc5","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6E989DAC" w:rsidR="00EB5FDD" w:rsidRPr="00A10451" w:rsidRDefault="00C011FF" w:rsidP="00E87BA7">
      <w:pPr>
        <w:pStyle w:val="ListParagraph"/>
        <w:numPr>
          <w:ilvl w:val="0"/>
          <w:numId w:val="15"/>
        </w:numPr>
        <w:ind w:right="-2"/>
        <w:rPr>
          <w:rFonts w:cs="David"/>
          <w:color w:val="000000"/>
        </w:rPr>
      </w:pPr>
      <w:r w:rsidRPr="00A10451">
        <w:rPr>
          <w:rFonts w:cs="David" w:hint="cs"/>
          <w:color w:val="000000"/>
        </w:rPr>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3A2A24">
        <w:rPr>
          <w:rFonts w:cs="David"/>
          <w:color w:val="000000"/>
        </w:rPr>
        <w:t xml:space="preserve"> s</w:t>
      </w:r>
      <w:r w:rsidR="003A2A24" w:rsidRPr="003A2A24">
        <w:rPr>
          <w:rFonts w:cs="David"/>
          <w:color w:val="000000"/>
          <w:vertAlign w:val="superscript"/>
        </w:rPr>
        <w:t>-1</w:t>
      </w:r>
      <w:r w:rsidR="00DB605B">
        <w:rPr>
          <w:rFonts w:cs="David"/>
          <w:color w:val="000000"/>
        </w:rPr>
        <w:t>]</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87BA7">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87BA7">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E87BA7">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E87BA7">
      <w:pPr>
        <w:ind w:right="-2"/>
        <w:rPr>
          <w:rFonts w:cs="David"/>
          <w:color w:val="000000"/>
        </w:rPr>
      </w:pPr>
    </w:p>
    <w:p w14:paraId="0248C313" w14:textId="5F87A86D" w:rsidR="003962F3" w:rsidRDefault="00624D21" w:rsidP="003962F3">
      <w:pPr>
        <w:ind w:right="-2"/>
        <w:rPr>
          <w:rFonts w:cs="David"/>
          <w:color w:val="000000" w:themeColor="text1"/>
        </w:rPr>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179" w:name="OLE_LINK96"/>
      <w:bookmarkStart w:id="180" w:name="OLE_LINK97"/>
      <w:bookmarkStart w:id="181" w:name="OLE_LINK98"/>
    </w:p>
    <w:p w14:paraId="7255496B" w14:textId="77777777" w:rsidR="003962F3" w:rsidRDefault="003962F3" w:rsidP="003962F3">
      <w:pPr>
        <w:ind w:right="-2"/>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6"/>
      </w:tblGrid>
      <w:tr w:rsidR="001731FB" w:rsidRPr="00A10451" w14:paraId="291ED4C1" w14:textId="77777777" w:rsidTr="001731FB">
        <w:tc>
          <w:tcPr>
            <w:tcW w:w="846" w:type="dxa"/>
          </w:tcPr>
          <w:p w14:paraId="1D3E0E10" w14:textId="77777777" w:rsidR="001731FB" w:rsidRPr="00A10451" w:rsidRDefault="001731FB" w:rsidP="00D273EB">
            <w:pPr>
              <w:ind w:right="-2"/>
              <w:rPr>
                <w:rFonts w:cs="David"/>
                <w:color w:val="000000"/>
              </w:rPr>
            </w:pPr>
          </w:p>
          <w:p w14:paraId="70AE30A2" w14:textId="77777777" w:rsidR="001731FB" w:rsidRPr="00A10451" w:rsidRDefault="001731FB" w:rsidP="00D273EB">
            <w:pPr>
              <w:ind w:right="-2"/>
              <w:rPr>
                <w:rFonts w:cs="David"/>
                <w:color w:val="000000"/>
              </w:rPr>
            </w:pPr>
          </w:p>
        </w:tc>
        <w:tc>
          <w:tcPr>
            <w:tcW w:w="7371" w:type="dxa"/>
          </w:tcPr>
          <w:p w14:paraId="658CB93A" w14:textId="17448BE6" w:rsidR="001731FB" w:rsidRPr="00A10451" w:rsidRDefault="004E5132" w:rsidP="00D273EB">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m:oMathPara>
          </w:p>
          <w:p w14:paraId="62AAC201" w14:textId="77777777" w:rsidR="001731FB" w:rsidRPr="00A10451" w:rsidRDefault="001731FB" w:rsidP="00D273EB">
            <w:pPr>
              <w:ind w:right="-2"/>
              <w:rPr>
                <w:rFonts w:cs="David"/>
                <w:color w:val="000000"/>
              </w:rPr>
            </w:pPr>
          </w:p>
        </w:tc>
        <w:tc>
          <w:tcPr>
            <w:tcW w:w="846" w:type="dxa"/>
            <w:vAlign w:val="center"/>
          </w:tcPr>
          <w:p w14:paraId="4BE19BB2" w14:textId="556111E9" w:rsidR="001731FB" w:rsidRPr="00A10451" w:rsidRDefault="001731FB" w:rsidP="00D273EB">
            <w:pPr>
              <w:ind w:right="-2"/>
              <w:jc w:val="center"/>
              <w:rPr>
                <w:rFonts w:cs="David"/>
                <w:color w:val="000000"/>
              </w:rPr>
            </w:pPr>
            <w:r w:rsidRPr="00A10451">
              <w:rPr>
                <w:rFonts w:cs="David" w:hint="cs"/>
                <w:color w:val="000000"/>
              </w:rPr>
              <w:lastRenderedPageBreak/>
              <w:t>(</w:t>
            </w:r>
            <w:bookmarkStart w:id="182" w:name="equation_2"/>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7B0BA7">
              <w:rPr>
                <w:rFonts w:cs="David"/>
                <w:noProof/>
                <w:color w:val="000000"/>
              </w:rPr>
              <w:t>2</w:t>
            </w:r>
            <w:r w:rsidRPr="00A10451">
              <w:rPr>
                <w:rFonts w:cs="David" w:hint="cs"/>
                <w:color w:val="000000"/>
              </w:rPr>
              <w:fldChar w:fldCharType="end"/>
            </w:r>
            <w:bookmarkEnd w:id="182"/>
            <w:r w:rsidR="00D21D7D">
              <w:rPr>
                <w:rFonts w:cs="David"/>
                <w:color w:val="000000"/>
              </w:rPr>
              <w:t>a</w:t>
            </w:r>
            <w:r w:rsidRPr="00A10451">
              <w:rPr>
                <w:rFonts w:cs="David" w:hint="cs"/>
                <w:color w:val="000000"/>
              </w:rPr>
              <w:t>)</w:t>
            </w:r>
          </w:p>
        </w:tc>
      </w:tr>
      <w:tr w:rsidR="001731FB" w:rsidRPr="00A10451" w14:paraId="31BB6181" w14:textId="77777777" w:rsidTr="00D273EB">
        <w:tc>
          <w:tcPr>
            <w:tcW w:w="846" w:type="dxa"/>
          </w:tcPr>
          <w:p w14:paraId="3DA63E8E" w14:textId="04A7258E" w:rsidR="001731FB" w:rsidRPr="00A10451" w:rsidRDefault="001731FB" w:rsidP="00D273EB">
            <w:pPr>
              <w:ind w:right="-2"/>
              <w:rPr>
                <w:rFonts w:cs="David"/>
                <w:color w:val="000000"/>
              </w:rPr>
            </w:pPr>
          </w:p>
        </w:tc>
        <w:tc>
          <w:tcPr>
            <w:tcW w:w="7371" w:type="dxa"/>
          </w:tcPr>
          <w:p w14:paraId="7F18022C" w14:textId="77777777" w:rsidR="001731FB" w:rsidRDefault="004E5132" w:rsidP="001731FB">
            <w:pPr>
              <w:ind w:right="-2"/>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m:oMathPara>
          </w:p>
          <w:p w14:paraId="6C4E56EC" w14:textId="77777777" w:rsidR="001731FB" w:rsidRPr="00A10451" w:rsidRDefault="001731FB" w:rsidP="00D273EB">
            <w:pPr>
              <w:ind w:right="-2"/>
              <w:rPr>
                <w:rFonts w:cs="David"/>
                <w:color w:val="000000"/>
              </w:rPr>
            </w:pPr>
          </w:p>
        </w:tc>
        <w:tc>
          <w:tcPr>
            <w:tcW w:w="846" w:type="dxa"/>
            <w:vAlign w:val="center"/>
          </w:tcPr>
          <w:p w14:paraId="14699665" w14:textId="116B23D5" w:rsidR="001731FB" w:rsidRPr="00A10451" w:rsidRDefault="00D21D7D" w:rsidP="00D273EB">
            <w:pPr>
              <w:ind w:right="-2"/>
              <w:jc w:val="center"/>
              <w:rPr>
                <w:rFonts w:cs="David"/>
                <w:color w:val="000000"/>
              </w:rPr>
            </w:pPr>
            <w:r w:rsidRPr="00A10451">
              <w:rPr>
                <w:rFonts w:cs="David" w:hint="cs"/>
                <w:color w:val="000000"/>
              </w:rPr>
              <w:t>(</w:t>
            </w:r>
            <w:r w:rsidR="00C84944">
              <w:rPr>
                <w:rFonts w:cs="David"/>
                <w:color w:val="000000"/>
              </w:rPr>
              <w:t>2</w:t>
            </w:r>
            <w:r>
              <w:rPr>
                <w:rFonts w:cs="David"/>
                <w:color w:val="000000"/>
              </w:rPr>
              <w:t>b</w:t>
            </w:r>
            <w:r w:rsidRPr="00A10451">
              <w:rPr>
                <w:rFonts w:cs="David" w:hint="cs"/>
                <w:color w:val="000000"/>
              </w:rPr>
              <w:t>)</w:t>
            </w:r>
          </w:p>
        </w:tc>
      </w:tr>
    </w:tbl>
    <w:bookmarkEnd w:id="179"/>
    <w:bookmarkEnd w:id="180"/>
    <w:bookmarkEnd w:id="181"/>
    <w:p w14:paraId="4E6C54BE" w14:textId="776649A6" w:rsidR="00981050" w:rsidRDefault="004D5CE9" w:rsidP="00E87BA7">
      <w:pPr>
        <w:ind w:right="-2"/>
      </w:pPr>
      <w:r w:rsidRPr="00A10451">
        <w:rPr>
          <w:rFonts w:cs="David" w:hint="cs"/>
          <w:color w:val="000000" w:themeColor="text1"/>
        </w:rPr>
        <w:t xml:space="preserve">This </w:t>
      </w:r>
      <w:r w:rsidR="00CC55E8" w:rsidRPr="00A10451">
        <w:rPr>
          <w:rFonts w:cs="David" w:hint="cs"/>
          <w:color w:val="000000" w:themeColor="text1"/>
        </w:rPr>
        <w:t xml:space="preserve">kind of </w:t>
      </w:r>
      <w:r w:rsidRPr="00A10451">
        <w:rPr>
          <w:rFonts w:cs="David" w:hint="cs"/>
          <w:color w:val="000000" w:themeColor="text1"/>
        </w:rPr>
        <w:t>dependence on downwind distance</w:t>
      </w:r>
      <w:r w:rsidR="00CC55E8" w:rsidRPr="00A10451">
        <w:rPr>
          <w:rFonts w:cs="David" w:hint="cs"/>
          <w:color w:val="000000" w:themeColor="text1"/>
        </w:rPr>
        <w:t xml:space="preserve"> (x)</w:t>
      </w:r>
      <w:r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E26158">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http://www.mendeley.com/documents/?uuid=7e09c46c-a329-4397-8f7f-6ca6897bb0a8"]}],"mendeley":{"formattedCitation":"[57]","plainTextFormattedCitation":"[57]","previouslyFormattedCitation":"[57]"},"properties":{"noteIndex":0},"schema":"https://github.com/citation-style-language/schema/raw/master/csl-citation.json"}</w:instrText>
      </w:r>
      <w:r w:rsidR="00A10451">
        <w:rPr>
          <w:rFonts w:cs="David"/>
          <w:color w:val="000000" w:themeColor="text1"/>
        </w:rPr>
        <w:fldChar w:fldCharType="separate"/>
      </w:r>
      <w:r w:rsidR="00E26158" w:rsidRPr="00E26158">
        <w:rPr>
          <w:rFonts w:cs="David"/>
          <w:noProof/>
          <w:color w:val="000000" w:themeColor="text1"/>
        </w:rPr>
        <w:t>[57]</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2A7E5F" w:rsidRPr="00A10451">
        <w:rPr>
          <w:rFonts w:cs="David" w:hint="cs"/>
          <w:color w:val="000000" w:themeColor="text1"/>
        </w:rPr>
        <w:t xml:space="preserve">are specified in </w:t>
      </w:r>
      <w:r w:rsidR="00346AD7" w:rsidRPr="00346AD7">
        <w:rPr>
          <w:rFonts w:cs="David"/>
          <w:color w:val="000000" w:themeColor="text1"/>
        </w:rPr>
        <w:fldChar w:fldCharType="begin"/>
      </w:r>
      <w:r w:rsidR="00346AD7">
        <w:rPr>
          <w:rFonts w:cs="David"/>
          <w:color w:val="000000" w:themeColor="text1"/>
        </w:rPr>
        <w:instrText xml:space="preserve"> </w:instrText>
      </w:r>
      <w:r w:rsidR="00346AD7">
        <w:rPr>
          <w:rFonts w:cs="David" w:hint="cs"/>
          <w:color w:val="000000" w:themeColor="text1"/>
        </w:rPr>
        <w:instrText>REF table_1 \h</w:instrText>
      </w:r>
      <w:r w:rsidR="00346AD7">
        <w:rPr>
          <w:rFonts w:cs="David"/>
          <w:color w:val="000000" w:themeColor="text1"/>
        </w:rPr>
        <w:instrText xml:space="preserve">  \* MERGEFORMAT </w:instrText>
      </w:r>
      <w:r w:rsidR="00346AD7" w:rsidRPr="00346AD7">
        <w:rPr>
          <w:rFonts w:cs="David"/>
          <w:color w:val="000000" w:themeColor="text1"/>
        </w:rPr>
      </w:r>
      <w:r w:rsidR="00346AD7" w:rsidRPr="00346AD7">
        <w:rPr>
          <w:rFonts w:cs="David"/>
          <w:color w:val="000000" w:themeColor="text1"/>
        </w:rPr>
        <w:fldChar w:fldCharType="separate"/>
      </w:r>
      <w:ins w:id="183" w:author="Barak Fishbain" w:date="2019-07-28T17:49:00Z">
        <w:r w:rsidR="007B0BA7" w:rsidRPr="00F95E02">
          <w:rPr>
            <w:rFonts w:cs="David"/>
            <w:color w:val="000000" w:themeColor="text1"/>
          </w:rPr>
          <w:t>Table 1.</w:t>
        </w:r>
        <w:r w:rsidR="007B0BA7" w:rsidRPr="000C4E61">
          <w:rPr>
            <w:rFonts w:cs="David" w:hint="cs"/>
            <w:i/>
            <w:iCs/>
            <w:color w:val="000000" w:themeColor="text1"/>
            <w:sz w:val="20"/>
            <w:szCs w:val="20"/>
          </w:rPr>
          <w:t xml:space="preserve"> </w:t>
        </w:r>
      </w:ins>
      <w:r w:rsidR="00346AD7" w:rsidRPr="00346AD7">
        <w:rPr>
          <w:rFonts w:cs="David"/>
          <w:color w:val="000000" w:themeColor="text1"/>
        </w:rPr>
        <w:fldChar w:fldCharType="end"/>
      </w:r>
      <w:r w:rsidR="00346AD7">
        <w:rPr>
          <w:rFonts w:cs="David"/>
          <w:color w:val="000000" w:themeColor="text1"/>
        </w:rPr>
        <w:t xml:space="preserve"> </w:t>
      </w:r>
      <w:r w:rsidR="00A97E97">
        <w:fldChar w:fldCharType="begin" w:fldLock="1"/>
      </w:r>
      <w:r w:rsidR="00E26158">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Association","id":"ITEM-1","issue":"2","issued":{"date-parts":[["1976","2"]]},"page":"145-147","publisher":"Taylor &amp; Francis","title":"Comment On \"The Change of Concentration Standard Deviations with Distance\"","type":"article-journal","volume":"26"},"uris":["http://www.mendeley.com/documents/?uuid=29b5fc05-e41c-4d03-b49f-a3999dc68c10","http://www.mendeley.com/documents/?uuid=26727e5f-5205-4712-9645-8cee3b7dfe34"]}],"mendeley":{"formattedCitation":"[58]","plainTextFormattedCitation":"[58]","previouslyFormattedCitation":"[58]"},"properties":{"noteIndex":0},"schema":"https://github.com/citation-style-language/schema/raw/master/csl-citation.json"}</w:instrText>
      </w:r>
      <w:r w:rsidR="00A97E97">
        <w:fldChar w:fldCharType="separate"/>
      </w:r>
      <w:r w:rsidR="00E26158" w:rsidRPr="00E26158">
        <w:rPr>
          <w:noProof/>
        </w:rPr>
        <w:t>[58]</w:t>
      </w:r>
      <w:r w:rsidR="00A97E97">
        <w:fldChar w:fldCharType="end"/>
      </w:r>
      <w:r w:rsidR="00485CC5">
        <w:t>.</w:t>
      </w:r>
    </w:p>
    <w:p w14:paraId="078E9A3A" w14:textId="3A9BD826" w:rsidR="00B241F4" w:rsidRDefault="00B241F4" w:rsidP="00E87BA7">
      <w:pPr>
        <w:pStyle w:val="Heading3"/>
        <w:numPr>
          <w:ilvl w:val="0"/>
          <w:numId w:val="0"/>
        </w:numPr>
        <w:ind w:left="720"/>
      </w:pPr>
    </w:p>
    <w:p w14:paraId="1DA3EECE" w14:textId="07BFF21D" w:rsidR="00D606F2" w:rsidRPr="00A10451" w:rsidRDefault="00C81174" w:rsidP="00E87BA7">
      <w:pPr>
        <w:pStyle w:val="Heading3"/>
      </w:pPr>
      <w:bookmarkStart w:id="184" w:name="_Ref14950486"/>
      <w:bookmarkStart w:id="185" w:name="_Toc14991893"/>
      <w:r>
        <w:rPr>
          <w:rFonts w:cs="David" w:hint="cs"/>
          <w:noProof/>
          <w:color w:val="000000"/>
        </w:rPr>
        <mc:AlternateContent>
          <mc:Choice Requires="wpg">
            <w:drawing>
              <wp:anchor distT="0" distB="0" distL="114300" distR="114300" simplePos="0" relativeHeight="251655168" behindDoc="0" locked="0" layoutInCell="1" allowOverlap="1" wp14:anchorId="0D56B3F5" wp14:editId="0C83BF8D">
                <wp:simplePos x="0" y="0"/>
                <wp:positionH relativeFrom="column">
                  <wp:posOffset>2138045</wp:posOffset>
                </wp:positionH>
                <wp:positionV relativeFrom="paragraph">
                  <wp:posOffset>29161</wp:posOffset>
                </wp:positionV>
                <wp:extent cx="3622675" cy="2234565"/>
                <wp:effectExtent l="0" t="0" r="0" b="635"/>
                <wp:wrapSquare wrapText="bothSides"/>
                <wp:docPr id="14" name="Group 14"/>
                <wp:cNvGraphicFramePr/>
                <a:graphic xmlns:a="http://schemas.openxmlformats.org/drawingml/2006/main">
                  <a:graphicData uri="http://schemas.microsoft.com/office/word/2010/wordprocessingGroup">
                    <wpg:wgp>
                      <wpg:cNvGrpSpPr/>
                      <wpg:grpSpPr>
                        <a:xfrm>
                          <a:off x="0" y="0"/>
                          <a:ext cx="3622675" cy="2234565"/>
                          <a:chOff x="0" y="-25019"/>
                          <a:chExt cx="3623945" cy="2235521"/>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25019"/>
                            <a:ext cx="3560213" cy="746375"/>
                          </a:xfrm>
                          <a:prstGeom prst="rect">
                            <a:avLst/>
                          </a:prstGeom>
                          <a:solidFill>
                            <a:prstClr val="white"/>
                          </a:solidFill>
                          <a:ln>
                            <a:noFill/>
                          </a:ln>
                        </wps:spPr>
                        <wps:txbx>
                          <w:txbxContent>
                            <w:p w14:paraId="2502A4E1" w14:textId="67E6C157" w:rsidR="004E5132" w:rsidRPr="00A817B6" w:rsidRDefault="004E5132" w:rsidP="00313BB4">
                              <w:pPr>
                                <w:pStyle w:val="Caption"/>
                                <w:spacing w:line="276" w:lineRule="auto"/>
                                <w:rPr>
                                  <w:rFonts w:ascii="David" w:hAnsi="David" w:cs="David"/>
                                  <w:i w:val="0"/>
                                  <w:iCs w:val="0"/>
                                  <w:noProof/>
                                  <w:color w:val="000000" w:themeColor="text1"/>
                                  <w:sz w:val="20"/>
                                  <w:szCs w:val="20"/>
                                </w:rPr>
                              </w:pPr>
                              <w:bookmarkStart w:id="186"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86"/>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6587D">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35pt;margin-top:2.3pt;width:285.25pt;height:175.95pt;z-index:251655168;mso-width-relative:margin;mso-height-relative:margin" coordorigin=",-250" coordsize="36239,223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&#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4" o:title=""/>
                </v:shape>
                <v:shapetype id="_x0000_t202" coordsize="21600,21600" o:spt="202" path="m,l,21600r21600,l21600,xe">
                  <v:stroke joinstyle="miter"/>
                  <v:path gradientshapeok="t" o:connecttype="rect"/>
                </v:shapetype>
                <v:shape id="Text Box 11" o:spid="_x0000_s1028" type="#_x0000_t202" style="position:absolute;left:599;top:-250;width:35602;height:7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67E6C157" w:rsidR="004E5132" w:rsidRPr="00A817B6" w:rsidRDefault="004E5132" w:rsidP="00313BB4">
                        <w:pPr>
                          <w:pStyle w:val="Caption"/>
                          <w:spacing w:line="276" w:lineRule="auto"/>
                          <w:rPr>
                            <w:rFonts w:ascii="David" w:hAnsi="David" w:cs="David"/>
                            <w:i w:val="0"/>
                            <w:iCs w:val="0"/>
                            <w:noProof/>
                            <w:color w:val="000000" w:themeColor="text1"/>
                            <w:sz w:val="20"/>
                            <w:szCs w:val="20"/>
                          </w:rPr>
                        </w:pPr>
                        <w:bookmarkStart w:id="187"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87"/>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6587D">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v:textbox>
                </v:shape>
                <w10:wrap type="square"/>
              </v:group>
            </w:pict>
          </mc:Fallback>
        </mc:AlternateContent>
      </w:r>
      <w:r w:rsidR="00D606F2" w:rsidRPr="00A10451">
        <w:rPr>
          <w:rFonts w:hint="cs"/>
        </w:rPr>
        <w:t>Meteorology</w:t>
      </w:r>
      <w:bookmarkEnd w:id="184"/>
      <w:bookmarkEnd w:id="185"/>
      <w:r w:rsidR="00D606F2" w:rsidRPr="00A10451">
        <w:rPr>
          <w:rFonts w:hint="cs"/>
        </w:rPr>
        <w:t xml:space="preserve"> </w:t>
      </w:r>
    </w:p>
    <w:p w14:paraId="5891C8FE" w14:textId="248A5F34" w:rsidR="00C86711" w:rsidRDefault="00D606F2" w:rsidP="00E87BA7">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48338F">
        <w:rPr>
          <w:rFonts w:cs="David" w:hint="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48338F">
        <w:rPr>
          <w:rFonts w:cs="David"/>
          <w:color w:val="000000" w:themeColor="text1"/>
        </w:rPr>
        <w:t>stable atmosphere</w:t>
      </w:r>
      <w:r w:rsidR="007D57EC" w:rsidRPr="0048338F">
        <w:rPr>
          <w:rFonts w:cs="David"/>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7D33DB">
        <w:rPr>
          <w:rFonts w:cs="David" w:hint="cs"/>
          <w:color w:val="000000"/>
        </w:rPr>
        <w:t>neutral</w:t>
      </w:r>
      <w:r w:rsidR="005B41E3" w:rsidRPr="007D33DB">
        <w:rPr>
          <w:rFonts w:cs="David"/>
          <w:color w:val="000000"/>
        </w:rPr>
        <w:t>,</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526F4C5A" w:rsidR="006150B1" w:rsidRDefault="00037CEE" w:rsidP="00E87BA7">
      <w:pPr>
        <w:ind w:right="-2"/>
        <w:rPr>
          <w:rFonts w:cs="David"/>
          <w:color w:val="000000"/>
        </w:rPr>
      </w:pPr>
      <w:r>
        <w:rPr>
          <w:rFonts w:cs="David"/>
          <w:color w:val="000000"/>
        </w:rPr>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w:t>
      </w:r>
      <w:r w:rsidR="0031403B">
        <w:rPr>
          <w:rFonts w:cs="David"/>
          <w:color w:val="000000"/>
        </w:rPr>
        <w:t>s</w:t>
      </w:r>
      <w:r>
        <w:rPr>
          <w:rFonts w:cs="David"/>
          <w:color w:val="000000"/>
        </w:rPr>
        <w:t xml:space="preserve">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E26158">
        <w:rPr>
          <w:rFonts w:cs="David"/>
          <w:color w:val="000000"/>
        </w:rPr>
        <w:instrText>ADDIN CSL_CITATION {"citationItems":[{"id":"ITEM-1","itemData":{"author":[{"dropping-particle":"","family":"Turner","given":"D. Bruce","non-dropping-particle":"","parse-names":false,"suffix":""}],"id":"ITEM-1","issued":{"date-parts":[["1994"]]},"title":"Workbook of Atmospheric Dispersion Estimates; 2nd ed;","type":"article"},"uris":["http://www.mendeley.com/documents/?uuid=cea5ddec-5b2e-450d-833e-44fbf543a170","http://www.mendeley.com/documents/?uuid=fdc94a43-9c0c-48f9-a3be-4a12bde5cbe0"]},{"id":"ITEM-2","itemData":{"ISBN":"9781305637993","author":[{"dropping-particle":"","family":"Ahrens","given":"C. Donald","non-dropping-particle":"","parse-names":false,"suffix":""},{"dropping-particle":"","family":"Henson","given":"Robert","non-dropping-particle":"","parse-names":false,"suffix":""}],"edition":"12","id":"ITEM-2","issued":{"date-parts":[["2017"]]},"publisher":"Cengage Learning, Inc","title":"Meteorology Today: An Introduction to Weather, Climate, and the Environment","type":"book"},"uris":["http://www.mendeley.com/documents/?uuid=3e672158-2a97-46c7-bc22-260b47b43e46","http://www.mendeley.com/documents/?uuid=0f948537-b740-4989-8d8c-5243ad3b3cf6"]},{"id":"ITEM-3","itemData":{"author":[{"dropping-particle":"","family":"Seinfeld","given":"John H.","non-dropping-particle":"","parse-names":false,"suffix":""},{"dropping-particle":"","family":"Pandis","given":"Spyros N.","non-dropping-particle":"","parse-names":false,"suffix":""}],"edition":"second edi","id":"ITEM-3","issued":{"date-parts":[["2006"]]},"publisher":"Wiley-Interscience","title":"Atmospheric chemistry and physics - from air pollution to climate change","type":"book"},"uris":["http://www.mendeley.com/documents/?uuid=42478f04-9608-4c76-8719-6ece21b2877c","http://www.mendeley.com/documents/?uuid=ce96d427-b9ab-4a77-9b9a-49e2bc911b32"]}],"mendeley":{"formattedCitation":"[1], [59], [60]","plainTextFormattedCitation":"[1], [59], [60]","previouslyFormattedCitation":"[1], [59], [60]"},"properties":{"noteIndex":0},"schema":"https://github.com/citation-style-language/schema/raw/master/csl-citation.json"}</w:instrText>
      </w:r>
      <w:r w:rsidR="00C96BDD">
        <w:rPr>
          <w:rFonts w:cs="David"/>
          <w:color w:val="000000"/>
        </w:rPr>
        <w:fldChar w:fldCharType="separate"/>
      </w:r>
      <w:r w:rsidR="00E26158" w:rsidRPr="00E26158">
        <w:rPr>
          <w:rFonts w:cs="David"/>
          <w:noProof/>
          <w:color w:val="000000"/>
        </w:rPr>
        <w:t>[1], [59], [60]</w:t>
      </w:r>
      <w:r w:rsidR="00C96BDD">
        <w:rPr>
          <w:rFonts w:cs="David"/>
          <w:color w:val="000000"/>
        </w:rPr>
        <w:fldChar w:fldCharType="end"/>
      </w:r>
      <w:r w:rsidR="000A0CCC">
        <w:rPr>
          <w:rFonts w:cs="David"/>
          <w:color w:val="000000"/>
        </w:rPr>
        <w:t>.</w:t>
      </w:r>
    </w:p>
    <w:p w14:paraId="4CE0C39E" w14:textId="1E4AED9E" w:rsidR="007B0BA7" w:rsidRPr="00F95E02" w:rsidRDefault="00A20FB6" w:rsidP="00F95E02">
      <w:pPr>
        <w:ind w:right="-2"/>
        <w:rPr>
          <w:ins w:id="188" w:author="Barak Fishbain" w:date="2019-07-28T17:49:00Z"/>
          <w:rFonts w:cs="David"/>
        </w:rPr>
      </w:pPr>
      <w:r w:rsidRPr="00D30D64">
        <w:rPr>
          <w:rFonts w:cs="David"/>
          <w:color w:val="000000" w:themeColor="text1"/>
        </w:rP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Gaussian plume model</w:t>
      </w:r>
      <w:r w:rsidR="0037620E">
        <w:rPr>
          <w:rFonts w:cs="David"/>
          <w:color w:val="000000" w:themeColor="text1"/>
        </w:rPr>
        <w:t xml:space="preserve"> (</w:t>
      </w:r>
      <w:r w:rsidR="00813F46" w:rsidRPr="00346AD7">
        <w:rPr>
          <w:rFonts w:cs="David"/>
          <w:color w:val="000000" w:themeColor="text1"/>
        </w:rPr>
        <w:fldChar w:fldCharType="begin"/>
      </w:r>
      <w:r w:rsidR="00813F46">
        <w:rPr>
          <w:rFonts w:cs="David"/>
          <w:color w:val="000000" w:themeColor="text1"/>
        </w:rPr>
        <w:instrText xml:space="preserve"> </w:instrText>
      </w:r>
      <w:r w:rsidR="00813F46">
        <w:rPr>
          <w:rFonts w:cs="David" w:hint="cs"/>
          <w:color w:val="000000" w:themeColor="text1"/>
        </w:rPr>
        <w:instrText>REF table_1 \h</w:instrText>
      </w:r>
      <w:r w:rsidR="00813F46">
        <w:rPr>
          <w:rFonts w:cs="David"/>
          <w:color w:val="000000" w:themeColor="text1"/>
        </w:rPr>
        <w:instrText xml:space="preserve">  \* MERGEFORMAT </w:instrText>
      </w:r>
      <w:r w:rsidR="00813F46" w:rsidRPr="00346AD7">
        <w:rPr>
          <w:rFonts w:cs="David"/>
          <w:color w:val="000000" w:themeColor="text1"/>
        </w:rPr>
      </w:r>
      <w:r w:rsidR="00813F46" w:rsidRPr="00346AD7">
        <w:rPr>
          <w:rFonts w:cs="David"/>
          <w:color w:val="000000" w:themeColor="text1"/>
        </w:rPr>
        <w:fldChar w:fldCharType="separate"/>
      </w:r>
      <w:ins w:id="189" w:author="Barak Fishbain" w:date="2019-07-28T17:49:00Z">
        <w:r w:rsidR="007B0BA7" w:rsidRPr="00F95E02">
          <w:rPr>
            <w:rFonts w:cs="David"/>
            <w:color w:val="000000" w:themeColor="text1"/>
          </w:rPr>
          <w:t>Table 1.</w:t>
        </w:r>
        <w:r w:rsidR="007B0BA7" w:rsidRPr="000C4E61">
          <w:rPr>
            <w:rFonts w:cs="David" w:hint="cs"/>
            <w:i/>
            <w:iCs/>
            <w:color w:val="000000" w:themeColor="text1"/>
            <w:sz w:val="20"/>
            <w:szCs w:val="20"/>
          </w:rPr>
          <w:t xml:space="preserve"> </w:t>
        </w:r>
      </w:ins>
      <w:r w:rsidR="00813F46" w:rsidRPr="00346AD7">
        <w:rPr>
          <w:rFonts w:cs="David"/>
          <w:color w:val="000000" w:themeColor="text1"/>
        </w:rPr>
        <w:fldChar w:fldCharType="end"/>
      </w:r>
      <w:r w:rsidR="0037620E">
        <w:rPr>
          <w:rFonts w:cs="David"/>
          <w:color w:val="000000" w:themeColor="text1"/>
        </w:rPr>
        <w:t>)</w:t>
      </w:r>
      <w:r w:rsidR="00990755" w:rsidRPr="00A10451">
        <w:rPr>
          <w:rFonts w:cs="David" w:hint="cs"/>
          <w:color w:val="000000" w:themeColor="text1"/>
        </w:rPr>
        <w:t xml:space="preserve">,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E26158">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http://www.mendeley.com/documents/?uuid=43ff686c-9e04-4384-91d6-2ea316da3922"]}],"mendeley":{"formattedCitation":"[61]","plainTextFormattedCitation":"[61]","previouslyFormattedCitation":"[61]"},"properties":{"noteIndex":0},"schema":"https://github.com/citation-style-language/schema/raw/master/csl-citation.json"}</w:instrText>
      </w:r>
      <w:r w:rsidR="00EE5892" w:rsidRPr="009E78A4">
        <w:rPr>
          <w:rFonts w:cs="David" w:hint="cs"/>
          <w:color w:val="000000" w:themeColor="text1"/>
        </w:rPr>
        <w:fldChar w:fldCharType="separate"/>
      </w:r>
      <w:r w:rsidR="00E26158" w:rsidRPr="00E26158">
        <w:rPr>
          <w:rFonts w:cs="David"/>
          <w:noProof/>
          <w:color w:val="000000" w:themeColor="text1"/>
        </w:rPr>
        <w:t>[61]</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w:t>
      </w:r>
      <w:r w:rsidR="00ED4201" w:rsidRPr="009E78A4">
        <w:rPr>
          <w:rFonts w:cs="David" w:hint="cs"/>
          <w:color w:val="000000" w:themeColor="text1"/>
        </w:rPr>
        <w:lastRenderedPageBreak/>
        <w:t xml:space="preserve">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E26158">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http://www.mendeley.com/documents/?uuid=f513c322-3eb8-4612-8f09-1eb393f9d253"]}],"mendeley":{"formattedCitation":"[62]","plainTextFormattedCitation":"[62]","previouslyFormattedCitation":"[62]"},"properties":{"noteIndex":0},"schema":"https://github.com/citation-style-language/schema/raw/master/csl-citation.json"}</w:instrText>
      </w:r>
      <w:r w:rsidR="003511FB" w:rsidRPr="009E78A4">
        <w:rPr>
          <w:rFonts w:cs="David" w:hint="cs"/>
          <w:color w:val="000000" w:themeColor="text1"/>
        </w:rPr>
        <w:fldChar w:fldCharType="separate"/>
      </w:r>
      <w:r w:rsidR="00E26158" w:rsidRPr="00E26158">
        <w:rPr>
          <w:rFonts w:cs="David"/>
          <w:noProof/>
          <w:color w:val="000000" w:themeColor="text1"/>
        </w:rPr>
        <w:t>[62]</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D30D6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color w:val="000000" w:themeColor="text1"/>
              </w:rPr>
            </m:ctrlPr>
          </m:accPr>
          <m:e>
            <m:r>
              <w:rPr>
                <w:rFonts w:ascii="Cambria Math" w:hAnsi="Cambria Math" w:cs="David" w:hint="cs"/>
                <w:color w:val="000000" w:themeColor="text1"/>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xml:space="preserve">, as specified in </w:t>
      </w:r>
      <w:del w:id="190" w:author="Barak Fishbain" w:date="2019-07-29T22:56:00Z">
        <w:r w:rsidR="00110045" w:rsidDel="00F95E02">
          <w:rPr>
            <w:rFonts w:cs="David"/>
            <w:color w:val="000000" w:themeColor="text1"/>
          </w:rPr>
          <w:delText>Appendi</w:delText>
        </w:r>
        <w:r w:rsidR="0031403B" w:rsidDel="00F95E02">
          <w:rPr>
            <w:rFonts w:cs="David"/>
            <w:color w:val="000000" w:themeColor="text1"/>
          </w:rPr>
          <w:delText>ces</w:delText>
        </w:r>
      </w:del>
      <w:r w:rsidR="00D30D64">
        <w:rPr>
          <w:rFonts w:cs="David"/>
          <w:color w:val="000000" w:themeColor="text1"/>
        </w:rPr>
        <w:fldChar w:fldCharType="begin"/>
      </w:r>
      <w:r w:rsidR="00D30D64">
        <w:rPr>
          <w:rFonts w:cs="David"/>
          <w:color w:val="000000" w:themeColor="text1"/>
        </w:rPr>
        <w:instrText xml:space="preserve"> REF Appendix_A \h  \* MERGEFORMAT </w:instrText>
      </w:r>
      <w:r w:rsidR="00D30D64">
        <w:rPr>
          <w:rFonts w:cs="David"/>
          <w:color w:val="000000" w:themeColor="text1"/>
        </w:rPr>
      </w:r>
      <w:r w:rsidR="00D30D64">
        <w:rPr>
          <w:rFonts w:cs="David"/>
          <w:color w:val="000000" w:themeColor="text1"/>
        </w:rPr>
        <w:fldChar w:fldCharType="separate"/>
      </w:r>
      <w:ins w:id="191" w:author="Barak Fishbain" w:date="2019-07-28T17:49:00Z">
        <w:r w:rsidR="007B0BA7" w:rsidRPr="00F95E02">
          <w:rPr>
            <w:rFonts w:cs="David"/>
            <w:color w:val="000000" w:themeColor="text1"/>
          </w:rPr>
          <w:t>Appendix A</w:t>
        </w:r>
      </w:ins>
    </w:p>
    <w:p w14:paraId="237C0EBF" w14:textId="31D51CE8" w:rsidR="00B241F4" w:rsidRDefault="00D30D64" w:rsidP="004C27BF">
      <w:pPr>
        <w:ind w:right="-2"/>
      </w:pPr>
      <w:r>
        <w:rPr>
          <w:rFonts w:cs="David"/>
          <w:color w:val="000000" w:themeColor="text1"/>
        </w:rPr>
        <w:fldChar w:fldCharType="end"/>
      </w:r>
    </w:p>
    <w:p w14:paraId="164046C8" w14:textId="700B9ED9" w:rsidR="00FF6335" w:rsidRPr="00C419E3" w:rsidRDefault="00CA39E2" w:rsidP="00E87BA7">
      <w:pPr>
        <w:pStyle w:val="Heading3"/>
      </w:pPr>
      <w:bookmarkStart w:id="192" w:name="_Ref14950430"/>
      <w:bookmarkStart w:id="193" w:name="_Ref14950498"/>
      <w:bookmarkStart w:id="194" w:name="_Toc14991894"/>
      <w:bookmarkStart w:id="195" w:name="OLE_LINK99"/>
      <w:bookmarkStart w:id="196" w:name="OLE_LINK100"/>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r w:rsidR="002608AF">
        <w:t>framework</w:t>
      </w:r>
      <w:bookmarkEnd w:id="192"/>
      <w:bookmarkEnd w:id="193"/>
      <w:bookmarkEnd w:id="194"/>
    </w:p>
    <w:bookmarkEnd w:id="195"/>
    <w:bookmarkEnd w:id="196"/>
    <w:p w14:paraId="780FC023" w14:textId="23FDA7A8" w:rsidR="00730F2B" w:rsidRDefault="002E1145" w:rsidP="00E87BA7">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E26158">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http://www.mendeley.com/documents/?uuid=9092fc54-5fc3-4675-bd6c-363e0df971e6"]}],"mendeley":{"formattedCitation":"[63]","plainTextFormattedCitation":"[63]","previouslyFormattedCitation":"[63]"},"properties":{"noteIndex":0},"schema":"https://github.com/citation-style-language/schema/raw/master/csl-citation.json"}</w:instrText>
      </w:r>
      <w:r w:rsidR="00EA202A">
        <w:rPr>
          <w:shd w:val="clear" w:color="auto" w:fill="FFFFFF"/>
        </w:rPr>
        <w:fldChar w:fldCharType="separate"/>
      </w:r>
      <w:r w:rsidR="00E26158" w:rsidRPr="00E26158">
        <w:rPr>
          <w:noProof/>
          <w:shd w:val="clear" w:color="auto" w:fill="FFFFFF"/>
        </w:rPr>
        <w:t>[63]</w:t>
      </w:r>
      <w:r w:rsidR="00EA202A">
        <w:rPr>
          <w:shd w:val="clear" w:color="auto" w:fill="FFFFFF"/>
        </w:rPr>
        <w:fldChar w:fldCharType="end"/>
      </w:r>
      <w:r w:rsidR="00FC6979">
        <w:rPr>
          <w:shd w:val="clear" w:color="auto" w:fill="FFFFFF"/>
        </w:rPr>
        <w:t xml:space="preserve">. </w:t>
      </w:r>
    </w:p>
    <w:p w14:paraId="0F0BE9D7" w14:textId="564C555D" w:rsidR="00A4714A" w:rsidRDefault="00683503" w:rsidP="00E87BA7">
      <w:pPr>
        <w:ind w:firstLine="576"/>
      </w:pPr>
      <w:r>
        <w:t xml:space="preserve">For the proposed work, </w:t>
      </w:r>
      <w:r w:rsidR="00F97AE3">
        <w:t xml:space="preserve">the self-adaptive Borg MOEA </w:t>
      </w:r>
      <w:r w:rsidR="00F97AE3">
        <w:fldChar w:fldCharType="begin" w:fldLock="1"/>
      </w:r>
      <w:r w:rsidR="00E26158">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http://www.mendeley.com/documents/?uuid=cc12a63b-4a49-48f6-a524-1741b9d7d5f7"]}],"mendeley":{"formattedCitation":"[64]","plainTextFormattedCitation":"[64]","previouslyFormattedCitation":"[64]"},"properties":{"noteIndex":0},"schema":"https://github.com/citation-style-language/schema/raw/master/csl-citation.json"}</w:instrText>
      </w:r>
      <w:r w:rsidR="00F97AE3">
        <w:fldChar w:fldCharType="separate"/>
      </w:r>
      <w:r w:rsidR="00E26158" w:rsidRPr="00E26158">
        <w:rPr>
          <w:noProof/>
        </w:rPr>
        <w:t>[64]</w:t>
      </w:r>
      <w:r w:rsidR="00F97AE3">
        <w:fldChar w:fldCharType="end"/>
      </w:r>
      <w:r w:rsidR="00F97AE3">
        <w:t xml:space="preserve"> is used. The Borg is classified as a hyper-heuristic global multi-objective search tool </w:t>
      </w:r>
      <w:r w:rsidR="00F97AE3">
        <w:fldChar w:fldCharType="begin" w:fldLock="1"/>
      </w:r>
      <w:r w:rsidR="00E26158">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http://www.mendeley.com/documents/?uuid=fbe39e06-422f-46f6-90d3-075a209daca2"]}],"mendeley":{"formattedCitation":"[65]","plainTextFormattedCitation":"[65]","previouslyFormattedCitation":"[65]"},"properties":{"noteIndex":0},"schema":"https://github.com/citation-style-language/schema/raw/master/csl-citation.json"}</w:instrText>
      </w:r>
      <w:r w:rsidR="00F97AE3">
        <w:fldChar w:fldCharType="separate"/>
      </w:r>
      <w:r w:rsidR="00E26158" w:rsidRPr="00E26158">
        <w:rPr>
          <w:noProof/>
        </w:rPr>
        <w:t>[65]</w:t>
      </w:r>
      <w:r w:rsidR="00F97AE3">
        <w:fldChar w:fldCharType="end"/>
      </w:r>
      <w:r w:rsidR="00F97AE3">
        <w:t>, as it uses internal feedbacks during the search progress to dynamically adapt an ensemble of genetic operators,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E26158">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cc12a63b-4a49-48f6-a524-1741b9d7d5f7","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9092fc54-5fc3-4675-bd6c-363e0df971e6","http://www.mendeley.com/documents/?uuid=0c563fa1-b4df-43aa-b95a-1cced2b3b302","http://www.mendeley.com/documents/?uuid=9e13f038-ee39-4a02-8aad-15e1e27878d9"]}],"mendeley":{"formattedCitation":"[63], [64]","plainTextFormattedCitation":"[63], [64]","previouslyFormattedCitation":"[63], [64]"},"properties":{"noteIndex":0},"schema":"https://github.com/citation-style-language/schema/raw/master/csl-citation.json"}</w:instrText>
      </w:r>
      <w:r w:rsidR="00F97AE3">
        <w:fldChar w:fldCharType="separate"/>
      </w:r>
      <w:r w:rsidR="00E26158" w:rsidRPr="00E26158">
        <w:rPr>
          <w:noProof/>
        </w:rPr>
        <w:t>[63], [64]</w:t>
      </w:r>
      <w:r w:rsidR="00F97AE3">
        <w:fldChar w:fldCharType="end"/>
      </w:r>
      <w:r w:rsidR="00F97AE3">
        <w:t xml:space="preserve">. </w:t>
      </w:r>
      <w:r w:rsidR="00F97AE3" w:rsidRPr="0029594B">
        <w:t xml:space="preserve"> </w:t>
      </w:r>
    </w:p>
    <w:p w14:paraId="56430FF3" w14:textId="77777777" w:rsidR="00F97AE3" w:rsidRDefault="00F97AE3" w:rsidP="00E87BA7"/>
    <w:p w14:paraId="04B98998" w14:textId="12C5E443" w:rsidR="00B37986" w:rsidRPr="00A10451" w:rsidRDefault="0031403B" w:rsidP="0031403B">
      <w:pPr>
        <w:pStyle w:val="Heading2"/>
      </w:pPr>
      <w:bookmarkStart w:id="197" w:name="_Toc14991895"/>
      <w:r>
        <w:t>P</w:t>
      </w:r>
      <w:r w:rsidR="00B37986" w:rsidRPr="00A10451">
        <w:rPr>
          <w:rFonts w:hint="cs"/>
        </w:rPr>
        <w:t>roblem formulation</w:t>
      </w:r>
      <w:bookmarkEnd w:id="197"/>
    </w:p>
    <w:p w14:paraId="38B6486C" w14:textId="52629E84" w:rsidR="00446642" w:rsidRPr="00A10451" w:rsidRDefault="0031403B" w:rsidP="00E87BA7">
      <w:pPr>
        <w:pStyle w:val="Heading3"/>
      </w:pPr>
      <w:bookmarkStart w:id="198" w:name="_Toc14991896"/>
      <w:r>
        <w:t>Notation</w:t>
      </w:r>
      <w:bookmarkEnd w:id="198"/>
    </w:p>
    <w:p w14:paraId="25F63853" w14:textId="511B3CDE" w:rsidR="00D6546D" w:rsidRPr="00A10451" w:rsidRDefault="004275DD" w:rsidP="00E87BA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99" w:name="OLE_LINK12"/>
      <w:bookmarkStart w:id="200" w:name="OLE_LINK13"/>
      <w:r w:rsidRPr="00A10451">
        <w:rPr>
          <w:rFonts w:cs="David" w:hint="cs"/>
        </w:rPr>
        <w:t>region of interest</w:t>
      </w:r>
      <w:bookmarkEnd w:id="199"/>
      <w:bookmarkEnd w:id="200"/>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201" w:name="OLE_LINK14"/>
      <w:bookmarkStart w:id="202" w:name="OLE_LINK15"/>
      <m:oMath>
        <m:r>
          <m:rPr>
            <m:sty m:val="p"/>
          </m:rPr>
          <w:rPr>
            <w:rFonts w:ascii="Cambria Math" w:hAnsi="Cambria Math" w:cs="David" w:hint="cs"/>
            <w:color w:val="000000" w:themeColor="text1"/>
          </w:rPr>
          <m:t>{S}</m:t>
        </m:r>
      </m:oMath>
      <w:r w:rsidRPr="00A10451">
        <w:rPr>
          <w:rFonts w:cs="David" w:hint="cs"/>
        </w:rPr>
        <w:t xml:space="preserve"> </w:t>
      </w:r>
      <w:bookmarkEnd w:id="201"/>
      <w:bookmarkEnd w:id="202"/>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w:t>
      </w:r>
      <w:r w:rsidR="009A1216" w:rsidRPr="00A10451">
        <w:rPr>
          <w:rFonts w:cs="David" w:hint="cs"/>
          <w:color w:val="000000"/>
        </w:rPr>
        <w:t>kg</w:t>
      </w:r>
      <w:r w:rsidR="009A1216">
        <w:rPr>
          <w:rFonts w:cs="David"/>
          <w:color w:val="000000"/>
        </w:rPr>
        <w:t xml:space="preserve"> </w:t>
      </w:r>
      <w:r w:rsidR="009A1216" w:rsidRPr="00A10451">
        <w:rPr>
          <w:rFonts w:cs="David" w:hint="cs"/>
          <w:color w:val="000000"/>
        </w:rPr>
        <w:t>s</w:t>
      </w:r>
      <w:r w:rsidR="009A1216" w:rsidRPr="00327B87">
        <w:rPr>
          <w:rFonts w:cs="David"/>
          <w:color w:val="000000"/>
          <w:vertAlign w:val="superscript"/>
        </w:rPr>
        <w:t>-1</w:t>
      </w:r>
      <w:r w:rsidRPr="00A10451">
        <w:rPr>
          <w:rFonts w:cs="David" w:hint="cs"/>
        </w:rPr>
        <w:t xml:space="preserve">].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[μg</m:t>
        </m:r>
        <m:r>
          <m:rPr>
            <m:sty m:val="p"/>
          </m:rPr>
          <w:rPr>
            <w:rFonts w:ascii="Cambria Math" w:hAnsi="Cambria Math" w:cs="David"/>
            <w:color w:val="000000" w:themeColor="text1"/>
          </w:rPr>
          <m:t xml:space="preserve"> </m:t>
        </m:r>
        <m:sSup>
          <m:sSupPr>
            <m:ctrlPr>
              <w:rPr>
                <w:rFonts w:ascii="Cambria Math" w:hAnsi="Cambria Math" w:cs="David"/>
                <w:color w:val="000000" w:themeColor="text1"/>
              </w:rPr>
            </m:ctrlPr>
          </m:sSupPr>
          <m:e>
            <m:r>
              <m:rPr>
                <m:sty m:val="p"/>
              </m:rPr>
              <w:rPr>
                <w:rFonts w:ascii="Cambria Math" w:hAnsi="Cambria Math" w:cs="David"/>
                <w:color w:val="000000" w:themeColor="text1"/>
              </w:rPr>
              <m:t>m</m:t>
            </m:r>
          </m:e>
          <m:sup>
            <m:r>
              <w:rPr>
                <w:rFonts w:ascii="Cambria Math" w:hAnsi="Cambria Math" w:cs="David"/>
                <w:color w:val="000000" w:themeColor="text1"/>
              </w:rPr>
              <m:t>-3</m:t>
            </m:r>
          </m:sup>
        </m:sSup>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E87BA7">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203" w:name="OLE_LINK6"/>
          <w:bookmarkStart w:id="204" w:name="OLE_LINK7"/>
          <w:p w14:paraId="7C78BE4B" w14:textId="15E2AFDE" w:rsidR="00C419E3" w:rsidRPr="00B968DA" w:rsidRDefault="004E5132" w:rsidP="00E87BA7">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2DBB117D" w:rsidR="00C419E3" w:rsidRPr="00A10451" w:rsidRDefault="00C419E3"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7B0BA7">
              <w:rPr>
                <w:rFonts w:cs="David"/>
                <w:noProof/>
                <w:color w:val="000000"/>
              </w:rPr>
              <w:t>3</w:t>
            </w:r>
            <w:r w:rsidRPr="00A10451">
              <w:rPr>
                <w:rFonts w:cs="David" w:hint="cs"/>
                <w:color w:val="000000"/>
              </w:rPr>
              <w:fldChar w:fldCharType="end"/>
            </w:r>
            <w:r w:rsidRPr="00A10451">
              <w:rPr>
                <w:rFonts w:cs="David" w:hint="cs"/>
                <w:color w:val="000000"/>
              </w:rPr>
              <w:t>)</w:t>
            </w:r>
          </w:p>
        </w:tc>
      </w:tr>
      <w:bookmarkEnd w:id="203"/>
      <w:bookmarkEnd w:id="204"/>
    </w:tbl>
    <w:p w14:paraId="021FD255" w14:textId="77777777" w:rsidR="00624E0B" w:rsidRPr="00A10451" w:rsidRDefault="00624E0B" w:rsidP="00E87BA7">
      <w:pPr>
        <w:ind w:right="-2"/>
        <w:rPr>
          <w:rFonts w:cs="David"/>
        </w:rPr>
      </w:pPr>
    </w:p>
    <w:p w14:paraId="1214DA31" w14:textId="17A60D42" w:rsidR="00624E0B" w:rsidRDefault="006E0581" w:rsidP="00E87BA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4E5132" w:rsidP="00E87BA7">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E87BA7">
            <w:pPr>
              <w:ind w:right="-2"/>
              <w:rPr>
                <w:rFonts w:cs="David"/>
                <w:color w:val="000000"/>
              </w:rPr>
            </w:pPr>
          </w:p>
        </w:tc>
        <w:tc>
          <w:tcPr>
            <w:tcW w:w="843" w:type="dxa"/>
            <w:vAlign w:val="center"/>
          </w:tcPr>
          <w:p w14:paraId="0528FE3A" w14:textId="4F988434" w:rsidR="001A19D8" w:rsidRPr="00A10451" w:rsidRDefault="001A19D8"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7B0BA7">
              <w:rPr>
                <w:rFonts w:cs="David"/>
                <w:noProof/>
                <w:color w:val="000000"/>
              </w:rPr>
              <w:t>4</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E87BA7">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E87BA7">
      <w:pPr>
        <w:rPr>
          <w:rFonts w:cs="David"/>
        </w:rPr>
      </w:pPr>
    </w:p>
    <w:p w14:paraId="126B6331" w14:textId="5FE1BD27" w:rsidR="00C419E3" w:rsidRPr="00C419E3" w:rsidRDefault="00C419E3" w:rsidP="00E87BA7">
      <w:pPr>
        <w:pStyle w:val="Heading3"/>
      </w:pPr>
      <w:bookmarkStart w:id="205" w:name="_Toc14991897"/>
      <w:r w:rsidRPr="00A10451">
        <w:rPr>
          <w:rFonts w:hint="cs"/>
        </w:rPr>
        <w:t xml:space="preserve">Pairwise Euclidean </w:t>
      </w:r>
      <w:r w:rsidR="008C7290">
        <w:t>D</w:t>
      </w:r>
      <w:r w:rsidRPr="00A10451">
        <w:rPr>
          <w:rFonts w:hint="cs"/>
        </w:rPr>
        <w:t>istance (PED)</w:t>
      </w:r>
      <w:bookmarkEnd w:id="205"/>
    </w:p>
    <w:p w14:paraId="068BADEB" w14:textId="29C77879" w:rsidR="00C419E3" w:rsidRPr="00BE5FE7" w:rsidRDefault="00930E6B" w:rsidP="00E87BA7">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206" w:name="OLE_LINK24"/>
      <w:bookmarkStart w:id="207" w:name="OLE_LINK25"/>
      <w:r w:rsidR="00C419E3" w:rsidRPr="00A10451">
        <w:rPr>
          <w:rFonts w:cs="David" w:hint="cs"/>
          <w:color w:val="000000" w:themeColor="text1"/>
        </w:rPr>
        <w:t>{S</w:t>
      </w:r>
      <w:r w:rsidR="009C7E2F">
        <w:rPr>
          <w:rFonts w:cs="David"/>
          <w:color w:val="000000" w:themeColor="text1"/>
        </w:rPr>
        <w:t>’</w:t>
      </w:r>
      <w:r w:rsidR="00C419E3" w:rsidRPr="00A10451">
        <w:rPr>
          <w:rFonts w:cs="David" w:hint="cs"/>
          <w:color w:val="000000" w:themeColor="text1"/>
        </w:rPr>
        <w:t>} and {S</w:t>
      </w:r>
      <w:r w:rsidR="009C7E2F">
        <w:rPr>
          <w:rFonts w:cs="David"/>
          <w:color w:val="000000" w:themeColor="text1"/>
        </w:rPr>
        <w:t>’’</w:t>
      </w:r>
      <w:r w:rsidR="00C419E3" w:rsidRPr="00A10451">
        <w:rPr>
          <w:rFonts w:cs="David" w:hint="cs"/>
          <w:color w:val="000000" w:themeColor="text1"/>
        </w:rPr>
        <w:t>}</w:t>
      </w:r>
      <w:r>
        <w:rPr>
          <w:rFonts w:cs="David"/>
          <w:color w:val="000000" w:themeColor="text1"/>
        </w:rPr>
        <w:t>,</w:t>
      </w:r>
      <w:r w:rsidR="00C419E3" w:rsidRPr="00A10451">
        <w:rPr>
          <w:rFonts w:cs="David" w:hint="cs"/>
          <w:color w:val="000000" w:themeColor="text1"/>
        </w:rPr>
        <w:t xml:space="preserve"> </w:t>
      </w:r>
      <w:bookmarkEnd w:id="206"/>
      <w:bookmarkEnd w:id="207"/>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208" w:name="OLE_LINK40"/>
          <w:bookmarkStart w:id="209" w:name="OLE_LINK41"/>
          <w:p w14:paraId="41D84880" w14:textId="2704A040" w:rsidR="001A19D8" w:rsidRPr="00D151B4" w:rsidRDefault="004E5132" w:rsidP="00E87BA7">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208"/>
                <w:bookmarkEnd w:id="209"/>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19F4246A" w:rsidR="001A19D8" w:rsidRPr="00A10451" w:rsidRDefault="001A19D8" w:rsidP="00E87BA7">
            <w:pPr>
              <w:ind w:right="-2"/>
              <w:jc w:val="center"/>
              <w:rPr>
                <w:rFonts w:cs="David"/>
                <w:color w:val="000000"/>
              </w:rPr>
            </w:pPr>
            <w:r w:rsidRPr="00A10451">
              <w:rPr>
                <w:rFonts w:cs="David" w:hint="cs"/>
                <w:color w:val="000000"/>
              </w:rPr>
              <w:t>(</w:t>
            </w:r>
            <w:bookmarkStart w:id="210"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7B0BA7">
              <w:rPr>
                <w:rFonts w:cs="David"/>
                <w:noProof/>
                <w:color w:val="000000"/>
              </w:rPr>
              <w:t>5</w:t>
            </w:r>
            <w:r w:rsidRPr="00A10451">
              <w:rPr>
                <w:rFonts w:cs="David" w:hint="cs"/>
                <w:color w:val="000000"/>
              </w:rPr>
              <w:fldChar w:fldCharType="end"/>
            </w:r>
            <w:bookmarkEnd w:id="210"/>
            <w:r w:rsidRPr="00A10451">
              <w:rPr>
                <w:rFonts w:cs="David" w:hint="cs"/>
                <w:color w:val="000000"/>
              </w:rPr>
              <w:t>)</w:t>
            </w:r>
          </w:p>
        </w:tc>
      </w:tr>
    </w:tbl>
    <w:p w14:paraId="5D76A521" w14:textId="5533E016" w:rsidR="00446642" w:rsidRDefault="00915D7A" w:rsidP="00E87BA7">
      <w:pPr>
        <w:ind w:right="-2"/>
      </w:pPr>
      <w:r>
        <w:rPr>
          <w:rFonts w:cs="David"/>
          <w:color w:val="000000" w:themeColor="text1"/>
        </w:rPr>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r w:rsidR="00702D60" w:rsidRPr="00A10451">
        <w:rPr>
          <w:rFonts w:cs="David" w:hint="cs"/>
        </w:rPr>
        <w:t>In general, when the number of sensors</w:t>
      </w:r>
      <w:r w:rsidR="004B7FAF">
        <w:rPr>
          <w:rFonts w:cs="David"/>
        </w:rPr>
        <w:t xml:space="preserve"> </w:t>
      </w:r>
      <m:oMath>
        <m:d>
          <m:dPr>
            <m:begChr m:val="|"/>
            <m:endChr m:val="|"/>
            <m:ctrlPr>
              <w:rPr>
                <w:rFonts w:ascii="Cambria Math" w:hAnsi="Cambria Math" w:cs="David" w:hint="cs"/>
              </w:rPr>
            </m:ctrlPr>
          </m:dPr>
          <m:e>
            <m:r>
              <w:rPr>
                <w:rFonts w:ascii="Cambria Math" w:hAnsi="Cambria Math" w:cs="David" w:hint="cs"/>
              </w:rPr>
              <m:t>R</m:t>
            </m:r>
          </m:e>
        </m:d>
      </m:oMath>
      <w:r w:rsidR="00702D60" w:rsidRPr="00A10451">
        <w:rPr>
          <w:rFonts w:cs="David" w:hint="cs"/>
        </w:rPr>
        <w:t xml:space="preserve"> increases, the PED values, calculated between </w:t>
      </w:r>
      <w:r w:rsidR="00702D60" w:rsidRPr="00A10451">
        <w:rPr>
          <w:rFonts w:cs="David" w:hint="cs"/>
          <w:color w:val="000000" w:themeColor="text1"/>
        </w:rPr>
        <w:t xml:space="preserve">two sets of active sources with different sizes </w:t>
      </w:r>
      <w:bookmarkStart w:id="211" w:name="OLE_LINK10"/>
      <w:bookmarkStart w:id="212" w:name="OLE_LINK11"/>
      <w:r w:rsidR="00702D60" w:rsidRPr="00A10451">
        <w:rPr>
          <w:rFonts w:cs="David" w:hint="cs"/>
          <w:color w:val="000000" w:themeColor="text1"/>
        </w:rPr>
        <w:t xml:space="preserve">{S}' </w:t>
      </w:r>
      <w:bookmarkEnd w:id="211"/>
      <w:bookmarkEnd w:id="212"/>
      <w:r w:rsidR="00702D60" w:rsidRPr="00A10451">
        <w:rPr>
          <w:rFonts w:cs="David" w:hint="cs"/>
          <w:color w:val="000000" w:themeColor="text1"/>
        </w:rPr>
        <w:t>and {S}", increases as well</w:t>
      </w:r>
      <w:r w:rsidR="00A455BA">
        <w:rPr>
          <w:rFonts w:cs="David"/>
          <w:color w:val="000000" w:themeColor="text1"/>
        </w:rPr>
        <w:t xml:space="preserve">. </w:t>
      </w:r>
    </w:p>
    <w:p w14:paraId="0D3D67DF" w14:textId="77777777" w:rsidR="00BE49CC" w:rsidRPr="00BE49CC" w:rsidRDefault="00BE49CC" w:rsidP="00E87BA7">
      <w:pPr>
        <w:ind w:right="-2"/>
      </w:pPr>
    </w:p>
    <w:p w14:paraId="2129EF3B" w14:textId="5FBCF638" w:rsidR="00BD1A2F" w:rsidRDefault="00A455BA" w:rsidP="00E87BA7">
      <w:pPr>
        <w:pStyle w:val="Heading3"/>
      </w:pPr>
      <w:bookmarkStart w:id="213" w:name="_Ref14950458"/>
      <w:bookmarkStart w:id="214" w:name="_Toc14991898"/>
      <w:bookmarkStart w:id="215" w:name="OLE_LINK18"/>
      <w:bookmarkStart w:id="216" w:name="OLE_LINK19"/>
      <w:r>
        <w:t>Optimization</w:t>
      </w:r>
      <w:bookmarkEnd w:id="213"/>
      <w:bookmarkEnd w:id="214"/>
    </w:p>
    <w:p w14:paraId="2AD4264C" w14:textId="5D4ACC6D" w:rsidR="00260170" w:rsidRDefault="00EF7703" w:rsidP="00E87BA7">
      <w:pPr>
        <w:rPr>
          <w:rFonts w:cs="David"/>
        </w:rPr>
      </w:pPr>
      <w:r>
        <w:t xml:space="preserve">In the following, we describe the </w:t>
      </w:r>
      <w:r w:rsidR="00A455BA">
        <w:t xml:space="preserve">optimization </w:t>
      </w:r>
      <w:r>
        <w:t xml:space="preserve">problem of the first </w:t>
      </w:r>
      <w:r w:rsidR="00A455BA">
        <w:t>goal</w:t>
      </w:r>
      <w:r>
        <w:t xml:space="preser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215"/>
      <w:bookmarkEnd w:id="216"/>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3030D70F" w:rsidR="008C3A64" w:rsidRPr="00AF5F5B" w:rsidRDefault="008C3A64" w:rsidP="00E87BA7">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217" w:name="OLE_LINK30"/>
      <w:bookmarkStart w:id="218" w:name="OLE_LINK31"/>
      <w:r w:rsidRPr="00A10451">
        <w:rPr>
          <w:rFonts w:cs="David" w:hint="cs"/>
        </w:rPr>
        <w:t xml:space="preserve">meteorological </w:t>
      </w:r>
      <w:r w:rsidRPr="00A10451">
        <w:rPr>
          <w:rFonts w:cs="David" w:hint="cs"/>
        </w:rPr>
        <w:lastRenderedPageBreak/>
        <w:t>combination</w:t>
      </w:r>
      <w:r>
        <w:rPr>
          <w:rFonts w:cs="David"/>
        </w:rPr>
        <w:t xml:space="preserve"> </w:t>
      </w:r>
      <w:bookmarkEnd w:id="217"/>
      <w:bookmarkEnd w:id="218"/>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219" w:name="OLE_LINK103"/>
      <w:bookmarkStart w:id="220" w:name="OLE_LINK104"/>
      <w:r>
        <w:rPr>
          <w:rFonts w:cs="David"/>
        </w:rPr>
        <w:t xml:space="preserve">(WS, WD, SC) </w:t>
      </w:r>
      <w:bookmarkEnd w:id="219"/>
      <w:bookmarkEnd w:id="220"/>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221" w:name="OLE_LINK16"/>
            <w:bookmarkStart w:id="222" w:name="OLE_LINK17"/>
            <m:r>
              <w:rPr>
                <w:rFonts w:ascii="Cambria Math" w:hAnsi="Cambria Math" w:cs="David"/>
              </w:rPr>
              <m:t>p</m:t>
            </m:r>
            <w:bookmarkEnd w:id="221"/>
            <w:bookmarkEnd w:id="222"/>
            <m:r>
              <w:rPr>
                <w:rFonts w:ascii="Cambria Math" w:hAnsi="Cambria Math" w:cs="David"/>
              </w:rPr>
              <m:t>=1</m:t>
            </m:r>
          </m:e>
        </m:nary>
      </m:oMath>
      <w:r>
        <w:rPr>
          <w:rFonts w:cs="David"/>
        </w:rPr>
        <w:t xml:space="preserve">. The Gaussian plume model is applied </w:t>
      </w:r>
      <w:r w:rsidR="001F3814">
        <w:rPr>
          <w:rFonts w:cs="David"/>
        </w:rPr>
        <w:t>with</w:t>
      </w:r>
      <w:r>
        <w:rPr>
          <w:rFonts w:cs="David"/>
        </w:rPr>
        <w:t xml:space="preserve"> all </w:t>
      </w:r>
      <w:r w:rsidRPr="00A10451">
        <w:rPr>
          <w:rFonts w:cs="David" w:hint="cs"/>
        </w:rPr>
        <w:t>meteorological combination</w:t>
      </w:r>
      <w:r>
        <w:rPr>
          <w:rFonts w:cs="David"/>
        </w:rPr>
        <w:t xml:space="preserve">s, </w:t>
      </w:r>
      <w:bookmarkStart w:id="223" w:name="OLE_LINK22"/>
      <w:bookmarkStart w:id="224"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223"/>
      <w:bookmarkEnd w:id="224"/>
    </w:p>
    <w:p w14:paraId="2DBF7E39" w14:textId="6CA01B78" w:rsidR="00D151B4" w:rsidRPr="00255DF0" w:rsidRDefault="00FA5937" w:rsidP="00E87BA7">
      <w:pPr>
        <w:ind w:firstLine="720"/>
      </w:pPr>
      <w:r w:rsidRPr="00A10451">
        <w:rPr>
          <w:rFonts w:cs="David" w:hint="cs"/>
          <w:color w:val="000000" w:themeColor="text1"/>
        </w:rPr>
        <w:t xml:space="preserve">Given that the </w:t>
      </w:r>
      <w:r w:rsidR="00607214">
        <w:rPr>
          <w:rFonts w:cs="David"/>
          <w:color w:val="000000" w:themeColor="text1"/>
        </w:rPr>
        <w:t>deployment</w:t>
      </w:r>
      <w:r w:rsidR="00607214" w:rsidRPr="00A10451">
        <w:rPr>
          <w:rFonts w:cs="David" w:hint="cs"/>
          <w:color w:val="000000" w:themeColor="text1"/>
        </w:rPr>
        <w:t xml:space="preserve"> </w:t>
      </w:r>
      <w:r w:rsidRPr="00A10451">
        <w:rPr>
          <w:rFonts w:cs="David" w:hint="cs"/>
          <w:color w:val="000000" w:themeColor="text1"/>
        </w:rPr>
        <w:t xml:space="preserve">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225" w:name="OLE_LINK8"/>
      <w:bookmarkStart w:id="226" w:name="OLE_LINK9"/>
      <w:r w:rsidR="0036719E" w:rsidRPr="00A10451">
        <w:rPr>
          <w:rFonts w:cs="David" w:hint="cs"/>
        </w:rPr>
        <w:t xml:space="preserve">objective </w:t>
      </w:r>
      <w:bookmarkEnd w:id="225"/>
      <w:bookmarkEnd w:id="226"/>
      <w:r w:rsidR="0036719E" w:rsidRPr="00A10451">
        <w:rPr>
          <w:rFonts w:cs="David" w:hint="cs"/>
        </w:rPr>
        <w:t xml:space="preserve">is then to </w:t>
      </w:r>
      <w:r w:rsidR="00980C41">
        <w:rPr>
          <w:rFonts w:cs="David"/>
        </w:rPr>
        <w:t>minimize the</w:t>
      </w:r>
      <w:r w:rsidR="0036719E" w:rsidRPr="00A10451">
        <w:rPr>
          <w:rFonts w:cs="David" w:hint="cs"/>
        </w:rPr>
        <w:t xml:space="preserve"> number of sensors deployed: </w:t>
      </w:r>
    </w:p>
    <w:p w14:paraId="502B0B33" w14:textId="77777777" w:rsidR="00D151B4" w:rsidRDefault="00D151B4" w:rsidP="00E87BA7">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4E5132" w:rsidP="00E87BA7">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44159096" w:rsidR="00D151B4" w:rsidRPr="00A10451" w:rsidRDefault="00D151B4" w:rsidP="00E87BA7">
            <w:pPr>
              <w:ind w:right="-2"/>
              <w:jc w:val="center"/>
              <w:rPr>
                <w:rFonts w:cs="David"/>
                <w:color w:val="000000"/>
              </w:rPr>
            </w:pPr>
            <w:r w:rsidRPr="00A10451">
              <w:rPr>
                <w:rFonts w:cs="David" w:hint="cs"/>
                <w:color w:val="000000"/>
              </w:rPr>
              <w:t>(</w:t>
            </w:r>
            <w:bookmarkStart w:id="227"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7B0BA7">
              <w:rPr>
                <w:rFonts w:cs="David"/>
                <w:noProof/>
                <w:color w:val="000000"/>
              </w:rPr>
              <w:t>6</w:t>
            </w:r>
            <w:r w:rsidRPr="00A10451">
              <w:rPr>
                <w:rFonts w:cs="David" w:hint="cs"/>
                <w:color w:val="000000"/>
              </w:rPr>
              <w:fldChar w:fldCharType="end"/>
            </w:r>
            <w:bookmarkEnd w:id="227"/>
            <w:r w:rsidRPr="00A10451">
              <w:rPr>
                <w:rFonts w:cs="David" w:hint="cs"/>
                <w:color w:val="000000"/>
              </w:rPr>
              <w:t>)</w:t>
            </w:r>
          </w:p>
        </w:tc>
      </w:tr>
    </w:tbl>
    <w:p w14:paraId="60E66653" w14:textId="77777777" w:rsidR="006E0812" w:rsidRDefault="006E0812" w:rsidP="00E87BA7">
      <w:pPr>
        <w:ind w:firstLine="720"/>
        <w:rPr>
          <w:rFonts w:cs="David"/>
        </w:rPr>
      </w:pPr>
    </w:p>
    <w:p w14:paraId="4B88BD05" w14:textId="633DE646" w:rsidR="000B65BF" w:rsidRDefault="001B5B9A" w:rsidP="00E87BA7">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7BEDC792" w14:textId="43CEDF9F" w:rsidR="00F53BB1" w:rsidRPr="009B795D" w:rsidRDefault="002134B3" w:rsidP="00FA54A3">
      <w:pPr>
        <w:pStyle w:val="ListParagraph"/>
        <w:numPr>
          <w:ilvl w:val="0"/>
          <w:numId w:val="29"/>
        </w:numPr>
        <w:rPr>
          <w:rFonts w:cs="David"/>
        </w:rPr>
      </w:pPr>
      <w:r w:rsidRPr="00235598">
        <w:rPr>
          <w:rFonts w:cs="David"/>
        </w:rPr>
        <w:t xml:space="preserve">Taking the </w:t>
      </w:r>
      <w:r w:rsidR="00083C98">
        <w:rPr>
          <w:rFonts w:cs="David"/>
        </w:rPr>
        <w:t>average</w:t>
      </w:r>
      <w:r w:rsidRPr="00235598">
        <w:rPr>
          <w:rFonts w:cs="David"/>
        </w:rPr>
        <w:t xml:space="preserve"> of minimal PED values </w:t>
      </w:r>
      <w:r w:rsidR="00FA0A7B" w:rsidRPr="00235598">
        <w:rPr>
          <w:rFonts w:cs="David"/>
        </w:rPr>
        <w:t>out of</w:t>
      </w:r>
      <w:r w:rsidR="0015250A" w:rsidRPr="00235598">
        <w:rPr>
          <w:rFonts w:cs="David"/>
        </w:rPr>
        <w:t xml:space="preserve"> each transformation </w:t>
      </w:r>
      <w:r w:rsidR="00FA0A7B" w:rsidRPr="00235598">
        <w:rPr>
          <w:rFonts w:cs="David"/>
        </w:rPr>
        <w:t>pair</w:t>
      </w:r>
      <w:r w:rsidR="0015250A" w:rsidRPr="00235598">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r>
          <m:rPr>
            <m:sty m:val="p"/>
          </m:rPr>
          <w:rPr>
            <w:rFonts w:ascii="Cambria Math" w:hAnsi="Cambria Math" w:cs="David"/>
            <w:color w:val="000000" w:themeColor="text1"/>
          </w:rPr>
          <m:t>:</m:t>
        </m:r>
      </m:oMath>
    </w:p>
    <w:p w14:paraId="448D4BEF" w14:textId="4FD1943C" w:rsidR="009B795D" w:rsidRPr="00235598" w:rsidRDefault="009B795D" w:rsidP="009B795D">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2D8EAAF5" w:rsidR="007A14AC" w:rsidRPr="009674A5" w:rsidRDefault="004E5132" w:rsidP="00E87BA7">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r>
                                  <w:rPr>
                                    <w:rFonts w:ascii="Cambria Math" w:hAnsi="Cambria Math" w:cs="David"/>
                                  </w:rPr>
                                  <m:t xml:space="preserve"> </m:t>
                                </m:r>
                              </m:sub>
                              <m:sup/>
                              <m:e>
                                <m:func>
                                  <m:funcPr>
                                    <m:ctrlPr>
                                      <w:rPr>
                                        <w:rFonts w:ascii="Cambria Math" w:hAnsi="Cambria Math" w:cs="David"/>
                                      </w:rPr>
                                    </m:ctrlPr>
                                  </m:funcPr>
                                  <m:fName>
                                    <m:sSub>
                                      <m:sSubPr>
                                        <m:ctrlPr>
                                          <w:rPr>
                                            <w:rFonts w:ascii="Cambria Math" w:hAnsi="Cambria Math" w:cs="David"/>
                                          </w:rPr>
                                        </m:ctrlPr>
                                      </m:sSubPr>
                                      <m:e>
                                        <m:r>
                                          <m:rPr>
                                            <m:sty m:val="p"/>
                                          </m:rPr>
                                          <w:rPr>
                                            <w:rFonts w:ascii="Cambria Math" w:hAnsi="Cambria Math" w:cs="David"/>
                                          </w:rPr>
                                          <m:t>min</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fName>
                                  <m:e>
                                    <m:d>
                                      <m:dPr>
                                        <m:ctrlPr>
                                          <w:rPr>
                                            <w:rFonts w:ascii="Cambria Math" w:hAnsi="Cambria Math" w:cs="David"/>
                                          </w:rPr>
                                        </m:ctrlPr>
                                      </m:dPr>
                                      <m:e>
                                        <w:bookmarkStart w:id="228" w:name="OLE_LINK45"/>
                                        <w:bookmarkStart w:id="229"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230" w:name="OLE_LINK42"/>
                                            <w:bookmarkStart w:id="231"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230"/>
                                            <w:bookmarkEnd w:id="231"/>
                                          </m:sub>
                                        </m:sSub>
                                        <w:bookmarkEnd w:id="228"/>
                                        <w:bookmarkEnd w:id="229"/>
                                        <m:ctrlPr>
                                          <w:rPr>
                                            <w:rFonts w:ascii="Cambria Math" w:hAnsi="Cambria Math" w:cs="David"/>
                                            <w:color w:val="000000" w:themeColor="text1"/>
                                          </w:rPr>
                                        </m:ctrlPr>
                                      </m:e>
                                    </m:d>
                                  </m:e>
                                </m:func>
                              </m:e>
                            </m:nary>
                          </m:num>
                          <m:den>
                            <m:r>
                              <m:rPr>
                                <m:sty m:val="p"/>
                              </m:rPr>
                              <w:rPr>
                                <w:rFonts w:ascii="Cambria Math" w:hAnsi="Cambria Math" w:cs="David"/>
                              </w:rPr>
                              <m:t>NCTP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3CB3AFF6" w:rsidR="007A14AC" w:rsidRPr="00A10451" w:rsidRDefault="007A14AC" w:rsidP="00E87BA7">
            <w:pPr>
              <w:ind w:right="-2"/>
              <w:jc w:val="center"/>
              <w:rPr>
                <w:rFonts w:cs="David"/>
                <w:color w:val="000000"/>
              </w:rPr>
            </w:pPr>
            <w:r w:rsidRPr="00A10451">
              <w:rPr>
                <w:rFonts w:cs="David" w:hint="cs"/>
                <w:color w:val="000000"/>
              </w:rPr>
              <w:t>(</w:t>
            </w:r>
            <w:bookmarkStart w:id="232"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7B0BA7">
              <w:rPr>
                <w:rFonts w:cs="David"/>
                <w:noProof/>
                <w:color w:val="000000"/>
              </w:rPr>
              <w:t>7</w:t>
            </w:r>
            <w:r w:rsidRPr="00A10451">
              <w:rPr>
                <w:rFonts w:cs="David" w:hint="cs"/>
                <w:color w:val="000000"/>
              </w:rPr>
              <w:fldChar w:fldCharType="end"/>
            </w:r>
            <w:bookmarkEnd w:id="232"/>
            <w:r w:rsidRPr="00A10451">
              <w:rPr>
                <w:rFonts w:cs="David" w:hint="cs"/>
                <w:color w:val="000000"/>
              </w:rPr>
              <w:t>)</w:t>
            </w:r>
          </w:p>
        </w:tc>
      </w:tr>
    </w:tbl>
    <w:p w14:paraId="26A3B1E7" w14:textId="77777777" w:rsidR="009B795D" w:rsidRDefault="009B795D" w:rsidP="00235598">
      <w:pPr>
        <w:pStyle w:val="ListParagraph"/>
        <w:rPr>
          <w:rFonts w:cs="David"/>
          <w:color w:val="000000" w:themeColor="text1"/>
        </w:rPr>
      </w:pPr>
    </w:p>
    <w:p w14:paraId="28B992F2" w14:textId="31E342A3" w:rsidR="00FA54A3" w:rsidRDefault="00235598" w:rsidP="00FA54A3">
      <w:pPr>
        <w:pStyle w:val="ListParagraph"/>
        <w:rPr>
          <w:rFonts w:cs="David"/>
          <w:color w:val="000000" w:themeColor="text1"/>
        </w:rPr>
      </w:pPr>
      <w:r w:rsidRPr="00715A1D">
        <w:rPr>
          <w:rFonts w:cs="David" w:hint="cs"/>
          <w:color w:val="000000" w:themeColor="text1"/>
        </w:rPr>
        <w:t xml:space="preserve">For example, in the case of 5 sources, 31 options of 1-5 active sources exist, creating </w:t>
      </w:r>
      <w:r w:rsidR="00200F9D">
        <w:rPr>
          <w:rFonts w:cs="David"/>
          <w:color w:val="000000" w:themeColor="text1"/>
        </w:rPr>
        <w:t>in</w:t>
      </w:r>
      <w:r w:rsidRPr="00715A1D">
        <w:rPr>
          <w:rFonts w:cs="David" w:hint="cs"/>
          <w:color w:val="000000" w:themeColor="text1"/>
        </w:rPr>
        <w:t xml:space="preserve"> total </w:t>
      </w:r>
      <w:bookmarkStart w:id="233" w:name="OLE_LINK38"/>
      <w:bookmarkStart w:id="234" w:name="OLE_LINK39"/>
      <w:r w:rsidRPr="00715A1D">
        <w:rPr>
          <w:rFonts w:cs="David"/>
          <w:color w:val="000000" w:themeColor="text1"/>
        </w:rPr>
        <w:t xml:space="preserve">355 </w:t>
      </w:r>
      <w:bookmarkEnd w:id="233"/>
      <w:bookmarkEnd w:id="234"/>
      <w:r w:rsidR="00200F9D">
        <w:rPr>
          <w:rFonts w:cs="David"/>
          <w:color w:val="000000" w:themeColor="text1"/>
        </w:rPr>
        <w:t>p</w:t>
      </w:r>
      <w:r w:rsidRPr="00715A1D">
        <w:rPr>
          <w:rFonts w:cs="David"/>
          <w:color w:val="000000" w:themeColor="text1"/>
        </w:rPr>
        <w:t xml:space="preserve">ossible </w:t>
      </w:r>
      <w:r w:rsidR="00200F9D">
        <w:rPr>
          <w:rFonts w:cs="David"/>
          <w:color w:val="000000" w:themeColor="text1"/>
        </w:rPr>
        <w:t>c</w:t>
      </w:r>
      <w:r w:rsidRPr="00715A1D">
        <w:rPr>
          <w:rFonts w:cs="David"/>
          <w:color w:val="000000" w:themeColor="text1"/>
        </w:rPr>
        <w:t xml:space="preserve">ombinations </w:t>
      </w:r>
      <w:r w:rsidRPr="00715A1D">
        <w:rPr>
          <w:rFonts w:cs="David" w:hint="cs"/>
          <w:color w:val="000000" w:themeColor="text1"/>
        </w:rPr>
        <w:t>of two sets of active sources with different sizes {S}' and {S}"</w:t>
      </w:r>
      <w:r>
        <w:rPr>
          <w:rFonts w:cs="David"/>
          <w:color w:val="000000" w:themeColor="text1"/>
        </w:rPr>
        <w:t>.</w:t>
      </w:r>
      <w:r w:rsidRPr="00715A1D">
        <w:rPr>
          <w:rFonts w:cs="David"/>
          <w:color w:val="000000" w:themeColor="text1"/>
        </w:rPr>
        <w:t xml:space="preserve"> </w:t>
      </w:r>
      <w:r w:rsidR="00053818">
        <w:rPr>
          <w:rFonts w:cs="David"/>
          <w:color w:val="000000" w:themeColor="text1"/>
        </w:rPr>
        <w:t>In this case,</w:t>
      </w:r>
      <w:r w:rsidR="00200F9D">
        <w:rPr>
          <w:rFonts w:cs="David"/>
          <w:color w:val="000000" w:themeColor="text1"/>
        </w:rPr>
        <w:t xml:space="preserve"> an array of</w:t>
      </w:r>
      <w:r w:rsidR="00053818">
        <w:rPr>
          <w:rFonts w:cs="David"/>
          <w:color w:val="000000" w:themeColor="text1"/>
        </w:rPr>
        <w:t xml:space="preserve"> 355 PED values </w:t>
      </w:r>
      <w:r w:rsidR="00615F36">
        <w:rPr>
          <w:rFonts w:cs="David"/>
          <w:color w:val="000000" w:themeColor="text1"/>
        </w:rPr>
        <w:t>are</w:t>
      </w:r>
      <w:r w:rsidR="00200F9D">
        <w:rPr>
          <w:rFonts w:cs="David"/>
          <w:color w:val="000000" w:themeColor="text1"/>
        </w:rPr>
        <w:t xml:space="preserve"> calculated for each optional solution</w:t>
      </w:r>
      <w:r w:rsidR="00053818">
        <w:rPr>
          <w:rFonts w:cs="David"/>
          <w:color w:val="000000" w:themeColor="text1"/>
        </w:rPr>
        <w:t xml:space="preserve">. </w:t>
      </w:r>
      <w:r>
        <w:rPr>
          <w:rFonts w:cs="David"/>
          <w:color w:val="000000" w:themeColor="text1"/>
        </w:rPr>
        <w:t>O</w:t>
      </w:r>
      <w:r w:rsidRPr="00715A1D">
        <w:rPr>
          <w:rFonts w:cs="David"/>
          <w:color w:val="000000" w:themeColor="text1"/>
        </w:rPr>
        <w:t xml:space="preserve">ut of </w:t>
      </w:r>
      <w:r w:rsidR="00053818">
        <w:rPr>
          <w:rFonts w:cs="David"/>
          <w:color w:val="000000" w:themeColor="text1"/>
        </w:rPr>
        <w:t>355</w:t>
      </w:r>
      <w:r>
        <w:rPr>
          <w:rFonts w:cs="David"/>
          <w:color w:val="000000" w:themeColor="text1"/>
        </w:rPr>
        <w:t xml:space="preserve"> </w:t>
      </w:r>
      <w:r w:rsidR="00963137">
        <w:rPr>
          <w:rFonts w:cs="David"/>
          <w:color w:val="000000" w:themeColor="text1"/>
        </w:rPr>
        <w:t xml:space="preserve">PED </w:t>
      </w:r>
      <w:r w:rsidR="007E5046">
        <w:rPr>
          <w:rFonts w:cs="David"/>
          <w:color w:val="000000" w:themeColor="text1"/>
        </w:rPr>
        <w:t>values</w:t>
      </w:r>
      <w:r>
        <w:rPr>
          <w:rFonts w:cs="David"/>
          <w:color w:val="000000" w:themeColor="text1"/>
        </w:rPr>
        <w:t xml:space="preserve">, </w:t>
      </w:r>
      <w:r w:rsidR="005E7141">
        <w:rPr>
          <w:rFonts w:cs="David"/>
          <w:color w:val="000000" w:themeColor="text1"/>
        </w:rPr>
        <w:t xml:space="preserve">Number of </w:t>
      </w:r>
      <w:r w:rsidRPr="00715A1D">
        <w:rPr>
          <w:rFonts w:cs="David"/>
          <w:color w:val="000000" w:themeColor="text1"/>
        </w:rPr>
        <w:t xml:space="preserve">10 </w:t>
      </w:r>
      <w:r>
        <w:rPr>
          <w:rFonts w:cs="David"/>
          <w:color w:val="000000" w:themeColor="text1"/>
        </w:rPr>
        <w:t>C</w:t>
      </w:r>
      <w:r w:rsidRPr="00715A1D">
        <w:rPr>
          <w:rFonts w:cs="David"/>
          <w:color w:val="000000" w:themeColor="text1"/>
        </w:rPr>
        <w:t>ategories of Transformation Pairs (</w:t>
      </w:r>
      <w:r w:rsidR="005E7141">
        <w:rPr>
          <w:rFonts w:cs="David"/>
          <w:color w:val="000000" w:themeColor="text1"/>
        </w:rPr>
        <w:t>N</w:t>
      </w:r>
      <w:r>
        <w:rPr>
          <w:rFonts w:cs="David"/>
          <w:color w:val="000000" w:themeColor="text1"/>
        </w:rPr>
        <w:t>C</w:t>
      </w:r>
      <w:r w:rsidRPr="00715A1D">
        <w:rPr>
          <w:rFonts w:cs="David"/>
          <w:color w:val="000000" w:themeColor="text1"/>
        </w:rPr>
        <w:t>TP) between same number of sources exist (1</w:t>
      </w:r>
      <w:r>
        <w:rPr>
          <w:rFonts w:cs="David"/>
          <w:color w:val="000000" w:themeColor="text1"/>
        </w:rPr>
        <w:t>&lt;</w:t>
      </w:r>
      <w:r w:rsidRPr="00715A1D">
        <w:rPr>
          <w:rFonts w:cs="David"/>
          <w:color w:val="000000" w:themeColor="text1"/>
        </w:rPr>
        <w:t>-</w:t>
      </w:r>
      <w:r>
        <w:rPr>
          <w:rFonts w:cs="David"/>
          <w:color w:val="000000" w:themeColor="text1"/>
        </w:rPr>
        <w:t>&gt;</w:t>
      </w:r>
      <w:r w:rsidRPr="00715A1D">
        <w:rPr>
          <w:rFonts w:cs="David"/>
          <w:color w:val="000000" w:themeColor="text1"/>
        </w:rPr>
        <w:t>2 ,</w:t>
      </w:r>
      <w:r>
        <w:rPr>
          <w:rFonts w:cs="David"/>
          <w:color w:val="000000" w:themeColor="text1"/>
        </w:rPr>
        <w:t>1&lt;</w:t>
      </w:r>
      <w:r w:rsidRPr="00715A1D">
        <w:rPr>
          <w:rFonts w:cs="David"/>
          <w:color w:val="000000" w:themeColor="text1"/>
        </w:rPr>
        <w:t>-</w:t>
      </w:r>
      <w:r>
        <w:rPr>
          <w:rFonts w:cs="David"/>
          <w:color w:val="000000" w:themeColor="text1"/>
        </w:rPr>
        <w:t>&gt;</w:t>
      </w:r>
      <w:r w:rsidRPr="00715A1D">
        <w:rPr>
          <w:rFonts w:cs="David"/>
          <w:color w:val="000000" w:themeColor="text1"/>
        </w:rPr>
        <w:t>3,</w:t>
      </w:r>
      <w:bookmarkStart w:id="235" w:name="OLE_LINK46"/>
      <w:bookmarkStart w:id="236" w:name="OLE_LINK47"/>
      <w:r>
        <w:rPr>
          <w:rFonts w:cs="David"/>
          <w:color w:val="000000" w:themeColor="text1"/>
        </w:rPr>
        <w:t xml:space="preserve"> etc.</w:t>
      </w:r>
      <w:bookmarkEnd w:id="235"/>
      <w:bookmarkEnd w:id="236"/>
      <w:r w:rsidRPr="00715A1D">
        <w:rPr>
          <w:rFonts w:cs="David"/>
          <w:color w:val="000000" w:themeColor="text1"/>
        </w:rPr>
        <w:t>).</w:t>
      </w:r>
    </w:p>
    <w:p w14:paraId="2DB33576" w14:textId="77777777" w:rsidR="00FA54A3" w:rsidRDefault="00FA54A3" w:rsidP="00FA54A3">
      <w:pPr>
        <w:pStyle w:val="ListParagraph"/>
        <w:rPr>
          <w:rFonts w:cs="David"/>
          <w:color w:val="000000" w:themeColor="text1"/>
        </w:rPr>
      </w:pPr>
    </w:p>
    <w:p w14:paraId="583E97E8" w14:textId="4484FAFA" w:rsidR="00862B95" w:rsidRPr="00FA54A3" w:rsidRDefault="0003214C" w:rsidP="00FA54A3">
      <w:pPr>
        <w:pStyle w:val="ListParagraph"/>
        <w:numPr>
          <w:ilvl w:val="0"/>
          <w:numId w:val="29"/>
        </w:numPr>
        <w:rPr>
          <w:rFonts w:cs="David"/>
        </w:rPr>
      </w:pPr>
      <w:r w:rsidRPr="00FA54A3">
        <w:rPr>
          <w:rFonts w:cs="David"/>
          <w:iCs/>
        </w:rPr>
        <w:t xml:space="preserve">Taking the </w:t>
      </w:r>
      <w:proofErr w:type="spellStart"/>
      <w:r w:rsidR="00B46373" w:rsidRPr="00FA54A3">
        <w:rPr>
          <w:rFonts w:cs="David"/>
          <w:iCs/>
        </w:rPr>
        <w:t>x</w:t>
      </w:r>
      <w:r w:rsidRPr="00FA54A3">
        <w:rPr>
          <w:rFonts w:cs="David"/>
          <w:iCs/>
          <w:vertAlign w:val="superscript"/>
        </w:rPr>
        <w:t>th</w:t>
      </w:r>
      <w:proofErr w:type="spellEnd"/>
      <w:r w:rsidRPr="00FA54A3">
        <w:rPr>
          <w:rFonts w:cs="David"/>
          <w:iCs/>
        </w:rPr>
        <w:t xml:space="preserve"> percentile PED value, </w:t>
      </w:r>
      <w:r w:rsidRPr="00FA54A3">
        <w:rPr>
          <w:rFonts w:cs="David" w:hint="cs"/>
          <w:color w:val="000000" w:themeColor="text1"/>
        </w:rPr>
        <w:t>considering all possible combinations</w:t>
      </w:r>
      <w:r w:rsidR="00C70461">
        <w:rPr>
          <w:rFonts w:cs="David"/>
          <w:color w:val="000000" w:themeColor="text1"/>
        </w:rPr>
        <w:t>:</w:t>
      </w:r>
    </w:p>
    <w:p w14:paraId="1E501C89" w14:textId="026368D3" w:rsidR="008C41EA" w:rsidRDefault="008C41EA" w:rsidP="00E87BA7">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5F16AD45" w:rsidR="008C41EA" w:rsidRPr="00B968DA" w:rsidRDefault="004E5132" w:rsidP="00E87BA7">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rPr>
                      <m:t>percentile_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69255BD6" w:rsidR="008C41EA" w:rsidRPr="00A10451" w:rsidRDefault="008C41EA" w:rsidP="00E87BA7">
            <w:pPr>
              <w:ind w:right="-2"/>
              <w:jc w:val="center"/>
              <w:rPr>
                <w:rFonts w:cs="David"/>
                <w:color w:val="000000"/>
              </w:rPr>
            </w:pPr>
            <w:r w:rsidRPr="00A10451">
              <w:rPr>
                <w:rFonts w:cs="David" w:hint="cs"/>
                <w:color w:val="000000"/>
              </w:rPr>
              <w:t>(</w:t>
            </w:r>
            <w:bookmarkStart w:id="237"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7B0BA7">
              <w:rPr>
                <w:rFonts w:cs="David"/>
                <w:noProof/>
                <w:color w:val="000000"/>
              </w:rPr>
              <w:t>8</w:t>
            </w:r>
            <w:r w:rsidRPr="00A10451">
              <w:rPr>
                <w:rFonts w:cs="David" w:hint="cs"/>
                <w:color w:val="000000"/>
              </w:rPr>
              <w:fldChar w:fldCharType="end"/>
            </w:r>
            <w:bookmarkEnd w:id="237"/>
            <w:r w:rsidRPr="00A10451">
              <w:rPr>
                <w:rFonts w:cs="David" w:hint="cs"/>
                <w:color w:val="000000"/>
              </w:rPr>
              <w:t>)</w:t>
            </w:r>
          </w:p>
        </w:tc>
      </w:tr>
    </w:tbl>
    <w:p w14:paraId="3AB90AD8" w14:textId="77777777" w:rsidR="008C41EA" w:rsidRPr="00862B95" w:rsidRDefault="008C41EA" w:rsidP="00E87BA7">
      <w:pPr>
        <w:pStyle w:val="ListParagraph"/>
        <w:rPr>
          <w:rFonts w:cs="David"/>
        </w:rPr>
      </w:pPr>
    </w:p>
    <w:p w14:paraId="0BE794DC" w14:textId="2B79A43F" w:rsidR="005B1DC2" w:rsidRPr="007E51DC" w:rsidRDefault="00014ADE" w:rsidP="00FA54A3">
      <w:pPr>
        <w:pStyle w:val="ListParagraph"/>
        <w:numPr>
          <w:ilvl w:val="0"/>
          <w:numId w:val="29"/>
        </w:numPr>
        <w:rPr>
          <w:rFonts w:cs="David"/>
        </w:rPr>
      </w:pPr>
      <w:r>
        <w:rPr>
          <w:rFonts w:cs="David"/>
        </w:rPr>
        <w:t>Splitting</w:t>
      </w:r>
      <w:r w:rsidR="00A16988">
        <w:rPr>
          <w:rFonts w:cs="David"/>
        </w:rPr>
        <w:t xml:space="preserve"> the </w:t>
      </w:r>
      <w:r w:rsidR="00966E6D">
        <w:rPr>
          <w:rFonts w:cs="David"/>
        </w:rPr>
        <w:t xml:space="preserve">second </w:t>
      </w:r>
      <w:r w:rsidR="00A16988">
        <w:rPr>
          <w:rFonts w:cs="David"/>
        </w:rPr>
        <w:t>objective to two</w:t>
      </w:r>
      <w:r w:rsidR="0083418E">
        <w:rPr>
          <w:rFonts w:cs="David"/>
        </w:rPr>
        <w:t xml:space="preserve"> or more</w:t>
      </w:r>
      <w:r w:rsidR="00A16988">
        <w:rPr>
          <w:rFonts w:cs="David"/>
        </w:rPr>
        <w:t xml:space="preserve"> </w:t>
      </w:r>
      <w:r w:rsidR="00966E6D">
        <w:rPr>
          <w:rFonts w:cs="David"/>
        </w:rPr>
        <w:t xml:space="preserve">objectives, </w:t>
      </w:r>
      <w:r w:rsidR="0083418E">
        <w:rPr>
          <w:rFonts w:cs="David"/>
        </w:rPr>
        <w:t>whe</w:t>
      </w:r>
      <w:r w:rsidR="0021682C">
        <w:rPr>
          <w:rFonts w:cs="David"/>
        </w:rPr>
        <w:t>re</w:t>
      </w:r>
      <w:r w:rsidR="0083418E">
        <w:rPr>
          <w:rFonts w:cs="David"/>
        </w:rPr>
        <w:t xml:space="preserve"> </w:t>
      </w:r>
      <w:r w:rsidR="0083418E">
        <w:rPr>
          <w:rFonts w:cs="David"/>
          <w:color w:val="000000" w:themeColor="text1"/>
        </w:rPr>
        <w:t xml:space="preserve">each </w:t>
      </w:r>
      <w:r w:rsidR="00966E6D" w:rsidRPr="007224B5">
        <w:rPr>
          <w:rFonts w:cs="David" w:hint="cs"/>
          <w:color w:val="000000" w:themeColor="text1"/>
        </w:rPr>
        <w:t xml:space="preserve">considers PED values obtained during </w:t>
      </w:r>
      <w:r w:rsidR="0083418E">
        <w:rPr>
          <w:rFonts w:cs="David"/>
          <w:color w:val="000000" w:themeColor="text1"/>
        </w:rPr>
        <w:t>different</w:t>
      </w:r>
      <w:r w:rsidR="00966E6D" w:rsidRPr="007224B5">
        <w:rPr>
          <w:rFonts w:cs="David" w:hint="cs"/>
          <w:color w:val="000000" w:themeColor="text1"/>
        </w:rPr>
        <w:t xml:space="preserve"> hours </w:t>
      </w:r>
      <w:r w:rsidR="0083418E">
        <w:rPr>
          <w:rFonts w:cs="David"/>
          <w:color w:val="000000" w:themeColor="text1"/>
        </w:rPr>
        <w:t>of the 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w:t>
      </w:r>
      <w:r w:rsidR="0021682C">
        <w:rPr>
          <w:rFonts w:cs="David"/>
          <w:color w:val="000000" w:themeColor="text1"/>
        </w:rPr>
        <w:t xml:space="preserve"> for </w:t>
      </w:r>
      <w:r w:rsidR="0021682C">
        <w:rPr>
          <w:rFonts w:cs="David"/>
          <w:color w:val="000000" w:themeColor="text1"/>
        </w:rPr>
        <w:lastRenderedPageBreak/>
        <w:t>example</w:t>
      </w:r>
      <w:r w:rsidR="002B24A3">
        <w:rPr>
          <w:rFonts w:cs="David"/>
          <w:color w:val="000000" w:themeColor="text1"/>
        </w:rPr>
        <w:t xml:space="preserv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E87BA7">
      <w:pPr>
        <w:rPr>
          <w:rFonts w:cs="David"/>
          <w:color w:val="000000" w:themeColor="text1"/>
        </w:rPr>
      </w:pPr>
    </w:p>
    <w:p w14:paraId="62965CFB" w14:textId="49269485" w:rsidR="003E5EBB" w:rsidRPr="007224B5" w:rsidRDefault="0012435A" w:rsidP="00E87BA7">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E87BA7">
      <w:pPr>
        <w:ind w:right="-2"/>
        <w:rPr>
          <w:rFonts w:cs="David"/>
          <w:b/>
          <w:bCs/>
        </w:rPr>
      </w:pPr>
    </w:p>
    <w:p w14:paraId="0B281DDE" w14:textId="6488E4EF" w:rsidR="000E49AE" w:rsidRPr="00A10451" w:rsidRDefault="009569AC" w:rsidP="00E87BA7">
      <w:pPr>
        <w:pStyle w:val="Heading3"/>
      </w:pPr>
      <w:bookmarkStart w:id="238" w:name="_Toc14991899"/>
      <w:r>
        <w:t>O</w:t>
      </w:r>
      <w:r w:rsidR="00B7088F" w:rsidRPr="00A10451">
        <w:rPr>
          <w:rFonts w:hint="cs"/>
        </w:rPr>
        <w:t>ptimization</w:t>
      </w:r>
      <w:r>
        <w:t xml:space="preserve"> </w:t>
      </w:r>
      <w:r w:rsidR="009B5868">
        <w:t>procedure</w:t>
      </w:r>
      <w:bookmarkEnd w:id="238"/>
    </w:p>
    <w:p w14:paraId="5A375947" w14:textId="4D32985D" w:rsidR="00CA1E64" w:rsidRDefault="009E7B21" w:rsidP="00E87BA7">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21682C">
        <w:rPr>
          <w:rFonts w:cs="David"/>
          <w:color w:val="000000" w:themeColor="text1"/>
        </w:rPr>
        <w:fldChar w:fldCharType="begin"/>
      </w:r>
      <w:r w:rsidR="0021682C">
        <w:rPr>
          <w:rFonts w:cs="David"/>
          <w:color w:val="000000" w:themeColor="text1"/>
        </w:rPr>
        <w:instrText xml:space="preserve"> </w:instrText>
      </w:r>
      <w:r w:rsidR="0021682C">
        <w:rPr>
          <w:rFonts w:cs="David" w:hint="cs"/>
          <w:color w:val="000000" w:themeColor="text1"/>
        </w:rPr>
        <w:instrText>REF _Ref14950430 \r \h</w:instrText>
      </w:r>
      <w:r w:rsidR="0021682C">
        <w:rPr>
          <w:rFonts w:cs="David"/>
          <w:color w:val="000000" w:themeColor="text1"/>
        </w:rPr>
        <w:instrText xml:space="preserve"> </w:instrText>
      </w:r>
      <w:r w:rsidR="0021682C">
        <w:rPr>
          <w:rFonts w:cs="David"/>
          <w:color w:val="000000" w:themeColor="text1"/>
        </w:rPr>
      </w:r>
      <w:r w:rsidR="0021682C">
        <w:rPr>
          <w:rFonts w:cs="David"/>
          <w:color w:val="000000" w:themeColor="text1"/>
        </w:rPr>
        <w:fldChar w:fldCharType="separate"/>
      </w:r>
      <w:ins w:id="239" w:author="Barak Fishbain" w:date="2019-07-28T17:49:00Z">
        <w:r w:rsidR="007B0BA7">
          <w:rPr>
            <w:rFonts w:cs="David"/>
            <w:color w:val="000000" w:themeColor="text1"/>
            <w:cs/>
          </w:rPr>
          <w:t>‎</w:t>
        </w:r>
        <w:r w:rsidR="007B0BA7">
          <w:rPr>
            <w:rFonts w:cs="David"/>
            <w:color w:val="000000" w:themeColor="text1"/>
          </w:rPr>
          <w:t>5.1.3</w:t>
        </w:r>
      </w:ins>
      <w:r w:rsidR="0021682C">
        <w:rPr>
          <w:rFonts w:cs="David"/>
          <w:color w:val="000000" w:themeColor="text1"/>
        </w:rPr>
        <w:fldChar w:fldCharType="end"/>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E87BA7">
        <w:rPr>
          <w:rFonts w:cs="David"/>
          <w:color w:val="000000" w:themeColor="text1"/>
        </w:rPr>
        <w:instrText xml:space="preserve"> \* MERGEFORMAT </w:instrText>
      </w:r>
      <w:r w:rsidR="0048278C">
        <w:rPr>
          <w:rFonts w:cs="David"/>
          <w:color w:val="000000" w:themeColor="text1"/>
        </w:rPr>
      </w:r>
      <w:r w:rsidR="0048278C">
        <w:rPr>
          <w:rFonts w:cs="David"/>
          <w:color w:val="000000" w:themeColor="text1"/>
        </w:rPr>
        <w:fldChar w:fldCharType="separate"/>
      </w:r>
      <w:r w:rsidR="007B0BA7">
        <w:rPr>
          <w:rFonts w:cs="David"/>
          <w:noProof/>
          <w:color w:val="000000"/>
        </w:rPr>
        <w:t>5</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E87BA7">
      <w:pPr>
        <w:ind w:right="-2"/>
        <w:rPr>
          <w:rFonts w:cs="David"/>
          <w:color w:val="000000" w:themeColor="text1"/>
          <w:rtl/>
        </w:rPr>
      </w:pPr>
    </w:p>
    <w:p w14:paraId="75A577AE" w14:textId="2A86C47B" w:rsidR="00F85619" w:rsidRDefault="00DE582F" w:rsidP="00E87BA7">
      <w:pPr>
        <w:pStyle w:val="Heading2"/>
      </w:pPr>
      <w:bookmarkStart w:id="240" w:name="_Toc14991900"/>
      <w:r>
        <w:t>Research plan</w:t>
      </w:r>
      <w:bookmarkEnd w:id="240"/>
    </w:p>
    <w:p w14:paraId="4EB8D038" w14:textId="77777777" w:rsidR="008C46A8" w:rsidRDefault="00CB5A8C" w:rsidP="00E87BA7">
      <w:pPr>
        <w:ind w:right="-2"/>
        <w:rPr>
          <w:rFonts w:cs="David"/>
          <w:color w:val="000000"/>
        </w:rPr>
      </w:pPr>
      <w:r w:rsidRPr="001C0251">
        <w:rPr>
          <w:rFonts w:cs="David"/>
          <w:color w:val="000000"/>
        </w:rPr>
        <w:t xml:space="preserve">The research will include three main stages: </w:t>
      </w:r>
      <w:bookmarkStart w:id="241" w:name="OLE_LINK168"/>
      <w:bookmarkStart w:id="242" w:name="OLE_LINK169"/>
    </w:p>
    <w:p w14:paraId="174D2D81" w14:textId="538138F7" w:rsidR="008C46A8"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6E39">
        <w:rPr>
          <w:rFonts w:cs="David" w:hint="cs"/>
          <w:color w:val="000000" w:themeColor="text1"/>
        </w:rPr>
        <w:t xml:space="preserve">that computes </w:t>
      </w:r>
      <w:r w:rsidR="00607214" w:rsidRPr="00726E39">
        <w:rPr>
          <w:rFonts w:cs="David"/>
          <w:color w:val="000000" w:themeColor="text1"/>
        </w:rPr>
        <w:t>the tradeoff between sensor array effectivity, i.e. PED and cost</w:t>
      </w:r>
      <w:r w:rsidR="005447D4" w:rsidRPr="00726E39">
        <w:rPr>
          <w:rFonts w:cs="David"/>
        </w:rPr>
        <w:t>.</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590519C6" w:rsidR="0077420D" w:rsidRPr="006F5A67"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w:t>
      </w:r>
      <w:r w:rsidR="0077420D" w:rsidRPr="00726E39">
        <w:rPr>
          <w:rFonts w:cs="David"/>
          <w:color w:val="000000" w:themeColor="text1"/>
        </w:rPr>
        <w:t>changing weather conditions</w:t>
      </w:r>
      <w:r w:rsidR="0077420D" w:rsidRPr="006F5A67">
        <w:rPr>
          <w:rFonts w:cs="David"/>
          <w:color w:val="000000" w:themeColor="text1"/>
        </w:rPr>
        <w:t xml:space="preserve">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E87BA7">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48353F">
        <w:rPr>
          <w:rFonts w:cs="David"/>
          <w:color w:val="000000" w:themeColor="text1"/>
        </w:rPr>
        <w:t>weather conditions</w:t>
      </w:r>
      <w:r w:rsidR="00622F5B" w:rsidRPr="008970A9">
        <w:rPr>
          <w:rFonts w:cs="David"/>
          <w:color w:val="000000" w:themeColor="text1"/>
        </w:rPr>
        <w:t xml:space="preserve"> will be considered, so it is most probable that future deployments require minimum </w:t>
      </w:r>
      <w:r w:rsidR="00622F5B">
        <w:t>transfer efforts</w:t>
      </w:r>
      <w:r w:rsidR="00622F5B" w:rsidRPr="008970A9">
        <w:rPr>
          <w:rFonts w:cs="David"/>
          <w:color w:val="000000" w:themeColor="text1"/>
        </w:rPr>
        <w:t>.</w:t>
      </w:r>
    </w:p>
    <w:bookmarkEnd w:id="241"/>
    <w:bookmarkEnd w:id="242"/>
    <w:p w14:paraId="6506537A" w14:textId="77777777" w:rsidR="009965BE" w:rsidRDefault="009965BE" w:rsidP="00E87BA7">
      <w:pPr>
        <w:ind w:right="-2"/>
        <w:rPr>
          <w:rFonts w:cs="David"/>
          <w:color w:val="000000"/>
        </w:rPr>
      </w:pPr>
    </w:p>
    <w:p w14:paraId="4F0B861C" w14:textId="526DCAAC" w:rsidR="00CE4657" w:rsidRDefault="00CE4657" w:rsidP="00E87BA7">
      <w:pPr>
        <w:ind w:right="-2"/>
        <w:rPr>
          <w:rFonts w:cs="David"/>
          <w:color w:val="000000"/>
        </w:rPr>
      </w:pPr>
      <w:bookmarkStart w:id="243" w:name="OLE_LINK174"/>
      <w:bookmarkStart w:id="244"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w:t>
      </w:r>
      <w:r w:rsidR="0048353F">
        <w:rPr>
          <w:rFonts w:cs="David"/>
          <w:color w:val="000000"/>
        </w:rPr>
        <w:t xml:space="preserve">and third </w:t>
      </w:r>
      <w:r w:rsidR="00CA5CE7">
        <w:rPr>
          <w:rFonts w:cs="David"/>
          <w:color w:val="000000"/>
        </w:rPr>
        <w:t>stage</w:t>
      </w:r>
      <w:r w:rsidR="0048353F">
        <w:rPr>
          <w:rFonts w:cs="David"/>
          <w:color w:val="000000"/>
        </w:rPr>
        <w:t>s</w:t>
      </w:r>
      <w:r w:rsidR="00CA5CE7">
        <w:rPr>
          <w:rFonts w:cs="David"/>
          <w:color w:val="000000"/>
        </w:rPr>
        <w:t xml:space="preserve">, a </w:t>
      </w:r>
      <w:r w:rsidR="00806C81">
        <w:rPr>
          <w:rFonts w:cs="David"/>
          <w:color w:val="000000"/>
        </w:rPr>
        <w:t xml:space="preserve">case </w:t>
      </w:r>
      <w:r w:rsidR="00806C81" w:rsidRPr="0048353F">
        <w:rPr>
          <w:rFonts w:cs="David"/>
          <w:color w:val="000000"/>
        </w:rPr>
        <w:lastRenderedPageBreak/>
        <w:t xml:space="preserve">of sudden </w:t>
      </w:r>
      <w:r w:rsidR="00CA5CE7" w:rsidRPr="0048353F">
        <w:rPr>
          <w:rFonts w:cs="David"/>
          <w:color w:val="000000"/>
        </w:rPr>
        <w:t>change</w:t>
      </w:r>
      <w:r w:rsidR="003D5119" w:rsidRPr="0048353F">
        <w:rPr>
          <w:rFonts w:cs="David"/>
          <w:color w:val="000000"/>
        </w:rPr>
        <w:t>s</w:t>
      </w:r>
      <w:r w:rsidR="00CA5CE7" w:rsidRPr="0048353F">
        <w:rPr>
          <w:rFonts w:cs="David"/>
          <w:color w:val="000000"/>
        </w:rPr>
        <w:t xml:space="preserve"> in number of sources</w:t>
      </w:r>
      <w:r w:rsidR="00CA5CE7">
        <w:rPr>
          <w:rFonts w:cs="David"/>
          <w:color w:val="000000"/>
        </w:rPr>
        <w:t xml:space="preserve"> </w:t>
      </w:r>
      <w:r w:rsidR="0048353F">
        <w:rPr>
          <w:rFonts w:cs="David"/>
          <w:color w:val="000000"/>
        </w:rPr>
        <w:t xml:space="preserve">or emission patterns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243"/>
    <w:bookmarkEnd w:id="244"/>
    <w:p w14:paraId="0AC6AC12" w14:textId="290BF4F7" w:rsidR="00C36033" w:rsidDel="00F95E02" w:rsidRDefault="00C36033" w:rsidP="00E87BA7">
      <w:pPr>
        <w:ind w:right="-2"/>
        <w:rPr>
          <w:del w:id="245" w:author="Barak Fishbain" w:date="2019-07-29T22:59:00Z"/>
          <w:rFonts w:cs="David"/>
          <w:b/>
          <w:bCs/>
          <w:sz w:val="28"/>
          <w:szCs w:val="28"/>
        </w:rPr>
      </w:pPr>
    </w:p>
    <w:p w14:paraId="18717D46" w14:textId="4AC15EA7" w:rsidR="00125AB7" w:rsidDel="00F95E02" w:rsidRDefault="00125AB7" w:rsidP="00E87BA7">
      <w:pPr>
        <w:ind w:right="-2"/>
        <w:rPr>
          <w:del w:id="246" w:author="Barak Fishbain" w:date="2019-07-29T22:59:00Z"/>
          <w:rFonts w:cs="David"/>
          <w:b/>
          <w:bCs/>
          <w:sz w:val="28"/>
          <w:szCs w:val="28"/>
        </w:rPr>
      </w:pPr>
    </w:p>
    <w:p w14:paraId="2209007B" w14:textId="77590BF9" w:rsidR="00125AB7" w:rsidDel="00F95E02" w:rsidRDefault="00125AB7" w:rsidP="00E87BA7">
      <w:pPr>
        <w:ind w:right="-2"/>
        <w:rPr>
          <w:del w:id="247" w:author="Barak Fishbain" w:date="2019-07-29T22:59:00Z"/>
          <w:rFonts w:cs="David"/>
          <w:b/>
          <w:bCs/>
          <w:sz w:val="28"/>
          <w:szCs w:val="28"/>
        </w:rPr>
      </w:pPr>
    </w:p>
    <w:p w14:paraId="116EFC36" w14:textId="2E2D5176" w:rsidR="00125AB7" w:rsidDel="00F95E02" w:rsidRDefault="00125AB7" w:rsidP="00E87BA7">
      <w:pPr>
        <w:ind w:right="-2"/>
        <w:rPr>
          <w:del w:id="248" w:author="Barak Fishbain" w:date="2019-07-29T22:59:00Z"/>
          <w:rFonts w:cs="David"/>
          <w:b/>
          <w:bCs/>
          <w:sz w:val="28"/>
          <w:szCs w:val="28"/>
        </w:rPr>
      </w:pPr>
    </w:p>
    <w:p w14:paraId="717E3DAA" w14:textId="1B9AD50A" w:rsidR="00125AB7" w:rsidDel="00F95E02" w:rsidRDefault="00125AB7" w:rsidP="00E87BA7">
      <w:pPr>
        <w:ind w:right="-2"/>
        <w:rPr>
          <w:del w:id="249" w:author="Barak Fishbain" w:date="2019-07-29T22:59:00Z"/>
          <w:rFonts w:cs="David"/>
          <w:b/>
          <w:bCs/>
          <w:sz w:val="28"/>
          <w:szCs w:val="28"/>
        </w:rPr>
      </w:pPr>
    </w:p>
    <w:p w14:paraId="236CC6BB" w14:textId="1DEBAAD0" w:rsidR="00125AB7" w:rsidDel="00F95E02" w:rsidRDefault="00125AB7" w:rsidP="00E87BA7">
      <w:pPr>
        <w:ind w:right="-2"/>
        <w:rPr>
          <w:del w:id="250" w:author="Barak Fishbain" w:date="2019-07-29T22:59:00Z"/>
          <w:rFonts w:cs="David"/>
          <w:b/>
          <w:bCs/>
          <w:sz w:val="28"/>
          <w:szCs w:val="28"/>
        </w:rPr>
      </w:pPr>
    </w:p>
    <w:p w14:paraId="27AA67E8" w14:textId="7504C0A8" w:rsidR="00125AB7" w:rsidDel="00F95E02" w:rsidRDefault="00125AB7" w:rsidP="00E87BA7">
      <w:pPr>
        <w:ind w:right="-2"/>
        <w:rPr>
          <w:del w:id="251" w:author="Barak Fishbain" w:date="2019-07-29T22:59:00Z"/>
          <w:rFonts w:cs="David"/>
          <w:b/>
          <w:bCs/>
          <w:sz w:val="28"/>
          <w:szCs w:val="28"/>
        </w:rPr>
      </w:pPr>
    </w:p>
    <w:p w14:paraId="06032FBC" w14:textId="525FD7BA" w:rsidR="00125AB7" w:rsidDel="00F95E02" w:rsidRDefault="00125AB7" w:rsidP="00E87BA7">
      <w:pPr>
        <w:ind w:right="-2"/>
        <w:rPr>
          <w:del w:id="252" w:author="Barak Fishbain" w:date="2019-07-29T22:59:00Z"/>
          <w:rFonts w:cs="David"/>
          <w:b/>
          <w:bCs/>
          <w:sz w:val="28"/>
          <w:szCs w:val="28"/>
        </w:rPr>
      </w:pPr>
    </w:p>
    <w:p w14:paraId="4A45ACB6" w14:textId="41E3ED96" w:rsidR="00125AB7" w:rsidDel="00F95E02" w:rsidRDefault="00125AB7" w:rsidP="00E87BA7">
      <w:pPr>
        <w:ind w:right="-2"/>
        <w:rPr>
          <w:del w:id="253" w:author="Barak Fishbain" w:date="2019-07-29T22:59:00Z"/>
          <w:rFonts w:cs="David"/>
          <w:b/>
          <w:bCs/>
          <w:sz w:val="28"/>
          <w:szCs w:val="28"/>
        </w:rPr>
      </w:pPr>
    </w:p>
    <w:p w14:paraId="4A01C029" w14:textId="601E665C" w:rsidR="00125AB7" w:rsidDel="00F95E02" w:rsidRDefault="00125AB7" w:rsidP="00E87BA7">
      <w:pPr>
        <w:ind w:right="-2"/>
        <w:rPr>
          <w:del w:id="254" w:author="Barak Fishbain" w:date="2019-07-29T22:59:00Z"/>
          <w:rFonts w:cs="David"/>
          <w:b/>
          <w:bCs/>
          <w:sz w:val="28"/>
          <w:szCs w:val="28"/>
        </w:rPr>
      </w:pPr>
    </w:p>
    <w:p w14:paraId="1EFE051C" w14:textId="0949D395" w:rsidR="00125AB7" w:rsidDel="00F95E02" w:rsidRDefault="00125AB7" w:rsidP="00E87BA7">
      <w:pPr>
        <w:ind w:right="-2"/>
        <w:rPr>
          <w:del w:id="255" w:author="Barak Fishbain" w:date="2019-07-29T22:59:00Z"/>
          <w:rFonts w:cs="David"/>
          <w:b/>
          <w:bCs/>
          <w:sz w:val="28"/>
          <w:szCs w:val="28"/>
        </w:rPr>
      </w:pPr>
    </w:p>
    <w:p w14:paraId="5A61CD77" w14:textId="7046ADC7" w:rsidR="005D61F8" w:rsidDel="00F95E02" w:rsidRDefault="005D61F8" w:rsidP="00E87BA7">
      <w:pPr>
        <w:ind w:right="-2"/>
        <w:rPr>
          <w:del w:id="256" w:author="Barak Fishbain" w:date="2019-07-29T22:59:00Z"/>
          <w:rFonts w:cs="David"/>
          <w:b/>
          <w:bCs/>
          <w:sz w:val="28"/>
          <w:szCs w:val="28"/>
        </w:rPr>
      </w:pPr>
    </w:p>
    <w:p w14:paraId="71DDBF28" w14:textId="6285A367" w:rsidR="005D61F8" w:rsidDel="00F95E02" w:rsidRDefault="005D61F8" w:rsidP="00E87BA7">
      <w:pPr>
        <w:ind w:right="-2"/>
        <w:rPr>
          <w:del w:id="257" w:author="Barak Fishbain" w:date="2019-07-29T22:59:00Z"/>
          <w:rFonts w:cs="David"/>
          <w:b/>
          <w:bCs/>
          <w:sz w:val="28"/>
          <w:szCs w:val="28"/>
        </w:rPr>
      </w:pPr>
    </w:p>
    <w:p w14:paraId="16D1C8DB" w14:textId="3BDA86DA" w:rsidR="005D61F8" w:rsidDel="00F95E02" w:rsidRDefault="005D61F8" w:rsidP="00E87BA7">
      <w:pPr>
        <w:ind w:right="-2"/>
        <w:rPr>
          <w:del w:id="258" w:author="Barak Fishbain" w:date="2019-07-29T22:59:00Z"/>
          <w:rFonts w:cs="David"/>
          <w:b/>
          <w:bCs/>
          <w:sz w:val="28"/>
          <w:szCs w:val="28"/>
        </w:rPr>
      </w:pPr>
    </w:p>
    <w:p w14:paraId="10D4FC56" w14:textId="49742A44" w:rsidR="005D61F8" w:rsidDel="00F95E02" w:rsidRDefault="005D61F8" w:rsidP="00E87BA7">
      <w:pPr>
        <w:ind w:right="-2"/>
        <w:rPr>
          <w:del w:id="259" w:author="Barak Fishbain" w:date="2019-07-29T22:59:00Z"/>
          <w:rFonts w:cs="David"/>
          <w:b/>
          <w:bCs/>
          <w:sz w:val="28"/>
          <w:szCs w:val="28"/>
        </w:rPr>
      </w:pPr>
    </w:p>
    <w:p w14:paraId="56485B7B" w14:textId="08866114" w:rsidR="005D61F8" w:rsidDel="00F95E02" w:rsidRDefault="005D61F8" w:rsidP="00E87BA7">
      <w:pPr>
        <w:ind w:right="-2"/>
        <w:rPr>
          <w:del w:id="260" w:author="Barak Fishbain" w:date="2019-07-29T22:59:00Z"/>
          <w:rFonts w:cs="David"/>
          <w:b/>
          <w:bCs/>
          <w:sz w:val="28"/>
          <w:szCs w:val="28"/>
        </w:rPr>
      </w:pPr>
    </w:p>
    <w:p w14:paraId="6A4E536D" w14:textId="2646DEBC" w:rsidR="005D61F8" w:rsidDel="00F95E02" w:rsidRDefault="005D61F8" w:rsidP="00E87BA7">
      <w:pPr>
        <w:ind w:right="-2"/>
        <w:rPr>
          <w:del w:id="261" w:author="Barak Fishbain" w:date="2019-07-29T22:59:00Z"/>
          <w:rFonts w:cs="David"/>
          <w:b/>
          <w:bCs/>
          <w:sz w:val="28"/>
          <w:szCs w:val="28"/>
        </w:rPr>
      </w:pPr>
    </w:p>
    <w:p w14:paraId="6333D5F9" w14:textId="07DB9B0E" w:rsidR="00965BBC" w:rsidDel="00F95E02" w:rsidRDefault="00965BBC" w:rsidP="00E87BA7">
      <w:pPr>
        <w:ind w:right="-2"/>
        <w:rPr>
          <w:del w:id="262" w:author="Barak Fishbain" w:date="2019-07-29T22:59:00Z"/>
          <w:rFonts w:cs="David"/>
          <w:b/>
          <w:bCs/>
          <w:sz w:val="28"/>
          <w:szCs w:val="28"/>
        </w:rPr>
      </w:pPr>
    </w:p>
    <w:p w14:paraId="0B58C600" w14:textId="0ED829E0" w:rsidR="00965BBC" w:rsidDel="00F95E02" w:rsidRDefault="00965BBC" w:rsidP="00E87BA7">
      <w:pPr>
        <w:ind w:right="-2"/>
        <w:rPr>
          <w:del w:id="263" w:author="Barak Fishbain" w:date="2019-07-29T22:59:00Z"/>
          <w:rFonts w:cs="David"/>
          <w:b/>
          <w:bCs/>
          <w:sz w:val="28"/>
          <w:szCs w:val="28"/>
        </w:rPr>
      </w:pPr>
    </w:p>
    <w:p w14:paraId="52F7DC2F" w14:textId="15CB3C49" w:rsidR="005D61F8" w:rsidRPr="003867E3" w:rsidDel="00F95E02" w:rsidRDefault="005D61F8" w:rsidP="00E87BA7">
      <w:pPr>
        <w:ind w:right="-2"/>
        <w:rPr>
          <w:del w:id="264" w:author="Barak Fishbain" w:date="2019-07-29T22:59:00Z"/>
          <w:rFonts w:cs="David"/>
          <w:b/>
          <w:bCs/>
          <w:i/>
          <w:iCs/>
          <w:sz w:val="28"/>
          <w:szCs w:val="28"/>
        </w:rPr>
      </w:pPr>
    </w:p>
    <w:p w14:paraId="5CCC832F" w14:textId="51500B4C" w:rsidR="006D2082" w:rsidRPr="00710BC2" w:rsidRDefault="005058CB" w:rsidP="0089641E">
      <w:pPr>
        <w:pStyle w:val="Heading1"/>
        <w:rPr>
          <w:color w:val="FF0000"/>
        </w:rPr>
      </w:pPr>
      <w:bookmarkStart w:id="265" w:name="_Toc14991901"/>
      <w:del w:id="266" w:author="ss kk" w:date="2019-07-26T12:42:00Z">
        <w:r w:rsidRPr="00710BC2" w:rsidDel="00132890">
          <w:rPr>
            <w:rFonts w:hint="cs"/>
          </w:rPr>
          <w:delText xml:space="preserve">Initial </w:delText>
        </w:r>
      </w:del>
      <w:ins w:id="267" w:author="ss kk" w:date="2019-07-26T12:42:00Z">
        <w:r w:rsidR="00132890">
          <w:t>Preliminary</w:t>
        </w:r>
        <w:r w:rsidR="00132890" w:rsidRPr="00710BC2">
          <w:rPr>
            <w:rFonts w:hint="cs"/>
          </w:rPr>
          <w:t xml:space="preserve"> </w:t>
        </w:r>
      </w:ins>
      <w:r w:rsidRPr="00710BC2">
        <w:rPr>
          <w:rFonts w:hint="cs"/>
        </w:rPr>
        <w:t>results</w:t>
      </w:r>
      <w:bookmarkEnd w:id="265"/>
      <w:r w:rsidRPr="00710BC2">
        <w:rPr>
          <w:rFonts w:hint="cs"/>
        </w:rPr>
        <w:t xml:space="preserve"> </w:t>
      </w:r>
    </w:p>
    <w:p w14:paraId="692819C2" w14:textId="06CE3542" w:rsidR="005C7110" w:rsidRPr="00C44552" w:rsidRDefault="005C7110" w:rsidP="00E87BA7">
      <w:pPr>
        <w:pStyle w:val="Heading2"/>
      </w:pPr>
      <w:bookmarkStart w:id="268" w:name="_Toc14991902"/>
      <w:bookmarkStart w:id="269" w:name="OLE_LINK52"/>
      <w:bookmarkStart w:id="270" w:name="OLE_LINK53"/>
      <w:r w:rsidRPr="00A10451">
        <w:rPr>
          <w:rFonts w:hint="cs"/>
        </w:rPr>
        <w:t>Simulation set</w:t>
      </w:r>
      <w:bookmarkEnd w:id="268"/>
      <w:ins w:id="271" w:author="ss kk" w:date="2019-07-26T12:42:00Z">
        <w:r w:rsidR="00132890">
          <w:t>up</w:t>
        </w:r>
      </w:ins>
      <w:r w:rsidRPr="00A10451">
        <w:rPr>
          <w:rFonts w:hint="cs"/>
        </w:rPr>
        <w:t xml:space="preserve"> </w:t>
      </w:r>
    </w:p>
    <w:bookmarkEnd w:id="269"/>
    <w:bookmarkEnd w:id="270"/>
    <w:p w14:paraId="244D31EC" w14:textId="225924C2" w:rsidR="0082754F" w:rsidRDefault="005C7110">
      <w:pPr>
        <w:ind w:right="-2"/>
        <w:rPr>
          <w:rFonts w:cs="David"/>
          <w:color w:val="000000"/>
        </w:rPr>
      </w:pPr>
      <w:r>
        <w:rPr>
          <w:rFonts w:cs="David"/>
        </w:rPr>
        <w:t>An initial simulation set</w:t>
      </w:r>
      <w:ins w:id="272" w:author="ss kk" w:date="2019-07-26T12:43:00Z">
        <w:r w:rsidR="00132890">
          <w:rPr>
            <w:rFonts w:cs="David"/>
          </w:rPr>
          <w:t>up</w:t>
        </w:r>
      </w:ins>
      <w:r>
        <w:rPr>
          <w:rFonts w:cs="David"/>
        </w:rPr>
        <w:t xml:space="preserve"> was </w:t>
      </w:r>
      <w:del w:id="273" w:author="ss kk" w:date="2019-07-26T12:43:00Z">
        <w:r w:rsidDel="00132890">
          <w:rPr>
            <w:rFonts w:cs="David"/>
          </w:rPr>
          <w:delText>tested</w:delText>
        </w:r>
      </w:del>
      <w:ins w:id="274" w:author="ss kk" w:date="2019-07-26T12:43:00Z">
        <w:r w:rsidR="00132890">
          <w:rPr>
            <w:rFonts w:cs="David"/>
          </w:rPr>
          <w:t>explored</w:t>
        </w:r>
      </w:ins>
      <w:r>
        <w:rPr>
          <w:rFonts w:cs="David"/>
        </w:rPr>
        <w:t>.</w:t>
      </w:r>
      <w:r w:rsidR="00B82E38">
        <w:rPr>
          <w:rFonts w:cs="David"/>
        </w:rPr>
        <w:t xml:space="preserve"> </w:t>
      </w:r>
      <w:del w:id="275" w:author="ss kk" w:date="2019-07-26T12:43:00Z">
        <w:r w:rsidDel="00132890">
          <w:rPr>
            <w:rFonts w:cs="David"/>
          </w:rPr>
          <w:delText>We configured a</w:delText>
        </w:r>
      </w:del>
      <w:ins w:id="276" w:author="ss kk" w:date="2019-07-26T12:43:00Z">
        <w:r w:rsidR="00132890">
          <w:rPr>
            <w:rFonts w:cs="David"/>
          </w:rPr>
          <w:t>A</w:t>
        </w:r>
      </w:ins>
      <w:r w:rsidRPr="00A10451">
        <w:rPr>
          <w:rFonts w:cs="David" w:hint="cs"/>
        </w:rPr>
        <w:t xml:space="preserve"> 1000x1000 </w:t>
      </w:r>
      <w:r w:rsidR="00201AB5">
        <w:rPr>
          <w:rFonts w:cs="David"/>
        </w:rPr>
        <w:t>m</w:t>
      </w:r>
      <w:r w:rsidRPr="00A10451">
        <w:rPr>
          <w:rFonts w:cs="David" w:hint="cs"/>
        </w:rPr>
        <w:t xml:space="preserve"> flat area</w:t>
      </w:r>
      <w:ins w:id="277" w:author="ss kk" w:date="2019-07-26T12:44:00Z">
        <w:r w:rsidR="00132890">
          <w:rPr>
            <w:rFonts w:cs="David"/>
          </w:rPr>
          <w:t xml:space="preserve"> is the simulated arena with sensors </w:t>
        </w:r>
      </w:ins>
      <w:del w:id="278" w:author="ss kk" w:date="2019-07-26T12:44:00Z">
        <w:r w:rsidRPr="00A10451" w:rsidDel="00132890">
          <w:rPr>
            <w:rFonts w:cs="David" w:hint="cs"/>
          </w:rPr>
          <w:delText>.</w:delText>
        </w:r>
        <w:r w:rsidRPr="00A10451" w:rsidDel="00132890">
          <w:rPr>
            <w:rFonts w:cs="David" w:hint="cs"/>
            <w:color w:val="000000"/>
          </w:rPr>
          <w:delText xml:space="preserve"> The simulated sensors were assumed to be </w:delText>
        </w:r>
      </w:del>
      <w:r w:rsidRPr="00A10451">
        <w:rPr>
          <w:rFonts w:cs="David" w:hint="cs"/>
          <w:color w:val="000000"/>
        </w:rPr>
        <w:t>situated at ground level</w:t>
      </w:r>
      <w:r>
        <w:rPr>
          <w:rFonts w:cs="David"/>
          <w:color w:val="000000"/>
        </w:rPr>
        <w:t xml:space="preserve"> (i.e., z=0 in </w:t>
      </w:r>
      <w:r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87BA7">
        <w:rPr>
          <w:rFonts w:cs="David"/>
          <w:color w:val="000000" w:themeColor="text1"/>
        </w:rPr>
        <w:instrText xml:space="preserve"> \* MERGEFORMAT </w:instrText>
      </w:r>
      <w:r w:rsidR="00E709F8">
        <w:rPr>
          <w:rFonts w:cs="David"/>
          <w:color w:val="000000" w:themeColor="text1"/>
        </w:rPr>
      </w:r>
      <w:r w:rsidR="00E709F8">
        <w:rPr>
          <w:rFonts w:cs="David"/>
          <w:color w:val="000000" w:themeColor="text1"/>
        </w:rPr>
        <w:fldChar w:fldCharType="separate"/>
      </w:r>
      <w:r w:rsidR="007B0BA7">
        <w:rPr>
          <w:rFonts w:cs="David"/>
          <w:noProof/>
          <w:color w:val="000000"/>
        </w:rPr>
        <w:t>1</w:t>
      </w:r>
      <w:r w:rsidR="00E709F8">
        <w:rPr>
          <w:rFonts w:cs="David"/>
          <w:color w:val="000000" w:themeColor="text1"/>
        </w:rPr>
        <w:fldChar w:fldCharType="end"/>
      </w:r>
      <w:r>
        <w:rPr>
          <w:rFonts w:cs="David"/>
          <w:color w:val="000000"/>
        </w:rPr>
        <w:t>)</w:t>
      </w:r>
      <w:r w:rsidR="00EE1FAB">
        <w:rPr>
          <w:rFonts w:cs="David"/>
          <w:color w:val="000000"/>
        </w:rPr>
        <w:t xml:space="preserve">. </w:t>
      </w:r>
      <w:r w:rsidRPr="00A10451">
        <w:rPr>
          <w:rFonts w:cs="David" w:hint="cs"/>
          <w:color w:val="000000" w:themeColor="text1"/>
        </w:rPr>
        <w:t xml:space="preserve">Five point-sources (stacks) were </w:t>
      </w:r>
      <w:r w:rsidR="000F1F95">
        <w:rPr>
          <w:rFonts w:cs="David"/>
          <w:color w:val="000000" w:themeColor="text1"/>
        </w:rPr>
        <w:t xml:space="preserve">arbitrarily </w:t>
      </w:r>
      <w:r w:rsidRPr="00A10451">
        <w:rPr>
          <w:rFonts w:cs="David" w:hint="cs"/>
          <w:color w:val="000000" w:themeColor="text1"/>
        </w:rPr>
        <w:t xml:space="preserve">given average emission rates of </w:t>
      </w:r>
      <w:r w:rsidR="00E66505" w:rsidRPr="00844788">
        <w:rPr>
          <w:rFonts w:cs="David"/>
          <w:color w:val="000000" w:themeColor="text1"/>
        </w:rPr>
        <w:t>0.47</w:t>
      </w:r>
      <w:r w:rsidRPr="00844788">
        <w:rPr>
          <w:rFonts w:cs="David" w:hint="cs"/>
          <w:color w:val="000000" w:themeColor="text1"/>
        </w:rPr>
        <w:t xml:space="preserve">, </w:t>
      </w:r>
      <w:r w:rsidR="00E66505" w:rsidRPr="00844788">
        <w:rPr>
          <w:rFonts w:cs="David"/>
          <w:color w:val="000000" w:themeColor="text1"/>
        </w:rPr>
        <w:t>0.51</w:t>
      </w:r>
      <w:r w:rsidRPr="00844788">
        <w:rPr>
          <w:rFonts w:cs="David" w:hint="cs"/>
          <w:color w:val="000000" w:themeColor="text1"/>
        </w:rPr>
        <w:t xml:space="preserve">, </w:t>
      </w:r>
      <w:r w:rsidR="00E66505" w:rsidRPr="00844788">
        <w:rPr>
          <w:rFonts w:cs="David"/>
          <w:color w:val="000000" w:themeColor="text1"/>
        </w:rPr>
        <w:t>0.38</w:t>
      </w:r>
      <w:r w:rsidRPr="00844788">
        <w:rPr>
          <w:rFonts w:cs="David" w:hint="cs"/>
          <w:color w:val="000000" w:themeColor="text1"/>
        </w:rPr>
        <w:t xml:space="preserve">, </w:t>
      </w:r>
      <w:r w:rsidR="00E66505" w:rsidRPr="00844788">
        <w:rPr>
          <w:rFonts w:cs="David"/>
          <w:color w:val="000000" w:themeColor="text1"/>
        </w:rPr>
        <w:t>0.9</w:t>
      </w:r>
      <w:r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C75D27">
        <w:rPr>
          <w:rFonts w:cs="David"/>
          <w:color w:val="000000" w:themeColor="text1"/>
        </w:rPr>
        <w:t xml:space="preserve"> </w:t>
      </w:r>
      <w:r w:rsidR="00ED79F3">
        <w:rPr>
          <w:rFonts w:cs="David"/>
          <w:color w:val="000000" w:themeColor="text1"/>
        </w:rPr>
        <w:t>[</w:t>
      </w:r>
      <w:r w:rsidR="00C75D27">
        <w:rPr>
          <w:rFonts w:cs="David"/>
          <w:color w:val="000000" w:themeColor="text1"/>
        </w:rPr>
        <w:t>kg s</w:t>
      </w:r>
      <w:r w:rsidR="00C75D27" w:rsidRPr="00C75D27">
        <w:rPr>
          <w:rFonts w:cs="David"/>
          <w:color w:val="000000" w:themeColor="text1"/>
          <w:vertAlign w:val="superscript"/>
        </w:rPr>
        <w:t>-1</w:t>
      </w:r>
      <w:r w:rsidR="00ED79F3">
        <w:rPr>
          <w:rFonts w:cs="David"/>
          <w:color w:val="000000" w:themeColor="text1"/>
        </w:rPr>
        <w:t>].</w:t>
      </w:r>
      <w:r w:rsidRPr="00844788">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\h  \* MERGEFORMAT </w:instrText>
      </w:r>
      <w:r w:rsidR="002F379E" w:rsidRPr="002F379E">
        <w:rPr>
          <w:rFonts w:cs="David"/>
          <w:color w:val="000000" w:themeColor="text1"/>
        </w:rPr>
      </w:r>
      <w:r w:rsidR="002F379E" w:rsidRPr="002F379E">
        <w:rPr>
          <w:rFonts w:cs="David"/>
          <w:color w:val="000000" w:themeColor="text1"/>
        </w:rPr>
        <w:fldChar w:fldCharType="separate"/>
      </w:r>
      <w:ins w:id="279" w:author="Barak Fishbain" w:date="2019-07-28T17:49:00Z">
        <w:r w:rsidR="007B0BA7" w:rsidRPr="007B0BA7">
          <w:rPr>
            <w:rFonts w:cs="David"/>
            <w:color w:val="000000" w:themeColor="text1"/>
            <w:rPrChange w:id="280" w:author="Barak Fishbain" w:date="2019-07-28T17:49:00Z">
              <w:rPr>
                <w:rFonts w:cs="David"/>
                <w:b/>
                <w:bCs/>
                <w:i/>
                <w:iCs/>
                <w:color w:val="000000" w:themeColor="text1"/>
                <w:sz w:val="20"/>
                <w:szCs w:val="20"/>
              </w:rPr>
            </w:rPrChange>
          </w:rPr>
          <w:t xml:space="preserve">Figure </w:t>
        </w:r>
        <w:r w:rsidR="007B0BA7" w:rsidRPr="007B0BA7">
          <w:rPr>
            <w:rFonts w:cs="David"/>
            <w:noProof/>
            <w:color w:val="000000" w:themeColor="text1"/>
            <w:rPrChange w:id="281" w:author="Barak Fishbain" w:date="2019-07-28T17:49:00Z">
              <w:rPr>
                <w:rFonts w:cs="David"/>
                <w:b/>
                <w:bCs/>
                <w:i/>
                <w:iCs/>
                <w:noProof/>
                <w:color w:val="000000" w:themeColor="text1"/>
                <w:sz w:val="20"/>
                <w:szCs w:val="20"/>
              </w:rPr>
            </w:rPrChange>
          </w:rPr>
          <w:t>1</w:t>
        </w:r>
        <w:r w:rsidR="007B0BA7" w:rsidRPr="007B0BA7">
          <w:rPr>
            <w:rFonts w:cs="David"/>
            <w:noProof/>
            <w:color w:val="000000" w:themeColor="text1"/>
            <w:rPrChange w:id="282" w:author="Barak Fishbain" w:date="2019-07-28T17:49:00Z">
              <w:rPr>
                <w:rFonts w:cs="David"/>
                <w:b/>
                <w:bCs/>
                <w:i/>
                <w:iCs/>
                <w:color w:val="000000" w:themeColor="text1"/>
                <w:sz w:val="20"/>
                <w:szCs w:val="20"/>
              </w:rPr>
            </w:rPrChange>
          </w:rPr>
          <w:t>.</w:t>
        </w:r>
        <w:r w:rsidR="007B0BA7" w:rsidRPr="007B0BA7">
          <w:rPr>
            <w:rFonts w:cs="David"/>
            <w:color w:val="000000" w:themeColor="text1"/>
            <w:rPrChange w:id="283" w:author="Barak Fishbain" w:date="2019-07-28T17:49:00Z">
              <w:rPr>
                <w:rFonts w:cs="David"/>
                <w:i/>
                <w:iCs/>
                <w:color w:val="000000" w:themeColor="text1"/>
                <w:sz w:val="20"/>
                <w:szCs w:val="20"/>
              </w:rPr>
            </w:rPrChange>
          </w:rPr>
          <w:t xml:space="preserve"> </w:t>
        </w:r>
      </w:ins>
      <w:del w:id="284" w:author="Barak Fishbain" w:date="2019-07-28T17:49:00Z">
        <w:r w:rsidR="0056587D" w:rsidRPr="0056587D" w:rsidDel="007B0BA7">
          <w:rPr>
            <w:rFonts w:cs="David" w:hint="cs"/>
            <w:color w:val="000000" w:themeColor="text1"/>
          </w:rPr>
          <w:delText xml:space="preserve">Figure </w:delText>
        </w:r>
        <w:r w:rsidR="0056587D" w:rsidRPr="0056587D" w:rsidDel="007B0BA7">
          <w:rPr>
            <w:rFonts w:cs="David"/>
            <w:noProof/>
            <w:color w:val="000000" w:themeColor="text1"/>
          </w:rPr>
          <w:delText>1</w:delText>
        </w:r>
        <w:r w:rsidR="0056587D" w:rsidRPr="0056587D" w:rsidDel="007B0BA7">
          <w:rPr>
            <w:rFonts w:cs="David" w:hint="cs"/>
            <w:noProof/>
            <w:color w:val="000000" w:themeColor="text1"/>
          </w:rPr>
          <w:delText>.</w:delText>
        </w:r>
        <w:r w:rsidR="0056587D" w:rsidRPr="0056587D" w:rsidDel="007B0BA7">
          <w:rPr>
            <w:rFonts w:cs="David" w:hint="cs"/>
            <w:color w:val="000000" w:themeColor="text1"/>
          </w:rPr>
          <w:delText xml:space="preserve"> </w:delText>
        </w:r>
      </w:del>
      <w:r w:rsidR="002F379E" w:rsidRPr="002F379E">
        <w:rPr>
          <w:rFonts w:cs="David"/>
          <w:color w:val="000000" w:themeColor="text1"/>
        </w:rPr>
        <w:fldChar w:fldCharType="end"/>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82754F">
        <w:rPr>
          <w:rFonts w:cs="David"/>
          <w:color w:val="000000" w:themeColor="text1"/>
        </w:rPr>
        <w:t xml:space="preserve">light </w:t>
      </w:r>
      <w:r w:rsidR="00A24988">
        <w:rPr>
          <w:rFonts w:cs="David"/>
          <w:color w:val="000000" w:themeColor="text1"/>
        </w:rPr>
        <w:t>(4 m</w:t>
      </w:r>
      <w:r w:rsidR="0044391D">
        <w:rPr>
          <w:rFonts w:cs="David"/>
          <w:color w:val="000000" w:themeColor="text1"/>
        </w:rPr>
        <w:t xml:space="preserve"> s</w:t>
      </w:r>
      <w:r w:rsidR="0044391D" w:rsidRPr="0044391D">
        <w:rPr>
          <w:rFonts w:cs="David"/>
          <w:color w:val="000000" w:themeColor="text1"/>
          <w:vertAlign w:val="superscript"/>
        </w:rPr>
        <w:t>-1</w:t>
      </w:r>
      <w:r w:rsidR="00A24988">
        <w:rPr>
          <w:rFonts w:cs="David"/>
          <w:color w:val="000000" w:themeColor="text1"/>
        </w:rPr>
        <w:t xml:space="preserve">) </w:t>
      </w:r>
      <w:r w:rsidR="00D83EAD">
        <w:rPr>
          <w:rFonts w:cs="David"/>
          <w:color w:val="000000" w:themeColor="text1"/>
        </w:rPr>
        <w:t xml:space="preserve">west winds </w:t>
      </w:r>
      <w:r w:rsidR="00000366">
        <w:rPr>
          <w:rFonts w:cs="David"/>
          <w:color w:val="000000" w:themeColor="text1"/>
        </w:rPr>
        <w:t>(270</w:t>
      </w:r>
      <w:r w:rsidR="0044391D">
        <w:rPr>
          <w:rFonts w:cs="David"/>
          <w:color w:val="000000" w:themeColor="text1"/>
          <w:vertAlign w:val="superscript"/>
        </w:rPr>
        <w:t xml:space="preserve"> </w:t>
      </w:r>
      <w:r w:rsidR="0044391D">
        <w:rPr>
          <w:rFonts w:cs="David"/>
          <w:color w:val="000000" w:themeColor="text1"/>
        </w:rPr>
        <w:t>degrees</w:t>
      </w:r>
      <w:r w:rsidR="00000366">
        <w:rPr>
          <w:rFonts w:cs="David"/>
          <w:color w:val="000000" w:themeColor="text1"/>
        </w:rPr>
        <w:t>)</w:t>
      </w:r>
      <w:r w:rsidR="0082754F">
        <w:rPr>
          <w:rFonts w:cs="David"/>
          <w:color w:val="000000" w:themeColor="text1"/>
        </w:rPr>
        <w:t xml:space="preserve"> and stability class C</w:t>
      </w:r>
      <w:r w:rsidR="00A24988">
        <w:rPr>
          <w:rFonts w:cs="David"/>
          <w:color w:val="000000" w:themeColor="text1"/>
        </w:rPr>
        <w:t xml:space="preserve"> (slightly unstable)</w:t>
      </w:r>
      <w:r w:rsidR="00C1412F">
        <w:rPr>
          <w:rFonts w:cs="David"/>
          <w:color w:val="000000" w:themeColor="text1"/>
        </w:rPr>
        <w:t xml:space="preserve">. </w:t>
      </w:r>
      <w:r w:rsidRPr="00A10451">
        <w:rPr>
          <w:rFonts w:cs="David" w:hint="cs"/>
        </w:rPr>
        <w:t xml:space="preserve">Sources are marked in red </w:t>
      </w:r>
      <w:r w:rsidR="00027BD8">
        <w:rPr>
          <w:rFonts w:cs="David"/>
        </w:rPr>
        <w:t>dot</w:t>
      </w:r>
      <w:r w:rsidR="00A95D4E">
        <w:rPr>
          <w:rFonts w:cs="David"/>
        </w:rPr>
        <w:t>s</w:t>
      </w:r>
      <w:r w:rsidRPr="00A10451">
        <w:rPr>
          <w:rFonts w:cs="David" w:hint="cs"/>
        </w:rPr>
        <w:t xml:space="preserve"> and optional locations of sensors are marked in black crosses.</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Pr="00A67ABB">
        <w:rPr>
          <w:rFonts w:cs="David"/>
          <w:color w:val="000000" w:themeColor="text1"/>
        </w:rPr>
        <w:t xml:space="preserve"> </w:t>
      </w:r>
      <w:r>
        <w:rPr>
          <w:rFonts w:cs="David"/>
        </w:rPr>
        <w:t>o</w:t>
      </w:r>
      <w:r w:rsidRPr="00A10451">
        <w:rPr>
          <w:rFonts w:cs="David" w:hint="cs"/>
        </w:rPr>
        <w:t xml:space="preserve">ptional locations </w:t>
      </w:r>
      <w:r w:rsidR="00616DFF">
        <w:rPr>
          <w:rFonts w:cs="David"/>
        </w:rPr>
        <w:t>were</w:t>
      </w:r>
      <w:r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Pr="00A10451">
        <w:rPr>
          <w:rFonts w:cs="David" w:hint="cs"/>
          <w:color w:val="000000" w:themeColor="text1"/>
        </w:rPr>
        <w:t>tack</w:t>
      </w:r>
      <w:r w:rsidR="003659ED">
        <w:rPr>
          <w:rFonts w:cs="David"/>
          <w:color w:val="000000" w:themeColor="text1"/>
        </w:rPr>
        <w:t>s</w:t>
      </w:r>
      <w:r w:rsidRPr="00A10451">
        <w:rPr>
          <w:rFonts w:cs="David" w:hint="cs"/>
          <w:color w:val="000000" w:themeColor="text1"/>
        </w:rPr>
        <w:t xml:space="preserve"> </w:t>
      </w:r>
      <w:r w:rsidRPr="00A10451">
        <w:rPr>
          <w:rFonts w:cs="David" w:hint="cs"/>
          <w:color w:val="000000"/>
        </w:rPr>
        <w:t xml:space="preserve">were taken </w:t>
      </w:r>
      <w:r w:rsidRPr="00A67ABB">
        <w:rPr>
          <w:rFonts w:cs="David" w:hint="cs"/>
          <w:color w:val="000000" w:themeColor="text1"/>
        </w:rPr>
        <w:t>at 10 m</w:t>
      </w:r>
      <w:r>
        <w:rPr>
          <w:rFonts w:cs="David"/>
          <w:color w:val="000000"/>
        </w:rPr>
        <w:t xml:space="preserve">. </w:t>
      </w:r>
    </w:p>
    <w:p w14:paraId="4128A9C9" w14:textId="2A3A9A38" w:rsidR="002E4E09" w:rsidRPr="00B21150" w:rsidRDefault="00A74485" w:rsidP="00B21150">
      <w:pPr>
        <w:pStyle w:val="Heading2"/>
        <w:numPr>
          <w:ilvl w:val="0"/>
          <w:numId w:val="0"/>
        </w:numPr>
        <w:ind w:left="576"/>
      </w:pPr>
      <w:bookmarkStart w:id="285" w:name="_Toc14991903"/>
      <w:bookmarkStart w:id="286" w:name="OLE_LINK56"/>
      <w:bookmarkStart w:id="287" w:name="OLE_LINK57"/>
      <w:r>
        <w:rPr>
          <w:rFonts w:cs="David"/>
          <w:noProof/>
        </w:rPr>
        <mc:AlternateContent>
          <mc:Choice Requires="wpg">
            <w:drawing>
              <wp:anchor distT="0" distB="0" distL="114300" distR="114300" simplePos="0" relativeHeight="251658240" behindDoc="0" locked="0" layoutInCell="1" allowOverlap="1" wp14:anchorId="09573968" wp14:editId="1CCF4B44">
                <wp:simplePos x="0" y="0"/>
                <wp:positionH relativeFrom="column">
                  <wp:posOffset>-367030</wp:posOffset>
                </wp:positionH>
                <wp:positionV relativeFrom="paragraph">
                  <wp:posOffset>60113</wp:posOffset>
                </wp:positionV>
                <wp:extent cx="3581400" cy="3740150"/>
                <wp:effectExtent l="0" t="0" r="0" b="6350"/>
                <wp:wrapSquare wrapText="bothSides"/>
                <wp:docPr id="18" name="Group 18"/>
                <wp:cNvGraphicFramePr/>
                <a:graphic xmlns:a="http://schemas.openxmlformats.org/drawingml/2006/main">
                  <a:graphicData uri="http://schemas.microsoft.com/office/word/2010/wordprocessingGroup">
                    <wpg:wgp>
                      <wpg:cNvGrpSpPr/>
                      <wpg:grpSpPr>
                        <a:xfrm>
                          <a:off x="0" y="0"/>
                          <a:ext cx="3581400" cy="3740150"/>
                          <a:chOff x="74440" y="7285"/>
                          <a:chExt cx="3498630" cy="3635034"/>
                        </a:xfrm>
                      </wpg:grpSpPr>
                      <pic:pic xmlns:pic="http://schemas.openxmlformats.org/drawingml/2006/picture">
                        <pic:nvPicPr>
                          <pic:cNvPr id="2" name="Picture 2"/>
                          <pic:cNvPicPr>
                            <a:picLocks noChangeAspect="1"/>
                          </pic:cNvPicPr>
                        </pic:nvPicPr>
                        <pic:blipFill rotWithShape="1">
                          <a:blip r:embed="rId15" cstate="print">
                            <a:extLst>
                              <a:ext uri="{28A0092B-C50C-407E-A947-70E740481C1C}">
                                <a14:useLocalDpi xmlns:a14="http://schemas.microsoft.com/office/drawing/2010/main" val="0"/>
                              </a:ext>
                            </a:extLst>
                          </a:blip>
                          <a:srcRect l="1967" r="5589"/>
                          <a:stretch/>
                        </pic:blipFill>
                        <pic:spPr bwMode="auto">
                          <a:xfrm>
                            <a:off x="74440" y="7285"/>
                            <a:ext cx="3498630" cy="290071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198504" y="2875518"/>
                            <a:ext cx="3374565" cy="766801"/>
                          </a:xfrm>
                          <a:prstGeom prst="rect">
                            <a:avLst/>
                          </a:prstGeom>
                          <a:solidFill>
                            <a:prstClr val="white"/>
                          </a:solidFill>
                          <a:ln>
                            <a:noFill/>
                          </a:ln>
                        </wps:spPr>
                        <wps:txbx>
                          <w:txbxContent>
                            <w:p w14:paraId="4B7460F7" w14:textId="3983AA40" w:rsidR="004E5132" w:rsidRPr="00EF2BB5" w:rsidRDefault="004E5132" w:rsidP="00132890">
                              <w:pPr>
                                <w:pStyle w:val="Caption"/>
                                <w:spacing w:line="276" w:lineRule="auto"/>
                                <w:rPr>
                                  <w:rFonts w:ascii="David" w:hAnsi="David" w:cs="David"/>
                                  <w:i w:val="0"/>
                                  <w:iCs w:val="0"/>
                                  <w:noProof/>
                                  <w:color w:val="000000" w:themeColor="text1"/>
                                  <w:sz w:val="20"/>
                                  <w:szCs w:val="20"/>
                                </w:rPr>
                              </w:pPr>
                              <w:bookmarkStart w:id="288"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288"/>
                              <w:del w:id="289" w:author="ss kk" w:date="2019-07-26T12:46:00Z">
                                <w:r w:rsidRPr="00EF2BB5" w:rsidDel="00132890">
                                  <w:rPr>
                                    <w:rFonts w:ascii="David" w:hAnsi="David" w:cs="David" w:hint="cs"/>
                                    <w:i w:val="0"/>
                                    <w:iCs w:val="0"/>
                                    <w:color w:val="000000" w:themeColor="text1"/>
                                    <w:sz w:val="20"/>
                                    <w:szCs w:val="20"/>
                                  </w:rPr>
                                  <w:delText xml:space="preserve">Simulation </w:delText>
                                </w:r>
                              </w:del>
                              <w:ins w:id="290" w:author="ss kk" w:date="2019-07-26T12:46:00Z">
                                <w:r>
                                  <w:rPr>
                                    <w:rFonts w:ascii="David" w:hAnsi="David" w:cs="David"/>
                                    <w:i w:val="0"/>
                                    <w:iCs w:val="0"/>
                                    <w:color w:val="000000" w:themeColor="text1"/>
                                    <w:sz w:val="20"/>
                                    <w:szCs w:val="20"/>
                                  </w:rPr>
                                  <w:t>Simulated arena</w:t>
                                </w:r>
                              </w:ins>
                              <w:del w:id="291" w:author="ss kk" w:date="2019-07-26T12:46:00Z">
                                <w:r w:rsidRPr="00EF2BB5" w:rsidDel="00132890">
                                  <w:rPr>
                                    <w:rFonts w:ascii="David" w:hAnsi="David" w:cs="David" w:hint="cs"/>
                                    <w:i w:val="0"/>
                                    <w:iCs w:val="0"/>
                                    <w:color w:val="000000" w:themeColor="text1"/>
                                    <w:sz w:val="20"/>
                                    <w:szCs w:val="20"/>
                                  </w:rPr>
                                  <w:delText>set</w:delText>
                                </w:r>
                              </w:del>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 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29" style="position:absolute;left:0;text-align:left;margin-left:-28.9pt;margin-top:4.75pt;width:282pt;height:294.5pt;z-index:251658240;mso-width-relative:margin;mso-height-relative:margin" coordorigin="744,72" coordsize="34986,36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">
                <v:shape id="Picture 2" o:spid="_x0000_s1030" type="#_x0000_t75" style="position:absolute;left:744;top:72;width:34986;height:290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">
                  <v:imagedata r:id="rId16" o:title="" cropleft="1289f" cropright="3663f"/>
                </v:shape>
                <v:shape id="Text Box 17" o:spid="_x0000_s1031" type="#_x0000_t202" style="position:absolute;left:1985;top:28755;width:33745;height:76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3983AA40" w:rsidR="004E5132" w:rsidRPr="00EF2BB5" w:rsidRDefault="004E5132" w:rsidP="00132890">
                        <w:pPr>
                          <w:pStyle w:val="Caption"/>
                          <w:spacing w:line="276" w:lineRule="auto"/>
                          <w:rPr>
                            <w:rFonts w:ascii="David" w:hAnsi="David" w:cs="David"/>
                            <w:i w:val="0"/>
                            <w:iCs w:val="0"/>
                            <w:noProof/>
                            <w:color w:val="000000" w:themeColor="text1"/>
                            <w:sz w:val="20"/>
                            <w:szCs w:val="20"/>
                          </w:rPr>
                        </w:pPr>
                        <w:bookmarkStart w:id="292"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292"/>
                        <w:del w:id="293" w:author="ss kk" w:date="2019-07-26T12:46:00Z">
                          <w:r w:rsidRPr="00EF2BB5" w:rsidDel="00132890">
                            <w:rPr>
                              <w:rFonts w:ascii="David" w:hAnsi="David" w:cs="David" w:hint="cs"/>
                              <w:i w:val="0"/>
                              <w:iCs w:val="0"/>
                              <w:color w:val="000000" w:themeColor="text1"/>
                              <w:sz w:val="20"/>
                              <w:szCs w:val="20"/>
                            </w:rPr>
                            <w:delText xml:space="preserve">Simulation </w:delText>
                          </w:r>
                        </w:del>
                        <w:ins w:id="294" w:author="ss kk" w:date="2019-07-26T12:46:00Z">
                          <w:r>
                            <w:rPr>
                              <w:rFonts w:ascii="David" w:hAnsi="David" w:cs="David"/>
                              <w:i w:val="0"/>
                              <w:iCs w:val="0"/>
                              <w:color w:val="000000" w:themeColor="text1"/>
                              <w:sz w:val="20"/>
                              <w:szCs w:val="20"/>
                            </w:rPr>
                            <w:t>Simulated arena</w:t>
                          </w:r>
                        </w:ins>
                        <w:del w:id="295" w:author="ss kk" w:date="2019-07-26T12:46:00Z">
                          <w:r w:rsidRPr="00EF2BB5" w:rsidDel="00132890">
                            <w:rPr>
                              <w:rFonts w:ascii="David" w:hAnsi="David" w:cs="David" w:hint="cs"/>
                              <w:i w:val="0"/>
                              <w:iCs w:val="0"/>
                              <w:color w:val="000000" w:themeColor="text1"/>
                              <w:sz w:val="20"/>
                              <w:szCs w:val="20"/>
                            </w:rPr>
                            <w:delText>set</w:delText>
                          </w:r>
                        </w:del>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 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v:textbox>
                </v:shape>
                <w10:wrap type="square"/>
              </v:group>
            </w:pict>
          </mc:Fallback>
        </mc:AlternateContent>
      </w:r>
      <w:r w:rsidR="009A4BE1">
        <w:rPr>
          <w:rFonts w:cs="David"/>
          <w:noProof/>
        </w:rPr>
        <mc:AlternateContent>
          <mc:Choice Requires="wpg">
            <w:drawing>
              <wp:anchor distT="0" distB="0" distL="114300" distR="114300" simplePos="0" relativeHeight="251661312" behindDoc="0" locked="0" layoutInCell="1" allowOverlap="1" wp14:anchorId="2D2A35A0" wp14:editId="253B14FC">
                <wp:simplePos x="0" y="0"/>
                <wp:positionH relativeFrom="column">
                  <wp:posOffset>3273636</wp:posOffset>
                </wp:positionH>
                <wp:positionV relativeFrom="paragraph">
                  <wp:posOffset>238482</wp:posOffset>
                </wp:positionV>
                <wp:extent cx="3304425" cy="3558788"/>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3304425" cy="3558788"/>
                          <a:chOff x="18424" y="-51978"/>
                          <a:chExt cx="3304868" cy="3560733"/>
                        </a:xfrm>
                      </wpg:grpSpPr>
                      <pic:pic xmlns:pic="http://schemas.openxmlformats.org/drawingml/2006/picture">
                        <pic:nvPicPr>
                          <pic:cNvPr id="4" name="Picture 4"/>
                          <pic:cNvPicPr>
                            <a:picLocks noChangeAspect="1"/>
                          </pic:cNvPicPr>
                        </pic:nvPicPr>
                        <pic:blipFill rotWithShape="1">
                          <a:blip r:embed="rId17" cstate="print">
                            <a:extLst>
                              <a:ext uri="{28A0092B-C50C-407E-A947-70E740481C1C}">
                                <a14:useLocalDpi xmlns:a14="http://schemas.microsoft.com/office/drawing/2010/main" val="0"/>
                              </a:ext>
                            </a:extLst>
                          </a:blip>
                          <a:srcRect r="7" b="3262"/>
                          <a:stretch/>
                        </pic:blipFill>
                        <pic:spPr>
                          <a:xfrm>
                            <a:off x="18424" y="-51978"/>
                            <a:ext cx="3304868" cy="2814533"/>
                          </a:xfrm>
                          <a:prstGeom prst="rect">
                            <a:avLst/>
                          </a:prstGeom>
                        </pic:spPr>
                      </pic:pic>
                      <wps:wsp>
                        <wps:cNvPr id="19" name="Text Box 19"/>
                        <wps:cNvSpPr txBox="1"/>
                        <wps:spPr>
                          <a:xfrm>
                            <a:off x="171565" y="2855594"/>
                            <a:ext cx="2886430" cy="653161"/>
                          </a:xfrm>
                          <a:prstGeom prst="rect">
                            <a:avLst/>
                          </a:prstGeom>
                          <a:solidFill>
                            <a:prstClr val="white"/>
                          </a:solidFill>
                          <a:ln>
                            <a:noFill/>
                          </a:ln>
                        </wps:spPr>
                        <wps:txbx>
                          <w:txbxContent>
                            <w:p w14:paraId="64ACE949" w14:textId="49B6EF10" w:rsidR="004E5132" w:rsidRPr="006F1036" w:rsidRDefault="004E5132" w:rsidP="006F1036">
                              <w:pPr>
                                <w:pStyle w:val="Caption"/>
                                <w:spacing w:line="276" w:lineRule="auto"/>
                                <w:rPr>
                                  <w:rFonts w:ascii="David" w:hAnsi="David" w:cs="David"/>
                                  <w:i w:val="0"/>
                                  <w:iCs w:val="0"/>
                                  <w:noProof/>
                                  <w:color w:val="000000" w:themeColor="text1"/>
                                  <w:sz w:val="20"/>
                                  <w:szCs w:val="20"/>
                                </w:rPr>
                              </w:pPr>
                              <w:bookmarkStart w:id="296"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296"/>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category distribution (in percentage) in each direction category. </w:t>
                              </w:r>
                              <w:r w:rsidRPr="006F1036">
                                <w:rPr>
                                  <w:rFonts w:ascii="David" w:hAnsi="David" w:cs="David" w:hint="cs"/>
                                  <w:i w:val="0"/>
                                  <w:iCs w:val="0"/>
                                  <w:color w:val="000000" w:themeColor="text1"/>
                                  <w:sz w:val="20"/>
                                  <w:szCs w:val="20"/>
                                </w:rPr>
                                <w:t>Data obtained from IMS for Hadera-port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A35A0" id="Group 20" o:spid="_x0000_s1032" style="position:absolute;left:0;text-align:left;margin-left:257.75pt;margin-top:18.8pt;width:260.2pt;height:280.2pt;z-index:251661312;mso-width-relative:margin;mso-height-relative:margin" coordorigin="184,-519" coordsize="33048,356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">
                <v:shape id="Picture 4" o:spid="_x0000_s1033" type="#_x0000_t75" style="position:absolute;left:184;top:-519;width:33048;height:28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">
                  <v:imagedata r:id="rId18" o:title="" cropbottom="2138f" cropright="5f"/>
                </v:shape>
                <v:shape id="Text Box 19" o:spid="_x0000_s1034" type="#_x0000_t202" style="position:absolute;left:1715;top:28555;width:28864;height:65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64ACE949" w14:textId="49B6EF10" w:rsidR="004E5132" w:rsidRPr="006F1036" w:rsidRDefault="004E5132" w:rsidP="006F1036">
                        <w:pPr>
                          <w:pStyle w:val="Caption"/>
                          <w:spacing w:line="276" w:lineRule="auto"/>
                          <w:rPr>
                            <w:rFonts w:ascii="David" w:hAnsi="David" w:cs="David"/>
                            <w:i w:val="0"/>
                            <w:iCs w:val="0"/>
                            <w:noProof/>
                            <w:color w:val="000000" w:themeColor="text1"/>
                            <w:sz w:val="20"/>
                            <w:szCs w:val="20"/>
                          </w:rPr>
                        </w:pPr>
                        <w:bookmarkStart w:id="297"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297"/>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category distribution (in percentage) in each direction category. </w:t>
                        </w:r>
                        <w:r w:rsidRPr="006F1036">
                          <w:rPr>
                            <w:rFonts w:ascii="David" w:hAnsi="David" w:cs="David" w:hint="cs"/>
                            <w:i w:val="0"/>
                            <w:iCs w:val="0"/>
                            <w:color w:val="000000" w:themeColor="text1"/>
                            <w:sz w:val="20"/>
                            <w:szCs w:val="20"/>
                          </w:rPr>
                          <w:t>Data obtained from IMS for Hadera-port station.</w:t>
                        </w:r>
                      </w:p>
                    </w:txbxContent>
                  </v:textbox>
                </v:shape>
                <w10:wrap type="square"/>
              </v:group>
            </w:pict>
          </mc:Fallback>
        </mc:AlternateContent>
      </w:r>
      <w:bookmarkEnd w:id="285"/>
    </w:p>
    <w:p w14:paraId="649C941E" w14:textId="77777777" w:rsidR="00997062" w:rsidRDefault="00997062" w:rsidP="000E0094">
      <w:pPr>
        <w:ind w:right="-2"/>
        <w:rPr>
          <w:rFonts w:cs="David"/>
        </w:rPr>
      </w:pPr>
    </w:p>
    <w:p w14:paraId="6D10336A" w14:textId="16A60B9E" w:rsidR="002D5291" w:rsidRDefault="002D5291">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001D0ACF">
        <w:rPr>
          <w:rFonts w:cs="David"/>
          <w:vertAlign w:val="superscript"/>
        </w:rPr>
        <w:t xml:space="preserve"> </w:t>
      </w:r>
      <w:r w:rsidR="001D0ACF">
        <w:rPr>
          <w:rFonts w:cs="David"/>
        </w:rPr>
        <w:t>degrees</w:t>
      </w:r>
      <w:r w:rsidRPr="00A10451">
        <w:rPr>
          <w:rFonts w:cs="David" w:hint="cs"/>
        </w:rPr>
        <w:t xml:space="preserve"> each) and hourly mean wind speeds into 7 categories (&lt;1, 1-2, 2-4, 4-6, 6-8, 8-10, &gt;10 m</w:t>
      </w:r>
      <w:r w:rsidR="00800C82">
        <w:rPr>
          <w:rFonts w:cs="David"/>
        </w:rPr>
        <w:t xml:space="preserve"> s</w:t>
      </w:r>
      <w:r w:rsidR="00800C82" w:rsidRPr="00800C82">
        <w:rPr>
          <w:rFonts w:cs="David"/>
          <w:vertAlign w:val="superscript"/>
        </w:rPr>
        <w:t>-1</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00510F7A">
        <w:rPr>
          <w:rFonts w:cs="David"/>
        </w:rPr>
        <w:t xml:space="preserve">The Gaussian plume model was applied with each </w:t>
      </w:r>
      <w:r w:rsidR="00510F7A" w:rsidRPr="00A10451">
        <w:rPr>
          <w:rFonts w:cs="David" w:hint="cs"/>
        </w:rPr>
        <w:t xml:space="preserve">weather </w:t>
      </w:r>
      <w:r w:rsidR="00510F7A">
        <w:rPr>
          <w:rFonts w:cs="David"/>
        </w:rPr>
        <w:t xml:space="preserve">state </w:t>
      </w:r>
      <w:r w:rsidR="00510F7A" w:rsidRPr="00A10451">
        <w:rPr>
          <w:rFonts w:cs="David" w:hint="cs"/>
        </w:rPr>
        <w:t>combination</w:t>
      </w:r>
      <w:r w:rsidR="00510F7A">
        <w:rPr>
          <w:rFonts w:cs="David"/>
        </w:rPr>
        <w:t xml:space="preserve">s, using the mean value of each wind speed and direction category.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 xml:space="preserve">from </w:t>
      </w:r>
      <w:proofErr w:type="spellStart"/>
      <w:r>
        <w:rPr>
          <w:rFonts w:cs="David"/>
          <w:color w:val="000000"/>
        </w:rPr>
        <w:t>Hadera</w:t>
      </w:r>
      <w:proofErr w:type="spellEnd"/>
      <w:r>
        <w:rPr>
          <w:rFonts w:cs="David"/>
          <w:color w:val="000000"/>
        </w:rPr>
        <w:t>-port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000E0094">
        <w:rPr>
          <w:rFonts w:cs="David"/>
          <w:color w:val="000000" w:themeColor="text1"/>
        </w:rPr>
        <w:t xml:space="preserve">, </w:t>
      </w:r>
      <w:r w:rsidR="00514E88">
        <w:rPr>
          <w:rFonts w:cs="David"/>
          <w:color w:val="000000" w:themeColor="text1"/>
        </w:rPr>
        <w:t>to derive frequencies of each binned categor</w:t>
      </w:r>
      <w:r w:rsidR="00C902B2">
        <w:rPr>
          <w:rFonts w:cs="David"/>
          <w:color w:val="000000" w:themeColor="text1"/>
        </w:rPr>
        <w:t>y</w:t>
      </w:r>
      <w:r w:rsidR="007E4F35">
        <w:rPr>
          <w:rFonts w:cs="David"/>
          <w:color w:val="000000" w:themeColor="text1"/>
        </w:rPr>
        <w:t xml:space="preserve"> (</w:t>
      </w:r>
      <w:r w:rsidR="00514E88">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_Ref14950458 \r \h </w:instrText>
      </w:r>
      <w:r w:rsidR="0021682C">
        <w:rPr>
          <w:rFonts w:cs="David"/>
          <w:color w:val="000000" w:themeColor="text1"/>
        </w:rPr>
      </w:r>
      <w:r w:rsidR="0021682C">
        <w:rPr>
          <w:rFonts w:cs="David"/>
          <w:color w:val="000000" w:themeColor="text1"/>
        </w:rPr>
        <w:fldChar w:fldCharType="separate"/>
      </w:r>
      <w:ins w:id="298" w:author="Barak Fishbain" w:date="2019-07-28T17:49:00Z">
        <w:r w:rsidR="007B0BA7">
          <w:rPr>
            <w:rFonts w:cs="David"/>
            <w:color w:val="000000" w:themeColor="text1"/>
            <w:cs/>
          </w:rPr>
          <w:t>‎</w:t>
        </w:r>
        <w:r w:rsidR="007B0BA7">
          <w:rPr>
            <w:rFonts w:cs="David"/>
            <w:color w:val="000000" w:themeColor="text1"/>
          </w:rPr>
          <w:t>5.2.3</w:t>
        </w:r>
      </w:ins>
      <w:del w:id="299" w:author="Barak Fishbain" w:date="2019-07-28T17:49:00Z">
        <w:r w:rsidR="0056587D" w:rsidDel="007B0BA7">
          <w:rPr>
            <w:rFonts w:cs="David"/>
            <w:color w:val="000000" w:themeColor="text1"/>
            <w:cs/>
          </w:rPr>
          <w:delText>‎</w:delText>
        </w:r>
        <w:r w:rsidR="0056587D" w:rsidDel="007B0BA7">
          <w:rPr>
            <w:rFonts w:cs="David"/>
            <w:color w:val="000000" w:themeColor="text1"/>
          </w:rPr>
          <w:delText>5.2.3</w:delText>
        </w:r>
      </w:del>
      <w:r w:rsidR="0021682C">
        <w:rPr>
          <w:rFonts w:cs="David"/>
          <w:color w:val="000000" w:themeColor="text1"/>
        </w:rPr>
        <w:fldChar w:fldCharType="end"/>
      </w:r>
      <w:r w:rsidR="007E4F35">
        <w:rPr>
          <w:rFonts w:cs="David"/>
          <w:color w:val="000000" w:themeColor="text1"/>
        </w:rPr>
        <w:t xml:space="preserve">). </w:t>
      </w:r>
      <w:r w:rsidRPr="002F379E">
        <w:rPr>
          <w:rFonts w:cs="David"/>
          <w:color w:val="000000" w:themeColor="text1"/>
        </w:rPr>
        <w:fldChar w:fldCharType="begin"/>
      </w:r>
      <w:r w:rsidRPr="002F379E">
        <w:rPr>
          <w:rFonts w:cs="David"/>
          <w:color w:val="000000" w:themeColor="text1"/>
        </w:rPr>
        <w:instrText xml:space="preserve"> REF figure_2 \h  \* MERGEFORMAT </w:instrText>
      </w:r>
      <w:r w:rsidRPr="002F379E">
        <w:rPr>
          <w:rFonts w:cs="David"/>
          <w:color w:val="000000" w:themeColor="text1"/>
        </w:rPr>
      </w:r>
      <w:r w:rsidRPr="002F379E">
        <w:rPr>
          <w:rFonts w:cs="David"/>
          <w:color w:val="000000" w:themeColor="text1"/>
        </w:rPr>
        <w:fldChar w:fldCharType="separate"/>
      </w:r>
      <w:ins w:id="300" w:author="Barak Fishbain" w:date="2019-07-28T17:49:00Z">
        <w:r w:rsidR="007B0BA7" w:rsidRPr="007B0BA7">
          <w:rPr>
            <w:rFonts w:cs="David"/>
            <w:color w:val="000000" w:themeColor="text1"/>
            <w:rPrChange w:id="301" w:author="Barak Fishbain" w:date="2019-07-28T17:49:00Z">
              <w:rPr>
                <w:rFonts w:cs="David"/>
                <w:b/>
                <w:bCs/>
                <w:i/>
                <w:iCs/>
                <w:color w:val="000000" w:themeColor="text1"/>
                <w:sz w:val="20"/>
                <w:szCs w:val="20"/>
              </w:rPr>
            </w:rPrChange>
          </w:rPr>
          <w:t xml:space="preserve">Figure </w:t>
        </w:r>
        <w:r w:rsidR="007B0BA7" w:rsidRPr="007B0BA7">
          <w:rPr>
            <w:rFonts w:cs="David"/>
            <w:noProof/>
            <w:color w:val="000000" w:themeColor="text1"/>
            <w:rPrChange w:id="302" w:author="Barak Fishbain" w:date="2019-07-28T17:49:00Z">
              <w:rPr>
                <w:rFonts w:cs="David"/>
                <w:b/>
                <w:bCs/>
                <w:i/>
                <w:iCs/>
                <w:noProof/>
                <w:color w:val="000000" w:themeColor="text1"/>
                <w:sz w:val="20"/>
                <w:szCs w:val="20"/>
              </w:rPr>
            </w:rPrChange>
          </w:rPr>
          <w:t>2</w:t>
        </w:r>
        <w:r w:rsidR="007B0BA7" w:rsidRPr="007B0BA7">
          <w:rPr>
            <w:rFonts w:cs="David"/>
            <w:noProof/>
            <w:color w:val="000000" w:themeColor="text1"/>
            <w:rPrChange w:id="303" w:author="Barak Fishbain" w:date="2019-07-28T17:49:00Z">
              <w:rPr>
                <w:rFonts w:cs="David"/>
                <w:b/>
                <w:bCs/>
                <w:i/>
                <w:iCs/>
                <w:color w:val="000000" w:themeColor="text1"/>
                <w:sz w:val="20"/>
                <w:szCs w:val="20"/>
              </w:rPr>
            </w:rPrChange>
          </w:rPr>
          <w:t>.</w:t>
        </w:r>
        <w:r w:rsidR="007B0BA7" w:rsidRPr="007B0BA7">
          <w:rPr>
            <w:rFonts w:cs="David"/>
            <w:color w:val="000000" w:themeColor="text1"/>
            <w:rPrChange w:id="304" w:author="Barak Fishbain" w:date="2019-07-28T17:49:00Z">
              <w:rPr>
                <w:rFonts w:cs="David"/>
                <w:i/>
                <w:iCs/>
                <w:color w:val="000000" w:themeColor="text1"/>
                <w:sz w:val="20"/>
                <w:szCs w:val="20"/>
              </w:rPr>
            </w:rPrChange>
          </w:rPr>
          <w:t xml:space="preserve"> </w:t>
        </w:r>
      </w:ins>
      <w:del w:id="305" w:author="Barak Fishbain" w:date="2019-07-28T17:49:00Z">
        <w:r w:rsidR="0056587D" w:rsidRPr="0056587D" w:rsidDel="007B0BA7">
          <w:rPr>
            <w:rFonts w:cs="David" w:hint="cs"/>
            <w:color w:val="000000" w:themeColor="text1"/>
          </w:rPr>
          <w:delText xml:space="preserve">Figure </w:delText>
        </w:r>
        <w:r w:rsidR="0056587D" w:rsidRPr="0056587D" w:rsidDel="007B0BA7">
          <w:rPr>
            <w:rFonts w:cs="David"/>
            <w:noProof/>
            <w:color w:val="000000" w:themeColor="text1"/>
          </w:rPr>
          <w:delText>2</w:delText>
        </w:r>
        <w:r w:rsidR="0056587D" w:rsidRPr="0056587D" w:rsidDel="007B0BA7">
          <w:rPr>
            <w:rFonts w:cs="David" w:hint="cs"/>
            <w:noProof/>
            <w:color w:val="000000" w:themeColor="text1"/>
          </w:rPr>
          <w:delText>.</w:delText>
        </w:r>
        <w:r w:rsidR="0056587D" w:rsidRPr="0056587D" w:rsidDel="007B0BA7">
          <w:rPr>
            <w:rFonts w:cs="David" w:hint="cs"/>
            <w:color w:val="000000" w:themeColor="text1"/>
          </w:rPr>
          <w:delText xml:space="preserve"> </w:delText>
        </w:r>
      </w:del>
      <w:r w:rsidRPr="002F379E">
        <w:rPr>
          <w:rFonts w:cs="David"/>
          <w:color w:val="000000" w:themeColor="text1"/>
        </w:rPr>
        <w:fldChar w:fldCharType="end"/>
      </w:r>
      <w:r w:rsidRPr="002F379E">
        <w:rPr>
          <w:rFonts w:cs="David"/>
          <w:color w:val="000000" w:themeColor="text1"/>
        </w:rPr>
        <w:t xml:space="preserve">shows </w:t>
      </w:r>
      <w:r>
        <w:rPr>
          <w:rFonts w:cs="David"/>
          <w:color w:val="000000" w:themeColor="text1"/>
        </w:rPr>
        <w:t xml:space="preserve">the </w:t>
      </w:r>
      <w:proofErr w:type="spellStart"/>
      <w:ins w:id="306" w:author="ss kk" w:date="2019-07-26T12:47:00Z">
        <w:r w:rsidR="00132890">
          <w:rPr>
            <w:rFonts w:cs="David"/>
            <w:color w:val="000000" w:themeColor="text1"/>
          </w:rPr>
          <w:t>w</w:t>
        </w:r>
      </w:ins>
      <w:del w:id="307" w:author="ss kk" w:date="2019-07-26T12:47:00Z">
        <w:r w:rsidR="009E6A96" w:rsidDel="00132890">
          <w:rPr>
            <w:rFonts w:cs="David"/>
            <w:color w:val="000000" w:themeColor="text1"/>
          </w:rPr>
          <w:delText>W</w:delText>
        </w:r>
      </w:del>
      <w:r>
        <w:rPr>
          <w:rFonts w:cs="David"/>
          <w:color w:val="000000" w:themeColor="text1"/>
        </w:rPr>
        <w:t>indrose</w:t>
      </w:r>
      <w:proofErr w:type="spellEnd"/>
      <w:r>
        <w:rPr>
          <w:rFonts w:cs="David"/>
          <w:color w:val="000000" w:themeColor="text1"/>
        </w:rPr>
        <w:t xml:space="preserve"> distribution of winds used in the initial simulation</w:t>
      </w:r>
      <w:r w:rsidR="00DD2B67">
        <w:rPr>
          <w:rFonts w:cs="David"/>
          <w:color w:val="000000" w:themeColor="text1"/>
        </w:rPr>
        <w:t>.</w:t>
      </w:r>
      <w:r w:rsidR="00376F14">
        <w:rPr>
          <w:rFonts w:cs="David"/>
          <w:color w:val="000000" w:themeColor="text1"/>
        </w:rPr>
        <w:t xml:space="preserve"> </w:t>
      </w:r>
      <w:r w:rsidR="00AE608B">
        <w:rPr>
          <w:rFonts w:cs="David"/>
          <w:color w:val="000000" w:themeColor="text1"/>
        </w:rPr>
        <w:t xml:space="preserve">The taken wind data </w:t>
      </w:r>
      <w:r w:rsidR="00DB6822">
        <w:rPr>
          <w:rFonts w:cs="David"/>
          <w:color w:val="000000" w:themeColor="text1"/>
        </w:rPr>
        <w:t>are</w:t>
      </w:r>
      <w:r w:rsidR="00AE608B">
        <w:rPr>
          <w:rFonts w:cs="David"/>
          <w:color w:val="000000" w:themeColor="text1"/>
        </w:rPr>
        <w:t xml:space="preserve"> </w:t>
      </w:r>
      <w:r w:rsidR="00AE608B">
        <w:rPr>
          <w:rFonts w:cs="David"/>
          <w:color w:val="000000" w:themeColor="text1"/>
        </w:rPr>
        <w:lastRenderedPageBreak/>
        <w:t xml:space="preserve">characterized by </w:t>
      </w:r>
      <w:r w:rsidR="00A3012C">
        <w:rPr>
          <w:rFonts w:cs="David"/>
          <w:color w:val="000000" w:themeColor="text1"/>
        </w:rPr>
        <w:t xml:space="preserve">a </w:t>
      </w:r>
      <w:r w:rsidR="00AE608B">
        <w:rPr>
          <w:rFonts w:cs="David"/>
          <w:color w:val="000000" w:themeColor="text1"/>
        </w:rPr>
        <w:t>bi-model distribution</w:t>
      </w:r>
      <w:r w:rsidR="007E4349">
        <w:rPr>
          <w:rFonts w:cs="David"/>
          <w:color w:val="000000" w:themeColor="text1"/>
        </w:rPr>
        <w:t xml:space="preserve"> </w:t>
      </w:r>
      <w:r w:rsidR="00DB6822">
        <w:rPr>
          <w:rFonts w:cs="David"/>
          <w:color w:val="000000" w:themeColor="text1"/>
        </w:rPr>
        <w:t>-</w:t>
      </w:r>
      <w:r w:rsidR="00A3012C">
        <w:rPr>
          <w:rFonts w:cs="David"/>
          <w:color w:val="000000" w:themeColor="text1"/>
        </w:rPr>
        <w:t xml:space="preserve"> </w:t>
      </w:r>
      <w:r w:rsidR="007E4349">
        <w:rPr>
          <w:rFonts w:cs="David"/>
          <w:color w:val="000000" w:themeColor="text1"/>
        </w:rPr>
        <w:t xml:space="preserve">comprised of </w:t>
      </w:r>
      <w:r w:rsidR="00A3012C">
        <w:rPr>
          <w:rFonts w:cs="David"/>
          <w:color w:val="000000" w:themeColor="text1"/>
        </w:rPr>
        <w:t xml:space="preserve">west winds of relatively high speeds compared </w:t>
      </w:r>
      <w:r w:rsidR="00DA2A2B">
        <w:rPr>
          <w:rFonts w:cs="David"/>
          <w:color w:val="000000" w:themeColor="text1"/>
        </w:rPr>
        <w:t>to</w:t>
      </w:r>
      <w:r w:rsidR="00A3012C">
        <w:rPr>
          <w:rFonts w:cs="David"/>
          <w:color w:val="000000" w:themeColor="text1"/>
        </w:rPr>
        <w:t xml:space="preserve"> east winds of low</w:t>
      </w:r>
      <w:r w:rsidR="00FD316C">
        <w:rPr>
          <w:rFonts w:cs="David"/>
          <w:color w:val="000000" w:themeColor="text1"/>
        </w:rPr>
        <w:t>er</w:t>
      </w:r>
      <w:r w:rsidR="00A3012C">
        <w:rPr>
          <w:rFonts w:cs="David"/>
          <w:color w:val="000000" w:themeColor="text1"/>
        </w:rPr>
        <w:t xml:space="preserve"> speeds.</w:t>
      </w:r>
      <w:r w:rsidR="00607509">
        <w:rPr>
          <w:rFonts w:cs="David"/>
          <w:color w:val="000000" w:themeColor="text1"/>
        </w:rPr>
        <w:t xml:space="preserve"> </w:t>
      </w:r>
      <w:r w:rsidR="007677F1">
        <w:rPr>
          <w:rFonts w:cs="David"/>
          <w:color w:val="000000" w:themeColor="text1"/>
        </w:rPr>
        <w:t>The vector-average wind speed and direction is 0.9 m</w:t>
      </w:r>
      <w:r w:rsidR="00AC4EBE">
        <w:rPr>
          <w:rFonts w:cs="David"/>
          <w:color w:val="000000" w:themeColor="text1"/>
        </w:rPr>
        <w:t xml:space="preserve"> s</w:t>
      </w:r>
      <w:r w:rsidR="00AC4EBE" w:rsidRPr="00AC4EBE">
        <w:rPr>
          <w:rFonts w:cs="David"/>
          <w:color w:val="000000" w:themeColor="text1"/>
          <w:vertAlign w:val="superscript"/>
        </w:rPr>
        <w:t>-1</w:t>
      </w:r>
      <w:r w:rsidR="007677F1">
        <w:rPr>
          <w:rFonts w:cs="David"/>
          <w:color w:val="000000" w:themeColor="text1"/>
        </w:rPr>
        <w:t xml:space="preserve"> and </w:t>
      </w:r>
      <w:r w:rsidR="007677F1" w:rsidRPr="007677F1">
        <w:rPr>
          <w:rFonts w:cs="David"/>
          <w:color w:val="000000" w:themeColor="text1"/>
        </w:rPr>
        <w:t>298</w:t>
      </w:r>
      <w:r w:rsidR="00AC4EBE">
        <w:rPr>
          <w:rFonts w:cs="David"/>
          <w:color w:val="000000" w:themeColor="text1"/>
        </w:rPr>
        <w:t xml:space="preserve"> degrees</w:t>
      </w:r>
      <w:r w:rsidR="007677F1">
        <w:rPr>
          <w:rFonts w:cs="David"/>
          <w:color w:val="000000" w:themeColor="text1"/>
        </w:rPr>
        <w:t>, respectively. Scalar-average wind speed is 4.2 m</w:t>
      </w:r>
      <w:r w:rsidR="00530979">
        <w:rPr>
          <w:rFonts w:cs="David"/>
          <w:color w:val="000000" w:themeColor="text1"/>
        </w:rPr>
        <w:t xml:space="preserve"> s</w:t>
      </w:r>
      <w:r w:rsidR="00530979" w:rsidRPr="00530979">
        <w:rPr>
          <w:rFonts w:cs="David"/>
          <w:color w:val="000000" w:themeColor="text1"/>
          <w:vertAlign w:val="superscript"/>
        </w:rPr>
        <w:t>-1</w:t>
      </w:r>
      <w:r w:rsidR="007677F1">
        <w:rPr>
          <w:rFonts w:cs="David"/>
          <w:color w:val="000000" w:themeColor="text1"/>
        </w:rPr>
        <w:t xml:space="preserve">. </w:t>
      </w:r>
      <w:r w:rsidR="00C661B6" w:rsidRPr="007677F1">
        <w:rPr>
          <w:rFonts w:cs="David"/>
          <w:color w:val="000000" w:themeColor="text1"/>
        </w:rPr>
        <w:t>D</w:t>
      </w:r>
      <w:r w:rsidR="00866835" w:rsidRPr="007677F1">
        <w:rPr>
          <w:rFonts w:cs="David"/>
          <w:color w:val="000000" w:themeColor="text1"/>
        </w:rPr>
        <w:t>istribution</w:t>
      </w:r>
      <w:r w:rsidR="00607509">
        <w:rPr>
          <w:rFonts w:cs="David"/>
          <w:color w:val="000000" w:themeColor="text1"/>
        </w:rPr>
        <w:t xml:space="preserve"> of </w:t>
      </w:r>
      <w:r w:rsidR="000223D2">
        <w:rPr>
          <w:rFonts w:cs="David"/>
          <w:color w:val="000000" w:themeColor="text1"/>
        </w:rPr>
        <w:t xml:space="preserve">stability classes </w:t>
      </w:r>
      <w:r w:rsidR="00D73AA0">
        <w:rPr>
          <w:rFonts w:cs="David"/>
          <w:color w:val="000000" w:themeColor="text1"/>
        </w:rPr>
        <w:t>is</w:t>
      </w:r>
      <w:r w:rsidR="00866835">
        <w:rPr>
          <w:rFonts w:cs="David"/>
          <w:color w:val="000000" w:themeColor="text1"/>
        </w:rPr>
        <w:t xml:space="preserve"> as follows:</w:t>
      </w:r>
      <w:r w:rsidR="00D73AA0">
        <w:rPr>
          <w:rFonts w:cs="David"/>
          <w:color w:val="000000" w:themeColor="text1"/>
        </w:rPr>
        <w:t xml:space="preserve"> </w:t>
      </w:r>
      <w:r w:rsidR="00866835">
        <w:rPr>
          <w:rFonts w:cs="David"/>
          <w:color w:val="000000" w:themeColor="text1"/>
        </w:rPr>
        <w:t>A-</w:t>
      </w:r>
      <w:r w:rsidR="00D7673F">
        <w:rPr>
          <w:rFonts w:cs="David"/>
          <w:color w:val="000000" w:themeColor="text1"/>
        </w:rPr>
        <w:t>1%</w:t>
      </w:r>
      <w:r w:rsidR="00866835">
        <w:rPr>
          <w:rFonts w:cs="David"/>
          <w:color w:val="000000" w:themeColor="text1"/>
        </w:rPr>
        <w:t>, B</w:t>
      </w:r>
      <w:r w:rsidR="00D7673F">
        <w:rPr>
          <w:rFonts w:cs="David"/>
          <w:color w:val="000000" w:themeColor="text1"/>
        </w:rPr>
        <w:t>-1%, C-6%, D-78%, E-11%, F-3%</w:t>
      </w:r>
      <w:r w:rsidR="001A106C">
        <w:rPr>
          <w:rFonts w:cs="David"/>
          <w:color w:val="000000" w:themeColor="text1"/>
        </w:rPr>
        <w:t xml:space="preserve">, </w:t>
      </w:r>
      <w:r w:rsidR="00D73AA0">
        <w:rPr>
          <w:rFonts w:cs="David"/>
          <w:color w:val="000000" w:themeColor="text1"/>
        </w:rPr>
        <w:t>as</w:t>
      </w:r>
      <w:r w:rsidR="000223D2">
        <w:rPr>
          <w:rFonts w:cs="David"/>
          <w:color w:val="000000" w:themeColor="text1"/>
        </w:rPr>
        <w:t xml:space="preserve"> determined according to</w:t>
      </w:r>
      <w:r w:rsidR="00D73AA0">
        <w:rPr>
          <w:rFonts w:cs="David"/>
          <w:color w:val="000000" w:themeColor="text1"/>
        </w:rPr>
        <w:t xml:space="preserve"> the</w:t>
      </w:r>
      <w:r w:rsidR="000223D2">
        <w:rPr>
          <w:rFonts w:cs="David"/>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73AA0" w:rsidRPr="009E78A4">
        <w:rPr>
          <w:rFonts w:cs="David" w:hint="cs"/>
          <w:color w:val="000000" w:themeColor="text1"/>
        </w:rPr>
        <w:t xml:space="preserve"> method</w:t>
      </w:r>
      <w:r w:rsidR="00D73AA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_Ref14950486 \r \h </w:instrText>
      </w:r>
      <w:r w:rsidR="0021682C">
        <w:rPr>
          <w:rFonts w:cs="David"/>
          <w:color w:val="000000" w:themeColor="text1"/>
        </w:rPr>
      </w:r>
      <w:r w:rsidR="0021682C">
        <w:rPr>
          <w:rFonts w:cs="David"/>
          <w:color w:val="000000" w:themeColor="text1"/>
        </w:rPr>
        <w:fldChar w:fldCharType="separate"/>
      </w:r>
      <w:ins w:id="308" w:author="Barak Fishbain" w:date="2019-07-28T17:49:00Z">
        <w:r w:rsidR="007B0BA7">
          <w:rPr>
            <w:rFonts w:cs="David"/>
            <w:color w:val="000000" w:themeColor="text1"/>
            <w:cs/>
          </w:rPr>
          <w:t>‎</w:t>
        </w:r>
        <w:r w:rsidR="007B0BA7">
          <w:rPr>
            <w:rFonts w:cs="David"/>
            <w:color w:val="000000" w:themeColor="text1"/>
          </w:rPr>
          <w:t>5.1.2</w:t>
        </w:r>
      </w:ins>
      <w:del w:id="309" w:author="Barak Fishbain" w:date="2019-07-28T17:49:00Z">
        <w:r w:rsidR="0056587D" w:rsidDel="007B0BA7">
          <w:rPr>
            <w:rFonts w:cs="David"/>
            <w:color w:val="000000" w:themeColor="text1"/>
            <w:cs/>
          </w:rPr>
          <w:delText>‎</w:delText>
        </w:r>
        <w:r w:rsidR="0056587D" w:rsidDel="007B0BA7">
          <w:rPr>
            <w:rFonts w:cs="David"/>
            <w:color w:val="000000" w:themeColor="text1"/>
          </w:rPr>
          <w:delText>5.1.2</w:delText>
        </w:r>
      </w:del>
      <w:r w:rsidR="0021682C">
        <w:rPr>
          <w:rFonts w:cs="David"/>
          <w:color w:val="000000" w:themeColor="text1"/>
        </w:rPr>
        <w:fldChar w:fldCharType="end"/>
      </w:r>
      <w:r w:rsidR="00D73AA0">
        <w:rPr>
          <w:rFonts w:cs="David"/>
          <w:color w:val="000000" w:themeColor="text1"/>
        </w:rPr>
        <w:t>)</w:t>
      </w:r>
      <w:r w:rsidR="00C661B6">
        <w:rPr>
          <w:rFonts w:cs="David"/>
          <w:color w:val="000000" w:themeColor="text1"/>
        </w:rPr>
        <w:t>.</w:t>
      </w:r>
    </w:p>
    <w:p w14:paraId="5408DF6B" w14:textId="77777777" w:rsidR="00AA6B28" w:rsidRPr="00C43610" w:rsidRDefault="00AA6B28" w:rsidP="00C43610">
      <w:pPr>
        <w:ind w:right="-2" w:firstLine="576"/>
        <w:rPr>
          <w:rFonts w:cs="David"/>
        </w:rPr>
      </w:pPr>
    </w:p>
    <w:p w14:paraId="5018318F" w14:textId="15862092" w:rsidR="009304A6" w:rsidRPr="001C3C14" w:rsidRDefault="009304A6" w:rsidP="00E87BA7">
      <w:pPr>
        <w:pStyle w:val="Heading2"/>
        <w:rPr>
          <w:rFonts w:cs="David"/>
        </w:rPr>
      </w:pPr>
      <w:bookmarkStart w:id="310" w:name="_Toc14991904"/>
      <w:r>
        <w:t>Obtained solutions</w:t>
      </w:r>
      <w:bookmarkEnd w:id="310"/>
    </w:p>
    <w:bookmarkEnd w:id="286"/>
    <w:bookmarkEnd w:id="287"/>
    <w:p w14:paraId="4258B5B4" w14:textId="21FCE0A0" w:rsidR="00F217B0" w:rsidRDefault="00163884" w:rsidP="00273E5F">
      <w:pPr>
        <w:autoSpaceDE w:val="0"/>
        <w:autoSpaceDN w:val="0"/>
        <w:adjustRightInd w:val="0"/>
        <w:rPr>
          <w:rFonts w:cs="David"/>
          <w:color w:val="000000" w:themeColor="text1"/>
        </w:rPr>
      </w:pPr>
      <w:r>
        <w:rPr>
          <w:rFonts w:cs="David"/>
          <w:noProof/>
          <w:color w:val="000000" w:themeColor="text1"/>
        </w:rPr>
        <mc:AlternateContent>
          <mc:Choice Requires="wpg">
            <w:drawing>
              <wp:anchor distT="0" distB="0" distL="114300" distR="114300" simplePos="0" relativeHeight="251664384" behindDoc="0" locked="0" layoutInCell="1" allowOverlap="1" wp14:anchorId="172F3A85" wp14:editId="6427CAAF">
                <wp:simplePos x="0" y="0"/>
                <wp:positionH relativeFrom="column">
                  <wp:posOffset>2943437</wp:posOffset>
                </wp:positionH>
                <wp:positionV relativeFrom="paragraph">
                  <wp:posOffset>663363</wp:posOffset>
                </wp:positionV>
                <wp:extent cx="3090545" cy="3240617"/>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3090545" cy="3240617"/>
                          <a:chOff x="11" y="-21447"/>
                          <a:chExt cx="3091363" cy="3240696"/>
                        </a:xfrm>
                      </wpg:grpSpPr>
                      <pic:pic xmlns:pic="http://schemas.openxmlformats.org/drawingml/2006/picture">
                        <pic:nvPicPr>
                          <pic:cNvPr id="5" name="Picture 5"/>
                          <pic:cNvPicPr>
                            <a:picLocks noChangeAspect="1"/>
                          </pic:cNvPicPr>
                        </pic:nvPicPr>
                        <pic:blipFill rotWithShape="1">
                          <a:blip r:embed="rId19" cstate="print">
                            <a:extLst>
                              <a:ext uri="{28A0092B-C50C-407E-A947-70E740481C1C}">
                                <a14:useLocalDpi xmlns:a14="http://schemas.microsoft.com/office/drawing/2010/main" val="0"/>
                              </a:ext>
                            </a:extLst>
                          </a:blip>
                          <a:srcRect r="5435" b="3817"/>
                          <a:stretch/>
                        </pic:blipFill>
                        <pic:spPr>
                          <a:xfrm>
                            <a:off x="11" y="-21447"/>
                            <a:ext cx="3091363" cy="2624484"/>
                          </a:xfrm>
                          <a:prstGeom prst="rect">
                            <a:avLst/>
                          </a:prstGeom>
                        </pic:spPr>
                      </pic:pic>
                      <wps:wsp>
                        <wps:cNvPr id="21" name="Text Box 21"/>
                        <wps:cNvSpPr txBox="1"/>
                        <wps:spPr>
                          <a:xfrm>
                            <a:off x="341824" y="2661084"/>
                            <a:ext cx="2749550" cy="558165"/>
                          </a:xfrm>
                          <a:prstGeom prst="rect">
                            <a:avLst/>
                          </a:prstGeom>
                          <a:solidFill>
                            <a:prstClr val="white"/>
                          </a:solidFill>
                          <a:ln>
                            <a:noFill/>
                          </a:ln>
                        </wps:spPr>
                        <wps:txbx>
                          <w:txbxContent>
                            <w:p w14:paraId="5F130056" w14:textId="344378BD" w:rsidR="004E5132" w:rsidRPr="004F2CFC" w:rsidRDefault="004E5132" w:rsidP="004F2CFC">
                              <w:pPr>
                                <w:pStyle w:val="Caption"/>
                                <w:spacing w:line="276" w:lineRule="auto"/>
                                <w:rPr>
                                  <w:rFonts w:ascii="David" w:hAnsi="David" w:cs="David"/>
                                  <w:i w:val="0"/>
                                  <w:iCs w:val="0"/>
                                  <w:noProof/>
                                  <w:color w:val="000000" w:themeColor="text1"/>
                                  <w:sz w:val="20"/>
                                  <w:szCs w:val="20"/>
                                </w:rPr>
                              </w:pPr>
                              <w:bookmarkStart w:id="311"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311"/>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w:t>
                              </w:r>
                              <w:r>
                                <w:rPr>
                                  <w:rFonts w:ascii="David" w:hAnsi="David" w:cs="David"/>
                                  <w:i w:val="0"/>
                                  <w:iCs w:val="0"/>
                                  <w:color w:val="000000" w:themeColor="text1"/>
                                  <w:sz w:val="20"/>
                                  <w:szCs w:val="20"/>
                                </w:rPr>
                                <w:t>300.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2F3A85" id="Group 22" o:spid="_x0000_s1035" style="position:absolute;left:0;text-align:left;margin-left:231.75pt;margin-top:52.25pt;width:243.35pt;height:255.15pt;z-index:251664384;mso-width-relative:margin;mso-height-relative:margin" coordorigin=",-214" coordsize="30913,324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">
                <v:shape id="Picture 5" o:spid="_x0000_s1036" type="#_x0000_t75" style="position:absolute;top:-214;width:30913;height:262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">
                  <v:imagedata r:id="rId20" o:title="" cropbottom="2502f" cropright="3562f"/>
                </v:shape>
                <v:shape id="Text Box 21" o:spid="_x0000_s1037" type="#_x0000_t202" style="position:absolute;left:3418;top:26610;width:27495;height:55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" stroked="f">
                  <v:textbox style="mso-fit-shape-to-text:t" inset="0,0,0,0">
                    <w:txbxContent>
                      <w:p w14:paraId="5F130056" w14:textId="344378BD" w:rsidR="004E5132" w:rsidRPr="004F2CFC" w:rsidRDefault="004E5132" w:rsidP="004F2CFC">
                        <w:pPr>
                          <w:pStyle w:val="Caption"/>
                          <w:spacing w:line="276" w:lineRule="auto"/>
                          <w:rPr>
                            <w:rFonts w:ascii="David" w:hAnsi="David" w:cs="David"/>
                            <w:i w:val="0"/>
                            <w:iCs w:val="0"/>
                            <w:noProof/>
                            <w:color w:val="000000" w:themeColor="text1"/>
                            <w:sz w:val="20"/>
                            <w:szCs w:val="20"/>
                          </w:rPr>
                        </w:pPr>
                        <w:bookmarkStart w:id="312"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312"/>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w:t>
                        </w:r>
                        <w:r>
                          <w:rPr>
                            <w:rFonts w:ascii="David" w:hAnsi="David" w:cs="David"/>
                            <w:i w:val="0"/>
                            <w:iCs w:val="0"/>
                            <w:color w:val="000000" w:themeColor="text1"/>
                            <w:sz w:val="20"/>
                            <w:szCs w:val="20"/>
                          </w:rPr>
                          <w:t>300.</w:t>
                        </w:r>
                      </w:p>
                    </w:txbxContent>
                  </v:textbox>
                </v:shape>
                <w10:wrap type="square"/>
              </v:group>
            </w:pict>
          </mc:Fallback>
        </mc:AlternateContent>
      </w:r>
      <w:r w:rsidR="00961140">
        <w:rPr>
          <w:rFonts w:cs="David"/>
          <w:color w:val="000000" w:themeColor="text1"/>
        </w:rPr>
        <w:t>T</w:t>
      </w:r>
      <w:r w:rsidR="009C4C9F">
        <w:rPr>
          <w:rFonts w:cs="David"/>
          <w:color w:val="000000" w:themeColor="text1"/>
        </w:rPr>
        <w:t>he optimization process was constrained to find the optimal locations of 2-</w:t>
      </w:r>
      <w:r w:rsidR="00C75585">
        <w:rPr>
          <w:rFonts w:cs="David"/>
          <w:color w:val="000000" w:themeColor="text1"/>
        </w:rPr>
        <w:t>300</w:t>
      </w:r>
      <w:r w:rsidR="009C4C9F">
        <w:rPr>
          <w:rFonts w:cs="David"/>
          <w:color w:val="000000" w:themeColor="text1"/>
        </w:rPr>
        <w:t xml:space="preserve"> sensors. </w:t>
      </w:r>
      <w:r w:rsidR="00A47983" w:rsidRPr="002F768E">
        <w:rPr>
          <w:rFonts w:cs="David"/>
          <w:color w:val="000000" w:themeColor="text1"/>
        </w:rPr>
        <w:fldChar w:fldCharType="begin"/>
      </w:r>
      <w:r w:rsidR="00A47983" w:rsidRPr="002F768E">
        <w:rPr>
          <w:rFonts w:cs="David"/>
          <w:color w:val="000000" w:themeColor="text1"/>
        </w:rPr>
        <w:instrText xml:space="preserve"> REF figure_3 \h  \* MERGEFORMAT </w:instrText>
      </w:r>
      <w:r w:rsidR="00A47983" w:rsidRPr="002F768E">
        <w:rPr>
          <w:rFonts w:cs="David"/>
          <w:color w:val="000000" w:themeColor="text1"/>
        </w:rPr>
      </w:r>
      <w:r w:rsidR="00A47983" w:rsidRPr="002F768E">
        <w:rPr>
          <w:rFonts w:cs="David"/>
          <w:color w:val="000000" w:themeColor="text1"/>
        </w:rPr>
        <w:fldChar w:fldCharType="separate"/>
      </w:r>
      <w:ins w:id="313" w:author="Barak Fishbain" w:date="2019-07-28T17:49:00Z">
        <w:r w:rsidR="007B0BA7" w:rsidRPr="007B0BA7">
          <w:rPr>
            <w:rFonts w:cs="David"/>
            <w:color w:val="000000" w:themeColor="text1"/>
            <w:rPrChange w:id="314" w:author="Barak Fishbain" w:date="2019-07-28T17:49:00Z">
              <w:rPr>
                <w:rFonts w:cs="David"/>
                <w:b/>
                <w:bCs/>
                <w:i/>
                <w:iCs/>
                <w:color w:val="000000" w:themeColor="text1"/>
                <w:sz w:val="20"/>
                <w:szCs w:val="20"/>
              </w:rPr>
            </w:rPrChange>
          </w:rPr>
          <w:t xml:space="preserve">Figure </w:t>
        </w:r>
        <w:r w:rsidR="007B0BA7" w:rsidRPr="007B0BA7">
          <w:rPr>
            <w:rFonts w:cs="David"/>
            <w:noProof/>
            <w:color w:val="000000" w:themeColor="text1"/>
            <w:rPrChange w:id="315" w:author="Barak Fishbain" w:date="2019-07-28T17:49:00Z">
              <w:rPr>
                <w:rFonts w:cs="David"/>
                <w:b/>
                <w:bCs/>
                <w:i/>
                <w:iCs/>
                <w:noProof/>
                <w:color w:val="000000" w:themeColor="text1"/>
                <w:sz w:val="20"/>
                <w:szCs w:val="20"/>
              </w:rPr>
            </w:rPrChange>
          </w:rPr>
          <w:t>3</w:t>
        </w:r>
        <w:r w:rsidR="007B0BA7" w:rsidRPr="007B0BA7">
          <w:rPr>
            <w:rFonts w:cs="David"/>
            <w:noProof/>
            <w:color w:val="000000" w:themeColor="text1"/>
            <w:rPrChange w:id="316" w:author="Barak Fishbain" w:date="2019-07-28T17:49:00Z">
              <w:rPr>
                <w:rFonts w:cs="David"/>
                <w:b/>
                <w:bCs/>
                <w:i/>
                <w:iCs/>
                <w:color w:val="000000" w:themeColor="text1"/>
                <w:sz w:val="20"/>
                <w:szCs w:val="20"/>
              </w:rPr>
            </w:rPrChange>
          </w:rPr>
          <w:t>.</w:t>
        </w:r>
        <w:r w:rsidR="007B0BA7" w:rsidRPr="007B0BA7">
          <w:rPr>
            <w:rFonts w:cs="David"/>
            <w:i/>
            <w:iCs/>
            <w:color w:val="000000" w:themeColor="text1"/>
            <w:sz w:val="20"/>
            <w:szCs w:val="20"/>
            <w:rPrChange w:id="317" w:author="Barak Fishbain" w:date="2019-07-28T17:49:00Z">
              <w:rPr>
                <w:rFonts w:cs="David"/>
                <w:b/>
                <w:bCs/>
                <w:i/>
                <w:iCs/>
                <w:color w:val="000000" w:themeColor="text1"/>
                <w:sz w:val="20"/>
                <w:szCs w:val="20"/>
              </w:rPr>
            </w:rPrChange>
          </w:rPr>
          <w:t xml:space="preserve"> </w:t>
        </w:r>
      </w:ins>
      <w:del w:id="318" w:author="Barak Fishbain" w:date="2019-07-28T17:49:00Z">
        <w:r w:rsidR="0056587D" w:rsidRPr="0056587D" w:rsidDel="007B0BA7">
          <w:rPr>
            <w:rFonts w:cs="David" w:hint="cs"/>
            <w:color w:val="000000" w:themeColor="text1"/>
          </w:rPr>
          <w:delText xml:space="preserve">Figure </w:delText>
        </w:r>
        <w:r w:rsidR="0056587D" w:rsidRPr="0056587D" w:rsidDel="007B0BA7">
          <w:rPr>
            <w:rFonts w:cs="David"/>
            <w:noProof/>
            <w:color w:val="000000" w:themeColor="text1"/>
          </w:rPr>
          <w:delText>3</w:delText>
        </w:r>
        <w:r w:rsidR="0056587D" w:rsidRPr="0056587D" w:rsidDel="007B0BA7">
          <w:rPr>
            <w:rFonts w:cs="David" w:hint="cs"/>
            <w:noProof/>
            <w:color w:val="000000" w:themeColor="text1"/>
          </w:rPr>
          <w:delText>.</w:delText>
        </w:r>
        <w:r w:rsidR="0056587D" w:rsidRPr="0056587D" w:rsidDel="007B0BA7">
          <w:rPr>
            <w:rFonts w:cs="David" w:hint="cs"/>
            <w:i/>
            <w:iCs/>
            <w:color w:val="000000" w:themeColor="text1"/>
            <w:sz w:val="20"/>
            <w:szCs w:val="20"/>
          </w:rPr>
          <w:delText xml:space="preserve"> </w:delText>
        </w:r>
      </w:del>
      <w:r w:rsidR="00A47983" w:rsidRPr="002F768E">
        <w:rPr>
          <w:rFonts w:cs="David"/>
          <w:color w:val="000000" w:themeColor="text1"/>
        </w:rPr>
        <w:fldChar w:fldCharType="end"/>
      </w:r>
      <w:r w:rsidR="00A87C07" w:rsidRPr="002F768E">
        <w:rPr>
          <w:rFonts w:cs="David"/>
          <w:color w:val="000000" w:themeColor="text1"/>
        </w:rPr>
        <w:t xml:space="preserve">illustrates </w:t>
      </w:r>
      <w:r w:rsidR="002A3AF7" w:rsidRPr="002F768E">
        <w:rPr>
          <w:rFonts w:cs="David"/>
          <w:color w:val="000000" w:themeColor="text1"/>
        </w:rPr>
        <w:t xml:space="preserve">the </w:t>
      </w:r>
      <w:r w:rsidR="00607214" w:rsidRPr="002F768E">
        <w:rPr>
          <w:rFonts w:cs="David"/>
          <w:color w:val="000000" w:themeColor="text1"/>
        </w:rPr>
        <w:t xml:space="preserve">Pareto </w:t>
      </w:r>
      <w:r w:rsidR="002A3AF7" w:rsidRPr="002F768E">
        <w:rPr>
          <w:rFonts w:cs="David"/>
          <w:color w:val="000000" w:themeColor="text1"/>
        </w:rPr>
        <w:t xml:space="preserve">frontier </w:t>
      </w:r>
      <w:r w:rsidR="00307288" w:rsidRPr="002F768E">
        <w:rPr>
          <w:rFonts w:cs="David"/>
          <w:color w:val="000000" w:themeColor="text1"/>
        </w:rPr>
        <w:t>received by two optimization runs, using</w:t>
      </w:r>
      <w:r w:rsidR="005B04EF" w:rsidRPr="002F768E">
        <w:rPr>
          <w:rFonts w:cs="David"/>
          <w:color w:val="000000" w:themeColor="text1"/>
        </w:rPr>
        <w:t xml:space="preserve"> the number of </w:t>
      </w:r>
      <w:r w:rsidRPr="002F768E">
        <w:rPr>
          <w:rFonts w:cs="David"/>
          <w:color w:val="000000" w:themeColor="text1"/>
        </w:rPr>
        <w:t>sensors</w:t>
      </w:r>
      <w:r w:rsidR="005B04EF" w:rsidRPr="002F768E">
        <w:rPr>
          <w:rFonts w:cs="David"/>
          <w:color w:val="000000" w:themeColor="text1"/>
        </w:rPr>
        <w:t xml:space="preserve"> </w:t>
      </w:r>
      <w:r w:rsidR="003565EC" w:rsidRPr="002F768E">
        <w:rPr>
          <w:rFonts w:cs="David"/>
          <w:color w:val="000000" w:themeColor="text1"/>
        </w:rPr>
        <w:t>(</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hint="cs"/>
                <w:color w:val="000000" w:themeColor="text1"/>
              </w:rPr>
              <m:t>#r</m:t>
            </m:r>
          </m:sub>
        </m:sSub>
      </m:oMath>
      <w:r w:rsidR="003565EC" w:rsidRPr="002F768E">
        <w:rPr>
          <w:rFonts w:cs="David"/>
          <w:color w:val="000000" w:themeColor="text1"/>
        </w:rPr>
        <w:t xml:space="preserve">) </w:t>
      </w:r>
      <w:r w:rsidR="005B04EF" w:rsidRPr="002F768E">
        <w:rPr>
          <w:rFonts w:cs="David"/>
          <w:color w:val="000000" w:themeColor="text1"/>
        </w:rPr>
        <w:t xml:space="preserve">as the first objective </w:t>
      </w:r>
      <w:r w:rsidR="00CA1C94" w:rsidRPr="002F768E">
        <w:rPr>
          <w:rFonts w:cs="David"/>
          <w:color w:val="000000" w:themeColor="text1"/>
        </w:rPr>
        <w:t>(</w:t>
      </w:r>
      <w:r w:rsidR="0019688C" w:rsidRPr="002F768E">
        <w:rPr>
          <w:rFonts w:cs="David"/>
          <w:color w:val="000000" w:themeColor="text1"/>
        </w:rPr>
        <w:t xml:space="preserve">Eq. </w:t>
      </w:r>
      <w:r w:rsidR="00915EB0" w:rsidRPr="002F768E">
        <w:rPr>
          <w:rFonts w:cs="David"/>
          <w:color w:val="000000" w:themeColor="text1"/>
        </w:rPr>
        <w:fldChar w:fldCharType="begin"/>
      </w:r>
      <w:r w:rsidR="00915EB0" w:rsidRPr="002F768E">
        <w:rPr>
          <w:rFonts w:cs="David"/>
          <w:color w:val="000000" w:themeColor="text1"/>
        </w:rPr>
        <w:instrText xml:space="preserve"> REF equation_5 \h </w:instrText>
      </w:r>
      <w:r w:rsidR="00E87BA7" w:rsidRPr="002F768E">
        <w:rPr>
          <w:rFonts w:cs="David"/>
          <w:color w:val="000000" w:themeColor="text1"/>
        </w:rPr>
        <w:instrText xml:space="preserve"> \* MERGEFORMAT </w:instrText>
      </w:r>
      <w:r w:rsidR="00915EB0" w:rsidRPr="002F768E">
        <w:rPr>
          <w:rFonts w:cs="David"/>
          <w:color w:val="000000" w:themeColor="text1"/>
        </w:rPr>
      </w:r>
      <w:r w:rsidR="00915EB0" w:rsidRPr="002F768E">
        <w:rPr>
          <w:rFonts w:cs="David"/>
          <w:color w:val="000000" w:themeColor="text1"/>
        </w:rPr>
        <w:fldChar w:fldCharType="separate"/>
      </w:r>
      <w:ins w:id="319" w:author="Barak Fishbain" w:date="2019-07-28T17:49:00Z">
        <w:r w:rsidR="007B0BA7" w:rsidRPr="007B0BA7">
          <w:rPr>
            <w:rFonts w:cs="David"/>
            <w:noProof/>
            <w:color w:val="000000" w:themeColor="text1"/>
            <w:rPrChange w:id="320" w:author="Barak Fishbain" w:date="2019-07-28T17:49:00Z">
              <w:rPr>
                <w:rFonts w:cs="David"/>
                <w:noProof/>
                <w:color w:val="000000"/>
              </w:rPr>
            </w:rPrChange>
          </w:rPr>
          <w:t>6</w:t>
        </w:r>
      </w:ins>
      <w:del w:id="321" w:author="Barak Fishbain" w:date="2019-07-28T17:49:00Z">
        <w:r w:rsidR="0056587D" w:rsidRPr="0056587D" w:rsidDel="007B0BA7">
          <w:rPr>
            <w:rFonts w:cs="David"/>
            <w:noProof/>
            <w:color w:val="000000" w:themeColor="text1"/>
          </w:rPr>
          <w:delText>6</w:delText>
        </w:r>
      </w:del>
      <w:r w:rsidR="00915EB0" w:rsidRPr="002F768E">
        <w:rPr>
          <w:rFonts w:cs="David"/>
          <w:color w:val="000000" w:themeColor="text1"/>
        </w:rPr>
        <w:fldChar w:fldCharType="end"/>
      </w:r>
      <w:r w:rsidR="00CA1C94" w:rsidRPr="002F768E">
        <w:rPr>
          <w:rFonts w:cs="David"/>
          <w:color w:val="000000" w:themeColor="text1"/>
        </w:rPr>
        <w:t xml:space="preserve">) </w:t>
      </w:r>
      <w:r w:rsidR="005B04EF" w:rsidRPr="002F768E">
        <w:rPr>
          <w:rFonts w:cs="David"/>
          <w:color w:val="000000" w:themeColor="text1"/>
        </w:rPr>
        <w:t xml:space="preserve">and </w:t>
      </w:r>
      <w:r w:rsidR="00307288" w:rsidRPr="002F768E">
        <w:rPr>
          <w:rFonts w:cs="David"/>
          <w:color w:val="000000" w:themeColor="text1"/>
        </w:rPr>
        <w:t xml:space="preserve">average minimal </w:t>
      </w:r>
      <w:r w:rsidR="00BD5308" w:rsidRPr="002F768E">
        <w:rPr>
          <w:rFonts w:cs="David"/>
          <w:color w:val="000000" w:themeColor="text1"/>
        </w:rPr>
        <w:t xml:space="preserve">PED values </w:t>
      </w:r>
      <w:r w:rsidR="003565EC" w:rsidRPr="002F768E">
        <w:rPr>
          <w:rFonts w:cs="David"/>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r w:rsidR="003565EC" w:rsidRPr="002F768E">
        <w:rPr>
          <w:rFonts w:cs="David"/>
          <w:color w:val="000000" w:themeColor="text1"/>
        </w:rPr>
        <w:t xml:space="preserve">) </w:t>
      </w:r>
      <w:r w:rsidR="005B04EF" w:rsidRPr="002F768E">
        <w:rPr>
          <w:rFonts w:cs="David"/>
          <w:color w:val="000000" w:themeColor="text1"/>
        </w:rPr>
        <w:t>or</w:t>
      </w:r>
      <w:r w:rsidR="00BD5308" w:rsidRPr="002F768E">
        <w:rPr>
          <w:rFonts w:cs="David"/>
          <w:color w:val="000000" w:themeColor="text1"/>
        </w:rPr>
        <w:t xml:space="preserve"> the </w:t>
      </w:r>
      <w:r w:rsidR="00214EA9" w:rsidRPr="002F768E">
        <w:rPr>
          <w:rFonts w:cs="David"/>
          <w:color w:val="000000" w:themeColor="text1"/>
        </w:rPr>
        <w:t>25</w:t>
      </w:r>
      <w:r w:rsidR="00BD5308" w:rsidRPr="002F768E">
        <w:rPr>
          <w:rFonts w:cs="David"/>
          <w:color w:val="000000" w:themeColor="text1"/>
          <w:vertAlign w:val="superscript"/>
        </w:rPr>
        <w:t>th</w:t>
      </w:r>
      <w:r w:rsidR="00BD5308" w:rsidRPr="002F768E">
        <w:rPr>
          <w:rFonts w:cs="David"/>
          <w:color w:val="000000" w:themeColor="text1"/>
        </w:rPr>
        <w:t xml:space="preserve"> percentile of all PED values</w:t>
      </w:r>
      <w:r w:rsidR="005B04EF" w:rsidRPr="002F768E">
        <w:rPr>
          <w:rFonts w:cs="David"/>
          <w:color w:val="000000" w:themeColor="text1"/>
        </w:rPr>
        <w:t xml:space="preserve"> </w:t>
      </w:r>
      <w:r w:rsidR="003565EC" w:rsidRPr="002F768E">
        <w:rPr>
          <w:rFonts w:cs="David"/>
          <w:color w:val="000000" w:themeColor="text1"/>
        </w:rPr>
        <w:t>(</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r w:rsidR="003565EC" w:rsidRPr="002F768E">
        <w:rPr>
          <w:rFonts w:cs="David"/>
          <w:color w:val="000000" w:themeColor="text1"/>
        </w:rPr>
        <w:t xml:space="preserve">) </w:t>
      </w:r>
      <w:r w:rsidR="005B04EF" w:rsidRPr="002F768E">
        <w:rPr>
          <w:rFonts w:cs="David"/>
          <w:color w:val="000000" w:themeColor="text1"/>
        </w:rPr>
        <w:t>as the second objective</w:t>
      </w:r>
      <w:r w:rsidR="002A3AF7" w:rsidRPr="002F768E">
        <w:rPr>
          <w:rFonts w:cs="David"/>
          <w:color w:val="000000" w:themeColor="text1"/>
        </w:rPr>
        <w:t xml:space="preserve"> </w:t>
      </w:r>
      <w:r w:rsidR="00C2710A" w:rsidRPr="002F768E">
        <w:rPr>
          <w:rFonts w:cs="David"/>
          <w:color w:val="000000" w:themeColor="text1"/>
        </w:rPr>
        <w:t>(Eq.</w:t>
      </w:r>
      <w:r w:rsidR="00F030D2" w:rsidRPr="002F768E">
        <w:rPr>
          <w:rFonts w:cs="David"/>
          <w:color w:val="000000" w:themeColor="text1"/>
        </w:rPr>
        <w:fldChar w:fldCharType="begin"/>
      </w:r>
      <w:r w:rsidR="00F030D2" w:rsidRPr="002F768E">
        <w:rPr>
          <w:rFonts w:cs="David"/>
          <w:color w:val="000000" w:themeColor="text1"/>
        </w:rPr>
        <w:instrText xml:space="preserve"> REF equation_6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ins w:id="322" w:author="Barak Fishbain" w:date="2019-07-28T17:49:00Z">
        <w:r w:rsidR="007B0BA7" w:rsidRPr="007B0BA7">
          <w:rPr>
            <w:rFonts w:cs="David"/>
            <w:noProof/>
            <w:color w:val="000000" w:themeColor="text1"/>
            <w:rPrChange w:id="323" w:author="Barak Fishbain" w:date="2019-07-28T17:49:00Z">
              <w:rPr>
                <w:rFonts w:cs="David"/>
                <w:noProof/>
                <w:color w:val="000000"/>
              </w:rPr>
            </w:rPrChange>
          </w:rPr>
          <w:t>7</w:t>
        </w:r>
      </w:ins>
      <w:del w:id="324" w:author="Barak Fishbain" w:date="2019-07-28T17:49:00Z">
        <w:r w:rsidR="0056587D" w:rsidRPr="0056587D" w:rsidDel="007B0BA7">
          <w:rPr>
            <w:rFonts w:cs="David"/>
            <w:noProof/>
            <w:color w:val="000000" w:themeColor="text1"/>
          </w:rPr>
          <w:delText>7</w:delText>
        </w:r>
      </w:del>
      <w:r w:rsidR="00F030D2" w:rsidRPr="002F768E">
        <w:rPr>
          <w:rFonts w:cs="David"/>
          <w:color w:val="000000" w:themeColor="text1"/>
        </w:rPr>
        <w:fldChar w:fldCharType="end"/>
      </w:r>
      <w:r w:rsidR="00C2710A" w:rsidRPr="002F768E">
        <w:rPr>
          <w:rFonts w:cs="David"/>
          <w:color w:val="000000" w:themeColor="text1"/>
        </w:rPr>
        <w:t xml:space="preserve"> and Eq.</w:t>
      </w:r>
      <w:r w:rsidR="00F030D2" w:rsidRPr="002F768E">
        <w:rPr>
          <w:rFonts w:cs="David"/>
          <w:color w:val="000000" w:themeColor="text1"/>
        </w:rPr>
        <w:fldChar w:fldCharType="begin"/>
      </w:r>
      <w:r w:rsidR="00F030D2" w:rsidRPr="002F768E">
        <w:rPr>
          <w:rFonts w:cs="David"/>
          <w:color w:val="000000" w:themeColor="text1"/>
        </w:rPr>
        <w:instrText xml:space="preserve"> REF equation_7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ins w:id="325" w:author="Barak Fishbain" w:date="2019-07-28T17:49:00Z">
        <w:r w:rsidR="007B0BA7" w:rsidRPr="007B0BA7">
          <w:rPr>
            <w:rFonts w:cs="David"/>
            <w:noProof/>
            <w:color w:val="000000" w:themeColor="text1"/>
            <w:rPrChange w:id="326" w:author="Barak Fishbain" w:date="2019-07-28T17:49:00Z">
              <w:rPr>
                <w:rFonts w:cs="David"/>
                <w:noProof/>
                <w:color w:val="000000"/>
              </w:rPr>
            </w:rPrChange>
          </w:rPr>
          <w:t>8</w:t>
        </w:r>
      </w:ins>
      <w:del w:id="327" w:author="Barak Fishbain" w:date="2019-07-28T17:49:00Z">
        <w:r w:rsidR="0056587D" w:rsidRPr="0056587D" w:rsidDel="007B0BA7">
          <w:rPr>
            <w:rFonts w:cs="David"/>
            <w:noProof/>
            <w:color w:val="000000" w:themeColor="text1"/>
          </w:rPr>
          <w:delText>8</w:delText>
        </w:r>
      </w:del>
      <w:r w:rsidR="00F030D2" w:rsidRPr="002F768E">
        <w:rPr>
          <w:rFonts w:cs="David"/>
          <w:color w:val="000000" w:themeColor="text1"/>
        </w:rPr>
        <w:fldChar w:fldCharType="end"/>
      </w:r>
      <w:r w:rsidR="00C2710A" w:rsidRPr="002F768E">
        <w:rPr>
          <w:rFonts w:cs="David"/>
          <w:color w:val="000000" w:themeColor="text1"/>
        </w:rPr>
        <w:t xml:space="preserve">, respectively). </w:t>
      </w:r>
      <w:ins w:id="328" w:author="Barak Fishbain" w:date="2019-07-29T23:03:00Z">
        <w:r w:rsidR="00575656">
          <w:rPr>
            <w:rFonts w:cs="David"/>
            <w:color w:val="000000" w:themeColor="text1"/>
          </w:rPr>
          <w:t xml:space="preserve">The ultimate optimal solution </w:t>
        </w:r>
      </w:ins>
      <w:ins w:id="329" w:author="Barak Fishbain" w:date="2019-07-29T23:04:00Z">
        <w:r w:rsidR="00575656">
          <w:rPr>
            <w:rFonts w:cs="David"/>
            <w:color w:val="000000" w:themeColor="text1"/>
          </w:rPr>
          <w:t xml:space="preserve">in </w:t>
        </w:r>
        <w:r w:rsidR="00575656" w:rsidRPr="00A674D0">
          <w:rPr>
            <w:rFonts w:cs="David"/>
            <w:color w:val="000000" w:themeColor="text1"/>
          </w:rPr>
          <w:t xml:space="preserve">Figure </w:t>
        </w:r>
        <w:r w:rsidR="00575656" w:rsidRPr="00A674D0">
          <w:rPr>
            <w:rFonts w:cs="David"/>
            <w:noProof/>
            <w:color w:val="000000" w:themeColor="text1"/>
          </w:rPr>
          <w:t>3</w:t>
        </w:r>
        <w:r w:rsidR="00575656">
          <w:rPr>
            <w:rFonts w:cs="David"/>
            <w:noProof/>
            <w:color w:val="000000" w:themeColor="text1"/>
          </w:rPr>
          <w:t xml:space="preserve"> </w:t>
        </w:r>
      </w:ins>
      <w:ins w:id="330" w:author="Barak Fishbain" w:date="2019-07-29T23:03:00Z">
        <w:r w:rsidR="00575656">
          <w:rPr>
            <w:rFonts w:cs="David"/>
            <w:color w:val="000000" w:themeColor="text1"/>
          </w:rPr>
          <w:t>would be the most upper left corner of the graph, which represents zero cost and</w:t>
        </w:r>
      </w:ins>
      <w:ins w:id="331" w:author="Barak Fishbain" w:date="2019-07-29T23:04:00Z">
        <w:r w:rsidR="00575656">
          <w:rPr>
            <w:rFonts w:cs="David"/>
            <w:color w:val="000000" w:themeColor="text1"/>
          </w:rPr>
          <w:t xml:space="preserve"> </w:t>
        </w:r>
      </w:ins>
      <w:ins w:id="332" w:author="Barak Fishbain" w:date="2019-07-29T23:05:00Z">
        <w:r w:rsidR="00575656">
          <w:rPr>
            <w:rFonts w:cs="David"/>
            <w:color w:val="000000" w:themeColor="text1"/>
          </w:rPr>
          <w:t xml:space="preserve">highest PED. However, as this goal </w:t>
        </w:r>
        <w:proofErr w:type="spellStart"/>
        <w:r w:rsidR="00575656">
          <w:rPr>
            <w:rFonts w:cs="David"/>
            <w:color w:val="000000" w:themeColor="text1"/>
          </w:rPr>
          <w:t>can not</w:t>
        </w:r>
        <w:proofErr w:type="spellEnd"/>
        <w:r w:rsidR="00575656">
          <w:rPr>
            <w:rFonts w:cs="David"/>
            <w:color w:val="000000" w:themeColor="text1"/>
          </w:rPr>
          <w:t xml:space="preserve"> be achieved due to the </w:t>
        </w:r>
        <w:proofErr w:type="spellStart"/>
        <w:r w:rsidR="00575656">
          <w:rPr>
            <w:rFonts w:cs="David"/>
            <w:color w:val="000000" w:themeColor="text1"/>
          </w:rPr>
          <w:t>constraingts</w:t>
        </w:r>
        <w:proofErr w:type="spellEnd"/>
        <w:r w:rsidR="00575656">
          <w:rPr>
            <w:rFonts w:cs="David"/>
            <w:color w:val="000000" w:themeColor="text1"/>
          </w:rPr>
          <w:t xml:space="preserve"> of the problem, </w:t>
        </w:r>
      </w:ins>
      <w:del w:id="333" w:author="Barak Fishbain" w:date="2019-07-29T23:05:00Z">
        <w:r w:rsidR="007B547B" w:rsidRPr="002F768E" w:rsidDel="00575656">
          <w:rPr>
            <w:rFonts w:cs="David"/>
            <w:color w:val="000000" w:themeColor="text1"/>
          </w:rPr>
          <w:delText>E</w:delText>
        </w:r>
      </w:del>
      <w:ins w:id="334" w:author="Barak Fishbain" w:date="2019-07-29T23:05:00Z">
        <w:r w:rsidR="00575656">
          <w:rPr>
            <w:rFonts w:cs="David"/>
            <w:color w:val="000000" w:themeColor="text1"/>
          </w:rPr>
          <w:t>e</w:t>
        </w:r>
      </w:ins>
      <w:r w:rsidR="007B547B" w:rsidRPr="002F768E">
        <w:rPr>
          <w:rFonts w:cs="David"/>
          <w:color w:val="000000" w:themeColor="text1"/>
        </w:rPr>
        <w:t xml:space="preserve">ach dot </w:t>
      </w:r>
      <w:r w:rsidR="00C661B6" w:rsidRPr="002F768E">
        <w:rPr>
          <w:rFonts w:cs="David"/>
          <w:color w:val="000000" w:themeColor="text1"/>
        </w:rPr>
        <w:t xml:space="preserve">in </w:t>
      </w:r>
      <w:ins w:id="335" w:author="Barak Fishbain" w:date="2019-07-29T23:05:00Z">
        <w:r w:rsidR="00575656" w:rsidRPr="00A674D0">
          <w:rPr>
            <w:rFonts w:cs="David"/>
            <w:color w:val="000000" w:themeColor="text1"/>
          </w:rPr>
          <w:t xml:space="preserve">Figure </w:t>
        </w:r>
        <w:r w:rsidR="00575656" w:rsidRPr="00A674D0">
          <w:rPr>
            <w:rFonts w:cs="David"/>
            <w:noProof/>
            <w:color w:val="000000" w:themeColor="text1"/>
          </w:rPr>
          <w:t>3</w:t>
        </w:r>
      </w:ins>
      <w:del w:id="336" w:author="Barak Fishbain" w:date="2019-07-29T23:05:00Z">
        <w:r w:rsidR="00C661B6" w:rsidRPr="002F768E" w:rsidDel="00575656">
          <w:rPr>
            <w:rFonts w:cs="David"/>
            <w:color w:val="000000" w:themeColor="text1"/>
          </w:rPr>
          <w:delText>Fig.3</w:delText>
        </w:r>
      </w:del>
      <w:r w:rsidR="00C661B6" w:rsidRPr="002F768E">
        <w:rPr>
          <w:rFonts w:cs="David"/>
          <w:color w:val="000000" w:themeColor="text1"/>
        </w:rPr>
        <w:t xml:space="preserve"> </w:t>
      </w:r>
      <w:r w:rsidR="007B547B" w:rsidRPr="002F768E">
        <w:rPr>
          <w:rFonts w:cs="David"/>
          <w:color w:val="000000" w:themeColor="text1"/>
        </w:rPr>
        <w:t xml:space="preserve">represents a non-dominated solution </w:t>
      </w:r>
      <w:r w:rsidR="007B547B">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_Ref14950498 \r \h </w:instrText>
      </w:r>
      <w:r w:rsidR="0021682C">
        <w:rPr>
          <w:rFonts w:cs="David"/>
          <w:color w:val="000000" w:themeColor="text1"/>
        </w:rPr>
      </w:r>
      <w:r w:rsidR="0021682C">
        <w:rPr>
          <w:rFonts w:cs="David"/>
          <w:color w:val="000000" w:themeColor="text1"/>
        </w:rPr>
        <w:fldChar w:fldCharType="separate"/>
      </w:r>
      <w:ins w:id="337" w:author="Barak Fishbain" w:date="2019-07-28T17:49:00Z">
        <w:r w:rsidR="007B0BA7">
          <w:rPr>
            <w:rFonts w:cs="David"/>
            <w:color w:val="000000" w:themeColor="text1"/>
            <w:cs/>
          </w:rPr>
          <w:t>‎</w:t>
        </w:r>
        <w:r w:rsidR="007B0BA7">
          <w:rPr>
            <w:rFonts w:cs="David"/>
            <w:color w:val="000000" w:themeColor="text1"/>
          </w:rPr>
          <w:t>5.1.3</w:t>
        </w:r>
      </w:ins>
      <w:del w:id="338" w:author="Barak Fishbain" w:date="2019-07-28T17:49:00Z">
        <w:r w:rsidR="0056587D" w:rsidDel="007B0BA7">
          <w:rPr>
            <w:rFonts w:cs="David"/>
            <w:color w:val="000000" w:themeColor="text1"/>
            <w:cs/>
          </w:rPr>
          <w:delText>‎</w:delText>
        </w:r>
        <w:r w:rsidR="0056587D" w:rsidDel="007B0BA7">
          <w:rPr>
            <w:rFonts w:cs="David"/>
            <w:color w:val="000000" w:themeColor="text1"/>
          </w:rPr>
          <w:delText>5.1.3</w:delText>
        </w:r>
      </w:del>
      <w:r w:rsidR="0021682C">
        <w:rPr>
          <w:rFonts w:cs="David"/>
          <w:color w:val="000000" w:themeColor="text1"/>
        </w:rPr>
        <w:fldChar w:fldCharType="end"/>
      </w:r>
      <w:r w:rsidR="007B547B">
        <w:rPr>
          <w:rFonts w:cs="David"/>
          <w:color w:val="000000" w:themeColor="text1"/>
        </w:rPr>
        <w:t>)</w:t>
      </w:r>
      <w:r w:rsidR="00FF0024">
        <w:rPr>
          <w:rFonts w:cs="David"/>
          <w:color w:val="000000" w:themeColor="text1"/>
        </w:rPr>
        <w:t>, i.e., an optimal solution for a given number of sensors.</w:t>
      </w:r>
      <w:r w:rsidR="007B547B">
        <w:rPr>
          <w:rFonts w:cs="David"/>
          <w:color w:val="000000" w:themeColor="text1"/>
        </w:rPr>
        <w:t xml:space="preserve"> The conflict between the cost of the network and its performance is reflected in the Pareto frontier - </w:t>
      </w:r>
      <w:r w:rsidR="00F217B0">
        <w:rPr>
          <w:rFonts w:cs="David"/>
          <w:color w:val="000000" w:themeColor="text1"/>
        </w:rPr>
        <w:t>h</w:t>
      </w:r>
      <w:r w:rsidR="00DA259E">
        <w:rPr>
          <w:rFonts w:cs="David"/>
          <w:color w:val="000000" w:themeColor="text1"/>
        </w:rPr>
        <w:t xml:space="preserve">igher PED values and better network performance are achieved by larger number of </w:t>
      </w:r>
      <w:r w:rsidR="00DD2B67">
        <w:rPr>
          <w:rFonts w:cs="David"/>
          <w:color w:val="000000" w:themeColor="text1"/>
        </w:rPr>
        <w:t>sensors but</w:t>
      </w:r>
      <w:r w:rsidR="00FC3993">
        <w:rPr>
          <w:rFonts w:cs="David"/>
          <w:color w:val="000000" w:themeColor="text1"/>
        </w:rPr>
        <w:t xml:space="preserve"> result in a more expensive sensor array.</w:t>
      </w:r>
      <w:r w:rsidR="007B547B">
        <w:rPr>
          <w:rFonts w:cs="David"/>
          <w:color w:val="000000" w:themeColor="text1"/>
        </w:rPr>
        <w:t xml:space="preserve"> </w:t>
      </w:r>
    </w:p>
    <w:p w14:paraId="2B96CF69" w14:textId="4B5DDCB8" w:rsidR="009F0781" w:rsidRDefault="00840693">
      <w:pPr>
        <w:autoSpaceDE w:val="0"/>
        <w:autoSpaceDN w:val="0"/>
        <w:adjustRightInd w:val="0"/>
        <w:ind w:firstLine="720"/>
        <w:rPr>
          <w:ins w:id="339" w:author="Barak Fishbain" w:date="2019-07-29T23:07:00Z"/>
        </w:rPr>
      </w:pPr>
      <w:r>
        <w:rPr>
          <w:noProof/>
        </w:rPr>
        <w:lastRenderedPageBreak/>
        <mc:AlternateContent>
          <mc:Choice Requires="wpg">
            <w:drawing>
              <wp:anchor distT="0" distB="0" distL="114300" distR="114300" simplePos="0" relativeHeight="251677696" behindDoc="1" locked="0" layoutInCell="1" allowOverlap="1" wp14:anchorId="514AA6A2" wp14:editId="786D2835">
                <wp:simplePos x="0" y="0"/>
                <wp:positionH relativeFrom="column">
                  <wp:posOffset>-53975</wp:posOffset>
                </wp:positionH>
                <wp:positionV relativeFrom="paragraph">
                  <wp:posOffset>1437005</wp:posOffset>
                </wp:positionV>
                <wp:extent cx="6151880" cy="3197225"/>
                <wp:effectExtent l="0" t="0" r="0" b="3175"/>
                <wp:wrapTight wrapText="bothSides">
                  <wp:wrapPolygon edited="0">
                    <wp:start x="0" y="0"/>
                    <wp:lineTo x="0" y="17331"/>
                    <wp:lineTo x="178" y="17846"/>
                    <wp:lineTo x="178" y="21536"/>
                    <wp:lineTo x="21538" y="21536"/>
                    <wp:lineTo x="21538" y="17417"/>
                    <wp:lineTo x="21448"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6151880" cy="3197225"/>
                          <a:chOff x="-51969" y="-110622"/>
                          <a:chExt cx="6255989" cy="3347863"/>
                        </a:xfrm>
                      </wpg:grpSpPr>
                      <wpg:grpSp>
                        <wpg:cNvPr id="24" name="Group 24"/>
                        <wpg:cNvGrpSpPr/>
                        <wpg:grpSpPr>
                          <a:xfrm>
                            <a:off x="-51969" y="-110622"/>
                            <a:ext cx="6255989" cy="3347863"/>
                            <a:chOff x="-239670" y="-243210"/>
                            <a:chExt cx="6757441" cy="4089231"/>
                          </a:xfrm>
                        </wpg:grpSpPr>
                        <pic:pic xmlns:pic="http://schemas.openxmlformats.org/drawingml/2006/picture">
                          <pic:nvPicPr>
                            <pic:cNvPr id="8" name="Picture 8"/>
                            <pic:cNvPicPr>
                              <a:picLocks noChangeAspect="1"/>
                            </pic:cNvPicPr>
                          </pic:nvPicPr>
                          <pic:blipFill rotWithShape="1">
                            <a:blip r:embed="rId21" cstate="print">
                              <a:extLst>
                                <a:ext uri="{28A0092B-C50C-407E-A947-70E740481C1C}">
                                  <a14:useLocalDpi xmlns:a14="http://schemas.microsoft.com/office/drawing/2010/main" val="0"/>
                                </a:ext>
                              </a:extLst>
                            </a:blip>
                            <a:srcRect l="5304" t="2769" r="4378" b="2365"/>
                            <a:stretch/>
                          </pic:blipFill>
                          <pic:spPr bwMode="auto">
                            <a:xfrm>
                              <a:off x="-239670" y="-243210"/>
                              <a:ext cx="6702280" cy="3277962"/>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159225" y="3057033"/>
                              <a:ext cx="6676996" cy="788988"/>
                            </a:xfrm>
                            <a:prstGeom prst="rect">
                              <a:avLst/>
                            </a:prstGeom>
                            <a:solidFill>
                              <a:prstClr val="white"/>
                            </a:solidFill>
                            <a:ln>
                              <a:noFill/>
                            </a:ln>
                          </wps:spPr>
                          <wps:txbx>
                            <w:txbxContent>
                              <w:p w14:paraId="5D6F3A21" w14:textId="5A06907A" w:rsidR="004E5132" w:rsidRPr="001E387C" w:rsidRDefault="004E5132" w:rsidP="000B23EA">
                                <w:pPr>
                                  <w:pStyle w:val="Caption"/>
                                  <w:spacing w:line="276" w:lineRule="auto"/>
                                  <w:rPr>
                                    <w:rFonts w:ascii="David" w:hAnsi="David" w:cs="David"/>
                                    <w:i w:val="0"/>
                                    <w:iCs w:val="0"/>
                                    <w:noProof/>
                                    <w:color w:val="000000" w:themeColor="text1"/>
                                    <w:sz w:val="24"/>
                                    <w:szCs w:val="20"/>
                                  </w:rPr>
                                </w:pPr>
                                <w:bookmarkStart w:id="340"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340"/>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2201674" y="40012"/>
                            <a:ext cx="262255" cy="262255"/>
                          </a:xfrm>
                          <a:prstGeom prst="rect">
                            <a:avLst/>
                          </a:prstGeom>
                          <a:noFill/>
                          <a:ln w="6350">
                            <a:solidFill>
                              <a:prstClr val="black"/>
                            </a:solidFill>
                          </a:ln>
                        </wps:spPr>
                        <wps:txbx>
                          <w:txbxContent>
                            <w:p w14:paraId="33F8991B" w14:textId="0DA437A6" w:rsidR="004E5132" w:rsidRPr="002E70FE" w:rsidRDefault="004E5132">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5228053" y="40012"/>
                            <a:ext cx="262255" cy="262255"/>
                          </a:xfrm>
                          <a:prstGeom prst="rect">
                            <a:avLst/>
                          </a:prstGeom>
                          <a:noFill/>
                          <a:ln w="6350">
                            <a:solidFill>
                              <a:prstClr val="black"/>
                            </a:solidFill>
                          </a:ln>
                        </wps:spPr>
                        <wps:txbx>
                          <w:txbxContent>
                            <w:p w14:paraId="10A18B69" w14:textId="6B74CAC2" w:rsidR="004E5132" w:rsidRPr="002E70FE" w:rsidRDefault="004E5132" w:rsidP="002E70FE">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AA6A2" id="Group 16" o:spid="_x0000_s1038" style="position:absolute;left:0;text-align:left;margin-left:-4.25pt;margin-top:113.15pt;width:484.4pt;height:251.75pt;z-index:-251638784;mso-width-relative:margin;mso-height-relative:margin" coordorigin="-519,-1106" coordsize="62559,334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">
                <v:group id="Group 24" o:spid="_x0000_s1039" style="position:absolute;left:-519;top:-1106;width:62559;height:33478" coordorigin="-2396,-2432" coordsize="67574,40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8" o:spid="_x0000_s1040" type="#_x0000_t75" style="position:absolute;left:-2396;top:-2432;width:67022;height:32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">
                    <v:imagedata r:id="rId22" o:title="" croptop="1815f" cropbottom="1550f" cropleft="3476f" cropright="2869f"/>
                  </v:shape>
                  <v:shape id="Text Box 23" o:spid="_x0000_s1041" type="#_x0000_t202" style="position:absolute;left:-1592;top:30570;width:66769;height:7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5A06907A" w:rsidR="004E5132" w:rsidRPr="001E387C" w:rsidRDefault="004E5132" w:rsidP="000B23EA">
                          <w:pPr>
                            <w:pStyle w:val="Caption"/>
                            <w:spacing w:line="276" w:lineRule="auto"/>
                            <w:rPr>
                              <w:rFonts w:ascii="David" w:hAnsi="David" w:cs="David"/>
                              <w:i w:val="0"/>
                              <w:iCs w:val="0"/>
                              <w:noProof/>
                              <w:color w:val="000000" w:themeColor="text1"/>
                              <w:sz w:val="24"/>
                              <w:szCs w:val="20"/>
                            </w:rPr>
                          </w:pPr>
                          <w:bookmarkStart w:id="341"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341"/>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v:textbox>
                  </v:shape>
                </v:group>
                <v:shape id="Text Box 12" o:spid="_x0000_s1042" type="#_x0000_t202" style="position:absolute;left:22016;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" filled="f" strokeweight=".5pt">
                  <v:textbox>
                    <w:txbxContent>
                      <w:p w14:paraId="33F8991B" w14:textId="0DA437A6" w:rsidR="004E5132" w:rsidRPr="002E70FE" w:rsidRDefault="004E5132">
                        <w:pPr>
                          <w:rPr>
                            <w:rFonts w:cs="David"/>
                            <w:color w:val="000000" w:themeColor="text1"/>
                          </w:rPr>
                        </w:pPr>
                        <w:r w:rsidRPr="002E70FE">
                          <w:rPr>
                            <w:rFonts w:cs="David"/>
                            <w:color w:val="000000" w:themeColor="text1"/>
                          </w:rPr>
                          <w:t>a</w:t>
                        </w:r>
                      </w:p>
                    </w:txbxContent>
                  </v:textbox>
                </v:shape>
                <v:shape id="Text Box 13" o:spid="_x0000_s1043" type="#_x0000_t202" style="position:absolute;left:52280;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" filled="f" strokeweight=".5pt">
                  <v:textbox>
                    <w:txbxContent>
                      <w:p w14:paraId="10A18B69" w14:textId="6B74CAC2" w:rsidR="004E5132" w:rsidRPr="002E70FE" w:rsidRDefault="004E5132" w:rsidP="002E70FE">
                        <w:pPr>
                          <w:rPr>
                            <w:rFonts w:cs="David"/>
                            <w:color w:val="000000" w:themeColor="text1"/>
                          </w:rPr>
                        </w:pPr>
                        <w:r>
                          <w:rPr>
                            <w:rFonts w:cs="David"/>
                            <w:color w:val="000000" w:themeColor="text1"/>
                          </w:rPr>
                          <w:t>b</w:t>
                        </w:r>
                      </w:p>
                    </w:txbxContent>
                  </v:textbox>
                </v:shape>
                <w10:wrap type="tight"/>
              </v:group>
            </w:pict>
          </mc:Fallback>
        </mc:AlternateContent>
      </w:r>
      <w:r w:rsidR="00484684">
        <w:rPr>
          <w:rFonts w:cs="David"/>
          <w:color w:val="000000" w:themeColor="text1"/>
        </w:rPr>
        <w:t xml:space="preserve">For the above-mentioned obtained solutions, </w:t>
      </w:r>
      <w:r w:rsidR="00EC0BBB" w:rsidRPr="00EC0BBB">
        <w:rPr>
          <w:rFonts w:cs="David"/>
          <w:color w:val="000000" w:themeColor="text1"/>
        </w:rPr>
        <w:fldChar w:fldCharType="begin"/>
      </w:r>
      <w:r w:rsidR="00EC0BBB" w:rsidRPr="00EC0BBB">
        <w:rPr>
          <w:rFonts w:cs="David"/>
          <w:color w:val="000000" w:themeColor="text1"/>
        </w:rPr>
        <w:instrText xml:space="preserve"> REF figure_4 \h  \* MERGEFORMAT </w:instrText>
      </w:r>
      <w:r w:rsidR="00EC0BBB" w:rsidRPr="00EC0BBB">
        <w:rPr>
          <w:rFonts w:cs="David"/>
          <w:color w:val="000000" w:themeColor="text1"/>
        </w:rPr>
      </w:r>
      <w:r w:rsidR="00EC0BBB" w:rsidRPr="00EC0BBB">
        <w:rPr>
          <w:rFonts w:cs="David"/>
          <w:color w:val="000000" w:themeColor="text1"/>
        </w:rPr>
        <w:fldChar w:fldCharType="separate"/>
      </w:r>
      <w:ins w:id="342" w:author="Barak Fishbain" w:date="2019-07-28T17:49:00Z">
        <w:r w:rsidR="007B0BA7" w:rsidRPr="007B0BA7">
          <w:rPr>
            <w:rFonts w:cs="David"/>
            <w:color w:val="000000" w:themeColor="text1"/>
            <w:rPrChange w:id="343" w:author="Barak Fishbain" w:date="2019-07-28T17:49:00Z">
              <w:rPr>
                <w:rFonts w:cs="David"/>
                <w:b/>
                <w:bCs/>
                <w:i/>
                <w:iCs/>
                <w:color w:val="000000" w:themeColor="text1"/>
                <w:sz w:val="20"/>
                <w:szCs w:val="20"/>
              </w:rPr>
            </w:rPrChange>
          </w:rPr>
          <w:t xml:space="preserve">Figure </w:t>
        </w:r>
        <w:r w:rsidR="007B0BA7" w:rsidRPr="007B0BA7">
          <w:rPr>
            <w:rFonts w:cs="David"/>
            <w:color w:val="000000" w:themeColor="text1"/>
            <w:rPrChange w:id="344" w:author="Barak Fishbain" w:date="2019-07-28T17:49:00Z">
              <w:rPr>
                <w:rFonts w:cs="David"/>
                <w:b/>
                <w:bCs/>
                <w:i/>
                <w:iCs/>
                <w:noProof/>
                <w:color w:val="000000" w:themeColor="text1"/>
                <w:sz w:val="20"/>
                <w:szCs w:val="20"/>
              </w:rPr>
            </w:rPrChange>
          </w:rPr>
          <w:t>4</w:t>
        </w:r>
        <w:r w:rsidR="007B0BA7" w:rsidRPr="007B0BA7">
          <w:rPr>
            <w:rFonts w:cs="David"/>
            <w:color w:val="000000" w:themeColor="text1"/>
            <w:rPrChange w:id="345" w:author="Barak Fishbain" w:date="2019-07-28T17:49:00Z">
              <w:rPr>
                <w:rFonts w:cs="David"/>
                <w:b/>
                <w:bCs/>
                <w:i/>
                <w:iCs/>
                <w:color w:val="000000" w:themeColor="text1"/>
                <w:sz w:val="20"/>
                <w:szCs w:val="20"/>
              </w:rPr>
            </w:rPrChange>
          </w:rPr>
          <w:t>.</w:t>
        </w:r>
        <w:r w:rsidR="007B0BA7" w:rsidRPr="007B0BA7">
          <w:rPr>
            <w:rFonts w:cs="David"/>
            <w:noProof/>
            <w:color w:val="000000" w:themeColor="text1"/>
            <w:rPrChange w:id="346" w:author="Barak Fishbain" w:date="2019-07-28T17:49:00Z">
              <w:rPr>
                <w:rFonts w:cs="David"/>
                <w:b/>
                <w:bCs/>
                <w:i/>
                <w:iCs/>
                <w:color w:val="000000" w:themeColor="text1"/>
                <w:sz w:val="20"/>
                <w:szCs w:val="20"/>
              </w:rPr>
            </w:rPrChange>
          </w:rPr>
          <w:t xml:space="preserve"> </w:t>
        </w:r>
      </w:ins>
      <w:del w:id="347" w:author="Barak Fishbain" w:date="2019-07-28T17:49:00Z">
        <w:r w:rsidR="0056587D" w:rsidRPr="0056587D" w:rsidDel="007B0BA7">
          <w:rPr>
            <w:rFonts w:cs="David" w:hint="cs"/>
            <w:color w:val="000000" w:themeColor="text1"/>
          </w:rPr>
          <w:delText xml:space="preserve">Figure </w:delText>
        </w:r>
        <w:r w:rsidR="0056587D" w:rsidRPr="0056587D" w:rsidDel="007B0BA7">
          <w:rPr>
            <w:rFonts w:cs="David"/>
            <w:color w:val="000000" w:themeColor="text1"/>
          </w:rPr>
          <w:delText>4</w:delText>
        </w:r>
        <w:r w:rsidR="0056587D" w:rsidRPr="0056587D" w:rsidDel="007B0BA7">
          <w:rPr>
            <w:rFonts w:cs="David" w:hint="cs"/>
            <w:color w:val="000000" w:themeColor="text1"/>
          </w:rPr>
          <w:delText>.</w:delText>
        </w:r>
        <w:r w:rsidR="0056587D" w:rsidRPr="0056587D" w:rsidDel="007B0BA7">
          <w:rPr>
            <w:rFonts w:cs="David" w:hint="cs"/>
            <w:noProof/>
            <w:color w:val="000000" w:themeColor="text1"/>
          </w:rPr>
          <w:delText xml:space="preserve"> </w:delText>
        </w:r>
      </w:del>
      <w:r w:rsidR="00EC0BBB" w:rsidRPr="00EC0BBB">
        <w:rPr>
          <w:rFonts w:cs="David"/>
          <w:color w:val="000000" w:themeColor="text1"/>
        </w:rPr>
        <w:fldChar w:fldCharType="end"/>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B42C77">
        <w:rPr>
          <w:rFonts w:cs="David"/>
          <w:color w:val="000000" w:themeColor="text1"/>
        </w:rPr>
        <w:t>.</w:t>
      </w:r>
      <w:r w:rsidR="00D24E1C">
        <w:rPr>
          <w:rFonts w:cs="David"/>
          <w:color w:val="000000" w:themeColor="text1"/>
        </w:rPr>
        <w:t xml:space="preserve"> </w:t>
      </w:r>
      <w:r w:rsidR="00A85C01">
        <w:rPr>
          <w:rFonts w:cs="David"/>
          <w:color w:val="000000" w:themeColor="text1"/>
        </w:rPr>
        <w:t xml:space="preserve">Each </w:t>
      </w:r>
      <w:r w:rsidR="00A85C01" w:rsidRPr="002F768E">
        <w:rPr>
          <w:rFonts w:cs="David"/>
          <w:color w:val="000000" w:themeColor="text1"/>
        </w:rPr>
        <w:t>colored</w:t>
      </w:r>
      <w:r w:rsidR="00B42C77" w:rsidRPr="002F768E">
        <w:rPr>
          <w:rFonts w:cs="David"/>
          <w:color w:val="000000" w:themeColor="text1"/>
        </w:rPr>
        <w:t xml:space="preserve"> pixel on the </w:t>
      </w:r>
      <w:r w:rsidR="00B42C77" w:rsidRPr="002F768E">
        <w:rPr>
          <w:rFonts w:cs="David" w:hint="cs"/>
          <w:color w:val="000000" w:themeColor="text1"/>
        </w:rPr>
        <w:t>1000x10</w:t>
      </w:r>
      <w:del w:id="348" w:author="ss kk" w:date="2019-07-26T12:50:00Z">
        <w:r w:rsidR="009A4BE1" w:rsidDel="00132890">
          <w:rPr>
            <w:rFonts w:cs="David"/>
            <w:color w:val="000000" w:themeColor="text1"/>
          </w:rPr>
          <w:tab/>
        </w:r>
      </w:del>
      <w:r w:rsidR="00B42C77" w:rsidRPr="002F768E">
        <w:rPr>
          <w:rFonts w:cs="David" w:hint="cs"/>
          <w:color w:val="000000" w:themeColor="text1"/>
        </w:rPr>
        <w:t xml:space="preserve">00 </w:t>
      </w:r>
      <w:r w:rsidR="00B42C77" w:rsidRPr="002F768E">
        <w:rPr>
          <w:rFonts w:cs="David"/>
          <w:color w:val="000000" w:themeColor="text1"/>
        </w:rPr>
        <w:t>m simulation</w:t>
      </w:r>
      <w:r w:rsidR="0080377F" w:rsidRPr="002F768E">
        <w:rPr>
          <w:rFonts w:cs="David"/>
          <w:color w:val="000000" w:themeColor="text1"/>
        </w:rPr>
        <w:t>-</w:t>
      </w:r>
      <w:r w:rsidR="00B42C77" w:rsidRPr="002F768E">
        <w:rPr>
          <w:rFonts w:cs="David"/>
          <w:color w:val="000000" w:themeColor="text1"/>
        </w:rPr>
        <w:t>map</w:t>
      </w:r>
      <w:r w:rsidR="00A85C01" w:rsidRPr="002F768E">
        <w:rPr>
          <w:rFonts w:cs="David"/>
          <w:color w:val="000000" w:themeColor="text1"/>
        </w:rPr>
        <w:t xml:space="preserve"> represent</w:t>
      </w:r>
      <w:r w:rsidR="007130A6" w:rsidRPr="002F768E">
        <w:rPr>
          <w:rFonts w:cs="David"/>
          <w:color w:val="000000" w:themeColor="text1"/>
        </w:rPr>
        <w:t>s</w:t>
      </w:r>
      <w:r w:rsidR="00B42C77" w:rsidRPr="002F768E">
        <w:rPr>
          <w:rFonts w:cs="David"/>
          <w:color w:val="000000" w:themeColor="text1"/>
        </w:rPr>
        <w:t xml:space="preserve"> </w:t>
      </w:r>
      <w:r w:rsidR="008B37F5" w:rsidRPr="002F768E">
        <w:rPr>
          <w:rFonts w:cs="David"/>
          <w:color w:val="000000" w:themeColor="text1"/>
        </w:rPr>
        <w:t xml:space="preserve">the percentage of solutions </w:t>
      </w:r>
      <w:r w:rsidR="00C24457" w:rsidRPr="002F768E">
        <w:rPr>
          <w:rFonts w:cs="David"/>
          <w:color w:val="000000" w:themeColor="text1"/>
        </w:rPr>
        <w:t>a sensor was placed at that specific</w:t>
      </w:r>
      <w:r w:rsidR="008B37F5" w:rsidRPr="002F768E">
        <w:rPr>
          <w:rFonts w:cs="David"/>
          <w:color w:val="000000" w:themeColor="text1"/>
        </w:rPr>
        <w:t xml:space="preserve"> location</w:t>
      </w:r>
      <w:r w:rsidR="00D24E1C" w:rsidRPr="002F768E">
        <w:rPr>
          <w:rFonts w:cs="David"/>
          <w:color w:val="000000" w:themeColor="text1"/>
        </w:rPr>
        <w:t>.</w:t>
      </w:r>
      <w:r w:rsidR="002D0D93" w:rsidRPr="002F768E">
        <w:rPr>
          <w:rFonts w:cs="David"/>
          <w:color w:val="000000" w:themeColor="text1"/>
        </w:rPr>
        <w:t xml:space="preserve"> </w:t>
      </w:r>
      <w:r w:rsidR="009E5D54" w:rsidRPr="002F768E">
        <w:rPr>
          <w:rFonts w:cs="David"/>
          <w:color w:val="000000" w:themeColor="text1"/>
        </w:rPr>
        <w:t xml:space="preserve">It can be seen that the two objectives -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9E5D54" w:rsidRPr="002F768E">
        <w:rPr>
          <w:rFonts w:cs="David"/>
          <w:color w:val="000000" w:themeColor="text1"/>
        </w:rPr>
        <w:fldChar w:fldCharType="begin"/>
      </w:r>
      <w:r w:rsidR="009E5D54" w:rsidRPr="002F768E">
        <w:rPr>
          <w:rFonts w:cs="David"/>
          <w:color w:val="000000" w:themeColor="text1"/>
        </w:rPr>
        <w:instrText xml:space="preserve"> REF figure_4 \h  \* MERGEFORMAT </w:instrText>
      </w:r>
      <w:r w:rsidR="009E5D54" w:rsidRPr="002F768E">
        <w:rPr>
          <w:rFonts w:cs="David"/>
          <w:color w:val="000000" w:themeColor="text1"/>
        </w:rPr>
      </w:r>
      <w:r w:rsidR="009E5D54" w:rsidRPr="002F768E">
        <w:rPr>
          <w:rFonts w:cs="David"/>
          <w:color w:val="000000" w:themeColor="text1"/>
        </w:rPr>
        <w:fldChar w:fldCharType="separate"/>
      </w:r>
      <w:ins w:id="349" w:author="Barak Fishbain" w:date="2019-07-28T17:49:00Z">
        <w:r w:rsidR="007B0BA7" w:rsidRPr="007B0BA7">
          <w:rPr>
            <w:rFonts w:cs="David"/>
            <w:color w:val="000000" w:themeColor="text1"/>
            <w:rPrChange w:id="350" w:author="Barak Fishbain" w:date="2019-07-28T17:49:00Z">
              <w:rPr>
                <w:rFonts w:cs="David"/>
                <w:b/>
                <w:bCs/>
                <w:i/>
                <w:iCs/>
                <w:color w:val="000000" w:themeColor="text1"/>
                <w:sz w:val="20"/>
                <w:szCs w:val="20"/>
              </w:rPr>
            </w:rPrChange>
          </w:rPr>
          <w:t xml:space="preserve">Figure </w:t>
        </w:r>
        <w:r w:rsidR="007B0BA7" w:rsidRPr="007B0BA7">
          <w:rPr>
            <w:rFonts w:cs="David"/>
            <w:color w:val="000000" w:themeColor="text1"/>
            <w:rPrChange w:id="351" w:author="Barak Fishbain" w:date="2019-07-28T17:49:00Z">
              <w:rPr>
                <w:rFonts w:cs="David"/>
                <w:b/>
                <w:bCs/>
                <w:i/>
                <w:iCs/>
                <w:noProof/>
                <w:color w:val="000000" w:themeColor="text1"/>
                <w:sz w:val="20"/>
                <w:szCs w:val="20"/>
              </w:rPr>
            </w:rPrChange>
          </w:rPr>
          <w:t>4</w:t>
        </w:r>
        <w:r w:rsidR="007B0BA7" w:rsidRPr="007B0BA7">
          <w:rPr>
            <w:rFonts w:cs="David"/>
            <w:color w:val="000000" w:themeColor="text1"/>
            <w:rPrChange w:id="352" w:author="Barak Fishbain" w:date="2019-07-28T17:49:00Z">
              <w:rPr>
                <w:rFonts w:cs="David"/>
                <w:b/>
                <w:bCs/>
                <w:i/>
                <w:iCs/>
                <w:color w:val="000000" w:themeColor="text1"/>
                <w:sz w:val="20"/>
                <w:szCs w:val="20"/>
              </w:rPr>
            </w:rPrChange>
          </w:rPr>
          <w:t>.</w:t>
        </w:r>
        <w:r w:rsidR="007B0BA7" w:rsidRPr="007B0BA7">
          <w:rPr>
            <w:rFonts w:cs="David"/>
            <w:noProof/>
            <w:color w:val="000000" w:themeColor="text1"/>
            <w:rPrChange w:id="353" w:author="Barak Fishbain" w:date="2019-07-28T17:49:00Z">
              <w:rPr>
                <w:rFonts w:cs="David"/>
                <w:b/>
                <w:bCs/>
                <w:i/>
                <w:iCs/>
                <w:color w:val="000000" w:themeColor="text1"/>
                <w:sz w:val="20"/>
                <w:szCs w:val="20"/>
              </w:rPr>
            </w:rPrChange>
          </w:rPr>
          <w:t xml:space="preserve"> </w:t>
        </w:r>
      </w:ins>
      <w:del w:id="354" w:author="Barak Fishbain" w:date="2019-07-28T17:49:00Z">
        <w:r w:rsidR="0056587D" w:rsidRPr="0056587D" w:rsidDel="007B0BA7">
          <w:rPr>
            <w:rFonts w:cs="David" w:hint="cs"/>
            <w:color w:val="000000" w:themeColor="text1"/>
          </w:rPr>
          <w:delText xml:space="preserve">Figure </w:delText>
        </w:r>
        <w:r w:rsidR="0056587D" w:rsidRPr="0056587D" w:rsidDel="007B0BA7">
          <w:rPr>
            <w:rFonts w:cs="David"/>
            <w:color w:val="000000" w:themeColor="text1"/>
          </w:rPr>
          <w:delText>4</w:delText>
        </w:r>
        <w:r w:rsidR="0056587D" w:rsidRPr="0056587D" w:rsidDel="007B0BA7">
          <w:rPr>
            <w:rFonts w:cs="David" w:hint="cs"/>
            <w:color w:val="000000" w:themeColor="text1"/>
          </w:rPr>
          <w:delText>.</w:delText>
        </w:r>
        <w:r w:rsidR="0056587D" w:rsidRPr="0056587D" w:rsidDel="007B0BA7">
          <w:rPr>
            <w:rFonts w:cs="David" w:hint="cs"/>
            <w:noProof/>
            <w:color w:val="000000" w:themeColor="text1"/>
          </w:rPr>
          <w:delText xml:space="preserve"> </w:delText>
        </w:r>
      </w:del>
      <w:r w:rsidR="009E5D54" w:rsidRPr="002F768E">
        <w:rPr>
          <w:rFonts w:cs="David"/>
          <w:color w:val="000000" w:themeColor="text1"/>
        </w:rPr>
        <w:fldChar w:fldCharType="end"/>
      </w:r>
      <w:r w:rsidR="00545613" w:rsidRPr="002F768E">
        <w:rPr>
          <w:rFonts w:cs="David"/>
          <w:color w:val="000000" w:themeColor="text1"/>
        </w:rPr>
        <w:t xml:space="preserve">) </w:t>
      </w:r>
      <w:r w:rsidR="009E5D54" w:rsidRPr="002F768E">
        <w:rPr>
          <w:rFonts w:cs="David"/>
          <w:color w:val="000000" w:themeColor="text1"/>
        </w:rPr>
        <w:t>and</w:t>
      </w:r>
      <w:r w:rsidR="00545613" w:rsidRPr="002F768E">
        <w:rPr>
          <w:rFonts w:cs="David"/>
          <w:color w:val="000000" w:themeColor="text1"/>
        </w:rPr>
        <w:t xml:space="preserve"> </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9E5D54" w:rsidRPr="002F768E">
        <w:rPr>
          <w:rFonts w:cs="David"/>
          <w:color w:val="000000" w:themeColor="text1"/>
        </w:rPr>
        <w:fldChar w:fldCharType="begin"/>
      </w:r>
      <w:r w:rsidR="009E5D54" w:rsidRPr="002F768E">
        <w:rPr>
          <w:rFonts w:cs="David"/>
          <w:color w:val="000000" w:themeColor="text1"/>
        </w:rPr>
        <w:instrText xml:space="preserve"> REF figure_4 \h  \* MERGEFORMAT </w:instrText>
      </w:r>
      <w:r w:rsidR="009E5D54" w:rsidRPr="002F768E">
        <w:rPr>
          <w:rFonts w:cs="David"/>
          <w:color w:val="000000" w:themeColor="text1"/>
        </w:rPr>
      </w:r>
      <w:r w:rsidR="009E5D54" w:rsidRPr="002F768E">
        <w:rPr>
          <w:rFonts w:cs="David"/>
          <w:color w:val="000000" w:themeColor="text1"/>
        </w:rPr>
        <w:fldChar w:fldCharType="separate"/>
      </w:r>
      <w:ins w:id="355" w:author="Barak Fishbain" w:date="2019-07-28T17:49:00Z">
        <w:r w:rsidR="007B0BA7" w:rsidRPr="007B0BA7">
          <w:rPr>
            <w:rFonts w:cs="David"/>
            <w:color w:val="000000" w:themeColor="text1"/>
            <w:rPrChange w:id="356" w:author="Barak Fishbain" w:date="2019-07-28T17:49:00Z">
              <w:rPr>
                <w:rFonts w:cs="David"/>
                <w:b/>
                <w:bCs/>
                <w:i/>
                <w:iCs/>
                <w:color w:val="000000" w:themeColor="text1"/>
                <w:sz w:val="20"/>
                <w:szCs w:val="20"/>
              </w:rPr>
            </w:rPrChange>
          </w:rPr>
          <w:t xml:space="preserve">Figure </w:t>
        </w:r>
        <w:r w:rsidR="007B0BA7" w:rsidRPr="007B0BA7">
          <w:rPr>
            <w:rFonts w:cs="David"/>
            <w:color w:val="000000" w:themeColor="text1"/>
            <w:rPrChange w:id="357" w:author="Barak Fishbain" w:date="2019-07-28T17:49:00Z">
              <w:rPr>
                <w:rFonts w:cs="David"/>
                <w:b/>
                <w:bCs/>
                <w:i/>
                <w:iCs/>
                <w:noProof/>
                <w:color w:val="000000" w:themeColor="text1"/>
                <w:sz w:val="20"/>
                <w:szCs w:val="20"/>
              </w:rPr>
            </w:rPrChange>
          </w:rPr>
          <w:t>4</w:t>
        </w:r>
        <w:r w:rsidR="007B0BA7" w:rsidRPr="007B0BA7">
          <w:rPr>
            <w:rFonts w:cs="David"/>
            <w:color w:val="000000" w:themeColor="text1"/>
            <w:rPrChange w:id="358" w:author="Barak Fishbain" w:date="2019-07-28T17:49:00Z">
              <w:rPr>
                <w:rFonts w:cs="David"/>
                <w:b/>
                <w:bCs/>
                <w:i/>
                <w:iCs/>
                <w:color w:val="000000" w:themeColor="text1"/>
                <w:sz w:val="20"/>
                <w:szCs w:val="20"/>
              </w:rPr>
            </w:rPrChange>
          </w:rPr>
          <w:t>.</w:t>
        </w:r>
        <w:r w:rsidR="007B0BA7" w:rsidRPr="007B0BA7">
          <w:rPr>
            <w:rFonts w:cs="David"/>
            <w:noProof/>
            <w:color w:val="000000" w:themeColor="text1"/>
            <w:rPrChange w:id="359" w:author="Barak Fishbain" w:date="2019-07-28T17:49:00Z">
              <w:rPr>
                <w:rFonts w:cs="David"/>
                <w:b/>
                <w:bCs/>
                <w:i/>
                <w:iCs/>
                <w:color w:val="000000" w:themeColor="text1"/>
                <w:sz w:val="20"/>
                <w:szCs w:val="20"/>
              </w:rPr>
            </w:rPrChange>
          </w:rPr>
          <w:t xml:space="preserve"> </w:t>
        </w:r>
      </w:ins>
      <w:del w:id="360" w:author="Barak Fishbain" w:date="2019-07-28T17:49:00Z">
        <w:r w:rsidR="0056587D" w:rsidRPr="0056587D" w:rsidDel="007B0BA7">
          <w:rPr>
            <w:rFonts w:cs="David" w:hint="cs"/>
            <w:color w:val="000000" w:themeColor="text1"/>
          </w:rPr>
          <w:delText xml:space="preserve">Figure </w:delText>
        </w:r>
        <w:r w:rsidR="0056587D" w:rsidRPr="0056587D" w:rsidDel="007B0BA7">
          <w:rPr>
            <w:rFonts w:cs="David"/>
            <w:color w:val="000000" w:themeColor="text1"/>
          </w:rPr>
          <w:delText>4</w:delText>
        </w:r>
        <w:r w:rsidR="0056587D" w:rsidRPr="0056587D" w:rsidDel="007B0BA7">
          <w:rPr>
            <w:rFonts w:cs="David" w:hint="cs"/>
            <w:color w:val="000000" w:themeColor="text1"/>
          </w:rPr>
          <w:delText>.</w:delText>
        </w:r>
        <w:r w:rsidR="0056587D" w:rsidRPr="0056587D" w:rsidDel="007B0BA7">
          <w:rPr>
            <w:rFonts w:cs="David" w:hint="cs"/>
            <w:noProof/>
            <w:color w:val="000000" w:themeColor="text1"/>
          </w:rPr>
          <w:delText xml:space="preserve"> </w:delText>
        </w:r>
      </w:del>
      <w:r w:rsidR="009E5D54" w:rsidRPr="002F768E">
        <w:rPr>
          <w:rFonts w:cs="David"/>
          <w:color w:val="000000" w:themeColor="text1"/>
        </w:rPr>
        <w:fldChar w:fldCharType="end"/>
      </w:r>
      <w:r w:rsidR="00545613" w:rsidRPr="002F768E">
        <w:rPr>
          <w:rFonts w:cs="David"/>
          <w:color w:val="000000" w:themeColor="text1"/>
        </w:rPr>
        <w:t>)</w:t>
      </w:r>
      <w:r w:rsidR="009E5D54" w:rsidRPr="002F768E">
        <w:rPr>
          <w:rFonts w:cs="David"/>
          <w:color w:val="000000" w:themeColor="text1"/>
        </w:rPr>
        <w:t xml:space="preserve"> </w:t>
      </w:r>
      <w:r w:rsidR="00626C97" w:rsidRPr="002F768E">
        <w:rPr>
          <w:rFonts w:cs="David"/>
          <w:color w:val="000000" w:themeColor="text1"/>
        </w:rPr>
        <w:t xml:space="preserve">generate </w:t>
      </w:r>
      <w:r w:rsidR="009E5D54" w:rsidRPr="002F768E">
        <w:rPr>
          <w:rFonts w:cs="David"/>
          <w:color w:val="000000" w:themeColor="text1"/>
        </w:rPr>
        <w:t xml:space="preserve">quite </w:t>
      </w:r>
      <w:r w:rsidR="0080066D">
        <w:rPr>
          <w:rFonts w:cs="David"/>
          <w:color w:val="000000" w:themeColor="text1"/>
        </w:rPr>
        <w:t>similar</w:t>
      </w:r>
      <w:r w:rsidR="009E5D54">
        <w:rPr>
          <w:rFonts w:cs="David"/>
          <w:color w:val="000000" w:themeColor="text1"/>
        </w:rPr>
        <w:t xml:space="preserve"> preferable locations, though some </w:t>
      </w:r>
      <w:r w:rsidR="008608AE">
        <w:rPr>
          <w:rFonts w:cs="David"/>
          <w:color w:val="000000" w:themeColor="text1"/>
        </w:rPr>
        <w:t xml:space="preserve">differences are seen; in </w:t>
      </w:r>
      <w:r w:rsidR="008608AE" w:rsidRPr="00EC0BBB">
        <w:rPr>
          <w:rFonts w:cs="David"/>
          <w:color w:val="000000" w:themeColor="text1"/>
        </w:rPr>
        <w:fldChar w:fldCharType="begin"/>
      </w:r>
      <w:r w:rsidR="008608AE" w:rsidRPr="00EC0BBB">
        <w:rPr>
          <w:rFonts w:cs="David"/>
          <w:color w:val="000000" w:themeColor="text1"/>
        </w:rPr>
        <w:instrText xml:space="preserve"> REF figure_4 \h  \* MERGEFORMAT </w:instrText>
      </w:r>
      <w:r w:rsidR="008608AE" w:rsidRPr="00EC0BBB">
        <w:rPr>
          <w:rFonts w:cs="David"/>
          <w:color w:val="000000" w:themeColor="text1"/>
        </w:rPr>
      </w:r>
      <w:r w:rsidR="008608AE" w:rsidRPr="00EC0BBB">
        <w:rPr>
          <w:rFonts w:cs="David"/>
          <w:color w:val="000000" w:themeColor="text1"/>
        </w:rPr>
        <w:fldChar w:fldCharType="separate"/>
      </w:r>
      <w:ins w:id="361" w:author="Barak Fishbain" w:date="2019-07-28T17:49:00Z">
        <w:r w:rsidR="007B0BA7" w:rsidRPr="007B0BA7">
          <w:rPr>
            <w:rFonts w:cs="David"/>
            <w:color w:val="000000" w:themeColor="text1"/>
            <w:rPrChange w:id="362" w:author="Barak Fishbain" w:date="2019-07-28T17:49:00Z">
              <w:rPr>
                <w:rFonts w:cs="David"/>
                <w:b/>
                <w:bCs/>
                <w:i/>
                <w:iCs/>
                <w:color w:val="000000" w:themeColor="text1"/>
                <w:sz w:val="20"/>
                <w:szCs w:val="20"/>
              </w:rPr>
            </w:rPrChange>
          </w:rPr>
          <w:t xml:space="preserve">Figure </w:t>
        </w:r>
        <w:r w:rsidR="007B0BA7" w:rsidRPr="007B0BA7">
          <w:rPr>
            <w:rFonts w:cs="David"/>
            <w:color w:val="000000" w:themeColor="text1"/>
            <w:rPrChange w:id="363" w:author="Barak Fishbain" w:date="2019-07-28T17:49:00Z">
              <w:rPr>
                <w:rFonts w:cs="David"/>
                <w:b/>
                <w:bCs/>
                <w:i/>
                <w:iCs/>
                <w:noProof/>
                <w:color w:val="000000" w:themeColor="text1"/>
                <w:sz w:val="20"/>
                <w:szCs w:val="20"/>
              </w:rPr>
            </w:rPrChange>
          </w:rPr>
          <w:t>4</w:t>
        </w:r>
        <w:r w:rsidR="007B0BA7" w:rsidRPr="007B0BA7">
          <w:rPr>
            <w:rFonts w:cs="David"/>
            <w:color w:val="000000" w:themeColor="text1"/>
            <w:rPrChange w:id="364" w:author="Barak Fishbain" w:date="2019-07-28T17:49:00Z">
              <w:rPr>
                <w:rFonts w:cs="David"/>
                <w:b/>
                <w:bCs/>
                <w:i/>
                <w:iCs/>
                <w:color w:val="000000" w:themeColor="text1"/>
                <w:sz w:val="20"/>
                <w:szCs w:val="20"/>
              </w:rPr>
            </w:rPrChange>
          </w:rPr>
          <w:t>.</w:t>
        </w:r>
        <w:r w:rsidR="007B0BA7" w:rsidRPr="007B0BA7">
          <w:rPr>
            <w:rFonts w:cs="David"/>
            <w:noProof/>
            <w:color w:val="000000" w:themeColor="text1"/>
            <w:rPrChange w:id="365" w:author="Barak Fishbain" w:date="2019-07-28T17:49:00Z">
              <w:rPr>
                <w:rFonts w:cs="David"/>
                <w:b/>
                <w:bCs/>
                <w:i/>
                <w:iCs/>
                <w:color w:val="000000" w:themeColor="text1"/>
                <w:sz w:val="20"/>
                <w:szCs w:val="20"/>
              </w:rPr>
            </w:rPrChange>
          </w:rPr>
          <w:t xml:space="preserve"> </w:t>
        </w:r>
      </w:ins>
      <w:del w:id="366" w:author="Barak Fishbain" w:date="2019-07-28T17:49:00Z">
        <w:r w:rsidR="0056587D" w:rsidRPr="0056587D" w:rsidDel="007B0BA7">
          <w:rPr>
            <w:rFonts w:cs="David" w:hint="cs"/>
            <w:color w:val="000000" w:themeColor="text1"/>
          </w:rPr>
          <w:delText xml:space="preserve">Figure </w:delText>
        </w:r>
        <w:r w:rsidR="0056587D" w:rsidRPr="0056587D" w:rsidDel="007B0BA7">
          <w:rPr>
            <w:rFonts w:cs="David"/>
            <w:color w:val="000000" w:themeColor="text1"/>
          </w:rPr>
          <w:delText>4</w:delText>
        </w:r>
        <w:r w:rsidR="0056587D" w:rsidRPr="0056587D" w:rsidDel="007B0BA7">
          <w:rPr>
            <w:rFonts w:cs="David" w:hint="cs"/>
            <w:color w:val="000000" w:themeColor="text1"/>
          </w:rPr>
          <w:delText>.</w:delText>
        </w:r>
        <w:r w:rsidR="0056587D" w:rsidRPr="0056587D" w:rsidDel="007B0BA7">
          <w:rPr>
            <w:rFonts w:cs="David" w:hint="cs"/>
            <w:noProof/>
            <w:color w:val="000000" w:themeColor="text1"/>
          </w:rPr>
          <w:delText xml:space="preserve"> </w:delText>
        </w:r>
      </w:del>
      <w:r w:rsidR="008608AE" w:rsidRPr="00EC0BBB">
        <w:rPr>
          <w:rFonts w:cs="David"/>
          <w:color w:val="000000" w:themeColor="text1"/>
        </w:rPr>
        <w:fldChar w:fldCharType="end"/>
      </w:r>
      <w:r w:rsidR="008608AE">
        <w:rPr>
          <w:rFonts w:cs="David"/>
          <w:color w:val="000000" w:themeColor="text1"/>
        </w:rPr>
        <w:t xml:space="preserve"> </w:t>
      </w:r>
      <w:r w:rsidR="004561D4">
        <w:rPr>
          <w:rFonts w:cs="David"/>
          <w:color w:val="000000" w:themeColor="text1"/>
        </w:rPr>
        <w:t xml:space="preserve">for example, the most preferable places (colored in dark blue) are between </w:t>
      </w:r>
      <w:r w:rsidR="00673AEA">
        <w:rPr>
          <w:rFonts w:cs="David"/>
          <w:color w:val="000000" w:themeColor="text1"/>
        </w:rPr>
        <w:t xml:space="preserve">sources </w:t>
      </w:r>
      <w:r w:rsidR="004561D4">
        <w:rPr>
          <w:rFonts w:cs="David"/>
          <w:color w:val="000000" w:themeColor="text1"/>
        </w:rPr>
        <w:t xml:space="preserve">and as close as possible to </w:t>
      </w:r>
      <w:r w:rsidR="00163114">
        <w:rPr>
          <w:rFonts w:cs="David"/>
          <w:color w:val="000000" w:themeColor="text1"/>
        </w:rPr>
        <w:t>a</w:t>
      </w:r>
      <w:r w:rsidR="00673AEA">
        <w:rPr>
          <w:rFonts w:cs="David"/>
          <w:color w:val="000000" w:themeColor="text1"/>
        </w:rPr>
        <w:t xml:space="preserve"> </w:t>
      </w:r>
      <w:r w:rsidR="004561D4">
        <w:rPr>
          <w:rFonts w:cs="David"/>
          <w:color w:val="000000" w:themeColor="text1"/>
        </w:rPr>
        <w:t xml:space="preserve">source. </w:t>
      </w:r>
      <w:r w:rsidR="00673AEA">
        <w:rPr>
          <w:rFonts w:cs="David"/>
          <w:color w:val="000000" w:themeColor="text1"/>
        </w:rPr>
        <w:t xml:space="preserve">In </w:t>
      </w:r>
      <w:r w:rsidR="00673AEA" w:rsidRPr="00EC0BBB">
        <w:rPr>
          <w:rFonts w:cs="David"/>
          <w:color w:val="000000" w:themeColor="text1"/>
        </w:rPr>
        <w:fldChar w:fldCharType="begin"/>
      </w:r>
      <w:r w:rsidR="00673AEA" w:rsidRPr="00EC0BBB">
        <w:rPr>
          <w:rFonts w:cs="David"/>
          <w:color w:val="000000" w:themeColor="text1"/>
        </w:rPr>
        <w:instrText xml:space="preserve"> REF figure_4 \h  \* MERGEFORMAT </w:instrText>
      </w:r>
      <w:r w:rsidR="00673AEA" w:rsidRPr="00EC0BBB">
        <w:rPr>
          <w:rFonts w:cs="David"/>
          <w:color w:val="000000" w:themeColor="text1"/>
        </w:rPr>
      </w:r>
      <w:r w:rsidR="00673AEA" w:rsidRPr="00EC0BBB">
        <w:rPr>
          <w:rFonts w:cs="David"/>
          <w:color w:val="000000" w:themeColor="text1"/>
        </w:rPr>
        <w:fldChar w:fldCharType="separate"/>
      </w:r>
      <w:ins w:id="367" w:author="Barak Fishbain" w:date="2019-07-28T17:49:00Z">
        <w:r w:rsidR="007B0BA7" w:rsidRPr="007B0BA7">
          <w:rPr>
            <w:rFonts w:cs="David"/>
            <w:color w:val="000000" w:themeColor="text1"/>
            <w:rPrChange w:id="368" w:author="Barak Fishbain" w:date="2019-07-28T17:49:00Z">
              <w:rPr>
                <w:rFonts w:cs="David"/>
                <w:b/>
                <w:bCs/>
                <w:i/>
                <w:iCs/>
                <w:color w:val="000000" w:themeColor="text1"/>
                <w:sz w:val="20"/>
                <w:szCs w:val="20"/>
              </w:rPr>
            </w:rPrChange>
          </w:rPr>
          <w:t xml:space="preserve">Figure </w:t>
        </w:r>
        <w:r w:rsidR="007B0BA7" w:rsidRPr="007B0BA7">
          <w:rPr>
            <w:rFonts w:cs="David"/>
            <w:color w:val="000000" w:themeColor="text1"/>
            <w:rPrChange w:id="369" w:author="Barak Fishbain" w:date="2019-07-28T17:49:00Z">
              <w:rPr>
                <w:rFonts w:cs="David"/>
                <w:b/>
                <w:bCs/>
                <w:i/>
                <w:iCs/>
                <w:noProof/>
                <w:color w:val="000000" w:themeColor="text1"/>
                <w:sz w:val="20"/>
                <w:szCs w:val="20"/>
              </w:rPr>
            </w:rPrChange>
          </w:rPr>
          <w:t>4</w:t>
        </w:r>
        <w:r w:rsidR="007B0BA7" w:rsidRPr="007B0BA7">
          <w:rPr>
            <w:rFonts w:cs="David"/>
            <w:color w:val="000000" w:themeColor="text1"/>
            <w:rPrChange w:id="370" w:author="Barak Fishbain" w:date="2019-07-28T17:49:00Z">
              <w:rPr>
                <w:rFonts w:cs="David"/>
                <w:b/>
                <w:bCs/>
                <w:i/>
                <w:iCs/>
                <w:color w:val="000000" w:themeColor="text1"/>
                <w:sz w:val="20"/>
                <w:szCs w:val="20"/>
              </w:rPr>
            </w:rPrChange>
          </w:rPr>
          <w:t>.</w:t>
        </w:r>
        <w:r w:rsidR="007B0BA7" w:rsidRPr="007B0BA7">
          <w:rPr>
            <w:rFonts w:cs="David"/>
            <w:noProof/>
            <w:color w:val="000000" w:themeColor="text1"/>
            <w:rPrChange w:id="371" w:author="Barak Fishbain" w:date="2019-07-28T17:49:00Z">
              <w:rPr>
                <w:rFonts w:cs="David"/>
                <w:b/>
                <w:bCs/>
                <w:i/>
                <w:iCs/>
                <w:color w:val="000000" w:themeColor="text1"/>
                <w:sz w:val="20"/>
                <w:szCs w:val="20"/>
              </w:rPr>
            </w:rPrChange>
          </w:rPr>
          <w:t xml:space="preserve"> </w:t>
        </w:r>
      </w:ins>
      <w:del w:id="372" w:author="Barak Fishbain" w:date="2019-07-28T17:49:00Z">
        <w:r w:rsidR="0056587D" w:rsidRPr="0056587D" w:rsidDel="007B0BA7">
          <w:rPr>
            <w:rFonts w:cs="David" w:hint="cs"/>
            <w:color w:val="000000" w:themeColor="text1"/>
          </w:rPr>
          <w:delText xml:space="preserve">Figure </w:delText>
        </w:r>
        <w:r w:rsidR="0056587D" w:rsidRPr="0056587D" w:rsidDel="007B0BA7">
          <w:rPr>
            <w:rFonts w:cs="David"/>
            <w:color w:val="000000" w:themeColor="text1"/>
          </w:rPr>
          <w:delText>4</w:delText>
        </w:r>
        <w:r w:rsidR="0056587D" w:rsidRPr="0056587D" w:rsidDel="007B0BA7">
          <w:rPr>
            <w:rFonts w:cs="David" w:hint="cs"/>
            <w:color w:val="000000" w:themeColor="text1"/>
          </w:rPr>
          <w:delText>.</w:delText>
        </w:r>
        <w:r w:rsidR="0056587D" w:rsidRPr="0056587D" w:rsidDel="007B0BA7">
          <w:rPr>
            <w:rFonts w:cs="David" w:hint="cs"/>
            <w:noProof/>
            <w:color w:val="000000" w:themeColor="text1"/>
          </w:rPr>
          <w:delText xml:space="preserve"> </w:delText>
        </w:r>
      </w:del>
      <w:r w:rsidR="00673AEA" w:rsidRPr="00EC0BBB">
        <w:rPr>
          <w:rFonts w:cs="David"/>
          <w:color w:val="000000" w:themeColor="text1"/>
        </w:rPr>
        <w:fldChar w:fldCharType="end"/>
      </w:r>
      <w:r w:rsidR="00B95B31">
        <w:rPr>
          <w:rFonts w:cs="David"/>
          <w:color w:val="000000" w:themeColor="text1"/>
        </w:rPr>
        <w:t xml:space="preserve"> on the other hand, </w:t>
      </w:r>
      <w:r w:rsidR="00033B7C">
        <w:rPr>
          <w:rFonts w:cs="David"/>
          <w:color w:val="000000" w:themeColor="text1"/>
        </w:rPr>
        <w:t>preferred locations are in between sources, but not necessarily as close as possible to them.</w:t>
      </w:r>
      <w:r w:rsidR="00452ED1">
        <w:rPr>
          <w:rFonts w:cs="David"/>
          <w:color w:val="000000" w:themeColor="text1"/>
        </w:rPr>
        <w:t xml:space="preserve"> </w:t>
      </w:r>
      <w:r w:rsidR="003542A4">
        <w:rPr>
          <w:rFonts w:cs="David"/>
          <w:color w:val="000000" w:themeColor="text1"/>
        </w:rPr>
        <w:t>These results are illustrated in order to show the process of finding a suitable objective function</w:t>
      </w:r>
      <w:r w:rsidR="00D54286">
        <w:rPr>
          <w:rFonts w:cs="David"/>
          <w:color w:val="000000" w:themeColor="text1"/>
        </w:rPr>
        <w:t xml:space="preserve">. An evaluation </w:t>
      </w:r>
      <w:r w:rsidR="00892736">
        <w:rPr>
          <w:rFonts w:cs="David"/>
          <w:color w:val="000000" w:themeColor="text1"/>
        </w:rPr>
        <w:t xml:space="preserve">process of these solutions is further needed in order to </w:t>
      </w:r>
      <w:r w:rsidR="0067019C">
        <w:rPr>
          <w:rFonts w:cs="David"/>
          <w:color w:val="000000" w:themeColor="text1"/>
        </w:rPr>
        <w:t>determine which set of solutions performs better in measuring pollutant concentrations</w:t>
      </w:r>
      <w:r w:rsidR="0021771A">
        <w:rPr>
          <w:rFonts w:cs="David"/>
          <w:color w:val="000000" w:themeColor="text1"/>
        </w:rPr>
        <w:t xml:space="preserve"> and detecting </w:t>
      </w:r>
      <w:r w:rsidR="004A2FCF">
        <w:rPr>
          <w:rFonts w:cs="David"/>
          <w:color w:val="000000" w:themeColor="text1"/>
        </w:rPr>
        <w:t xml:space="preserve">changes in </w:t>
      </w:r>
      <w:r w:rsidR="004A2FCF">
        <w:t>emissions</w:t>
      </w:r>
      <w:r w:rsidR="00163114">
        <w:t xml:space="preserve">. </w:t>
      </w:r>
      <w:bookmarkStart w:id="373" w:name="figure_6"/>
    </w:p>
    <w:p w14:paraId="6AE96CB0" w14:textId="01EBFEB1" w:rsidR="00575656" w:rsidRPr="00202893" w:rsidDel="00575656" w:rsidRDefault="00575656">
      <w:pPr>
        <w:autoSpaceDE w:val="0"/>
        <w:autoSpaceDN w:val="0"/>
        <w:adjustRightInd w:val="0"/>
        <w:ind w:firstLine="720"/>
        <w:rPr>
          <w:del w:id="374" w:author="Barak Fishbain" w:date="2019-07-29T23:07:00Z"/>
          <w:rFonts w:cs="David"/>
          <w:color w:val="000000" w:themeColor="text1"/>
        </w:rPr>
      </w:pPr>
    </w:p>
    <w:p w14:paraId="15F44CD1" w14:textId="61C7776E" w:rsidR="009F0781" w:rsidRDefault="009F0781">
      <w:pPr>
        <w:autoSpaceDE w:val="0"/>
        <w:autoSpaceDN w:val="0"/>
        <w:adjustRightInd w:val="0"/>
        <w:ind w:firstLine="720"/>
        <w:rPr>
          <w:rFonts w:cs="David"/>
          <w:color w:val="000000" w:themeColor="text1"/>
        </w:rPr>
      </w:pPr>
      <w:r>
        <w:rPr>
          <w:rFonts w:cs="David"/>
          <w:color w:val="000000" w:themeColor="text1"/>
        </w:rPr>
        <w:t>For comparison, mean concentrations of the tested simulation-set</w:t>
      </w:r>
      <w:r w:rsidR="00742939">
        <w:rPr>
          <w:rFonts w:cs="David"/>
          <w:color w:val="000000" w:themeColor="text1"/>
        </w:rPr>
        <w:t xml:space="preserve">, considering all possible weather states and their frequencies, </w:t>
      </w:r>
      <w:r>
        <w:rPr>
          <w:rFonts w:cs="David"/>
          <w:color w:val="000000" w:themeColor="text1"/>
        </w:rPr>
        <w:t xml:space="preserve">are shown in </w:t>
      </w:r>
      <w:r w:rsidRPr="00D8197D">
        <w:rPr>
          <w:rFonts w:cs="David"/>
          <w:color w:val="000000" w:themeColor="text1"/>
        </w:rPr>
        <w:fldChar w:fldCharType="begin"/>
      </w:r>
      <w:r w:rsidRPr="00D8197D">
        <w:rPr>
          <w:rFonts w:cs="David"/>
          <w:color w:val="000000" w:themeColor="text1"/>
        </w:rPr>
        <w:instrText xml:space="preserve"> REF figure_5 \h  \* MERGEFORMAT </w:instrText>
      </w:r>
      <w:r w:rsidRPr="00D8197D">
        <w:rPr>
          <w:rFonts w:cs="David"/>
          <w:color w:val="000000" w:themeColor="text1"/>
        </w:rPr>
      </w:r>
      <w:r w:rsidRPr="00D8197D">
        <w:rPr>
          <w:rFonts w:cs="David"/>
          <w:color w:val="000000" w:themeColor="text1"/>
        </w:rPr>
        <w:fldChar w:fldCharType="separate"/>
      </w:r>
      <w:ins w:id="375" w:author="Barak Fishbain" w:date="2019-07-28T17:49:00Z">
        <w:r w:rsidR="007B0BA7" w:rsidRPr="007B0BA7">
          <w:rPr>
            <w:rFonts w:cs="David"/>
            <w:color w:val="000000" w:themeColor="text1"/>
            <w:rPrChange w:id="376" w:author="Barak Fishbain" w:date="2019-07-28T17:49:00Z">
              <w:rPr>
                <w:rFonts w:cs="David"/>
                <w:b/>
                <w:bCs/>
                <w:i/>
                <w:iCs/>
                <w:color w:val="000000" w:themeColor="text1"/>
                <w:sz w:val="20"/>
                <w:szCs w:val="20"/>
              </w:rPr>
            </w:rPrChange>
          </w:rPr>
          <w:t xml:space="preserve">Figure </w:t>
        </w:r>
        <w:r w:rsidR="007B0BA7" w:rsidRPr="007B0BA7">
          <w:rPr>
            <w:rFonts w:cs="David"/>
            <w:color w:val="000000" w:themeColor="text1"/>
            <w:rPrChange w:id="377" w:author="Barak Fishbain" w:date="2019-07-28T17:49:00Z">
              <w:rPr>
                <w:rFonts w:cs="David"/>
                <w:b/>
                <w:bCs/>
                <w:i/>
                <w:iCs/>
                <w:noProof/>
                <w:color w:val="000000" w:themeColor="text1"/>
                <w:sz w:val="20"/>
                <w:szCs w:val="20"/>
              </w:rPr>
            </w:rPrChange>
          </w:rPr>
          <w:t>5</w:t>
        </w:r>
        <w:r w:rsidR="007B0BA7" w:rsidRPr="007B0BA7">
          <w:rPr>
            <w:rFonts w:cs="David"/>
            <w:color w:val="000000" w:themeColor="text1"/>
            <w:rPrChange w:id="378" w:author="Barak Fishbain" w:date="2019-07-28T17:49:00Z">
              <w:rPr>
                <w:rFonts w:cs="David"/>
                <w:b/>
                <w:bCs/>
                <w:i/>
                <w:iCs/>
                <w:color w:val="000000" w:themeColor="text1"/>
                <w:sz w:val="20"/>
                <w:szCs w:val="20"/>
              </w:rPr>
            </w:rPrChange>
          </w:rPr>
          <w:t>.</w:t>
        </w:r>
        <w:r w:rsidR="007B0BA7" w:rsidRPr="007B0BA7">
          <w:rPr>
            <w:rFonts w:cs="David"/>
            <w:noProof/>
            <w:color w:val="000000" w:themeColor="text1"/>
            <w:rPrChange w:id="379" w:author="Barak Fishbain" w:date="2019-07-28T17:49:00Z">
              <w:rPr>
                <w:rFonts w:cs="David"/>
                <w:i/>
                <w:iCs/>
                <w:color w:val="000000" w:themeColor="text1"/>
                <w:sz w:val="20"/>
                <w:szCs w:val="20"/>
              </w:rPr>
            </w:rPrChange>
          </w:rPr>
          <w:t xml:space="preserve"> </w:t>
        </w:r>
      </w:ins>
      <w:del w:id="380" w:author="Barak Fishbain" w:date="2019-07-28T17:49:00Z">
        <w:r w:rsidR="0056587D" w:rsidRPr="0056587D" w:rsidDel="007B0BA7">
          <w:rPr>
            <w:rFonts w:cs="David" w:hint="cs"/>
            <w:color w:val="000000" w:themeColor="text1"/>
          </w:rPr>
          <w:delText xml:space="preserve">Figure </w:delText>
        </w:r>
        <w:r w:rsidR="0056587D" w:rsidRPr="0056587D" w:rsidDel="007B0BA7">
          <w:rPr>
            <w:rFonts w:cs="David"/>
            <w:color w:val="000000" w:themeColor="text1"/>
          </w:rPr>
          <w:delText>5</w:delText>
        </w:r>
        <w:r w:rsidR="0056587D" w:rsidRPr="0056587D" w:rsidDel="007B0BA7">
          <w:rPr>
            <w:rFonts w:cs="David" w:hint="cs"/>
            <w:color w:val="000000" w:themeColor="text1"/>
          </w:rPr>
          <w:delText>.</w:delText>
        </w:r>
        <w:r w:rsidR="0056587D" w:rsidRPr="0056587D" w:rsidDel="007B0BA7">
          <w:rPr>
            <w:rFonts w:cs="David" w:hint="cs"/>
            <w:noProof/>
            <w:color w:val="000000" w:themeColor="text1"/>
          </w:rPr>
          <w:delText xml:space="preserve"> </w:delText>
        </w:r>
      </w:del>
      <w:r w:rsidRPr="00D8197D">
        <w:rPr>
          <w:rFonts w:cs="David"/>
          <w:color w:val="000000" w:themeColor="text1"/>
        </w:rPr>
        <w:fldChar w:fldCharType="end"/>
      </w:r>
      <w:r>
        <w:rPr>
          <w:rFonts w:cs="David"/>
          <w:color w:val="000000" w:themeColor="text1"/>
        </w:rPr>
        <w:t>. No clear correlation is seen between high average concentrations and preferable locations of sensors</w:t>
      </w:r>
      <w:r w:rsidR="00840693">
        <w:rPr>
          <w:rFonts w:cs="David"/>
          <w:color w:val="000000" w:themeColor="text1"/>
        </w:rPr>
        <w:t xml:space="preserve"> (</w:t>
      </w:r>
      <w:r w:rsidR="00840693" w:rsidRPr="00EC0BBB">
        <w:rPr>
          <w:rFonts w:cs="David"/>
          <w:color w:val="000000" w:themeColor="text1"/>
        </w:rPr>
        <w:fldChar w:fldCharType="begin"/>
      </w:r>
      <w:r w:rsidR="00840693" w:rsidRPr="00EC0BBB">
        <w:rPr>
          <w:rFonts w:cs="David"/>
          <w:color w:val="000000" w:themeColor="text1"/>
        </w:rPr>
        <w:instrText xml:space="preserve"> REF figure_4 \h  \* MERGEFORMAT </w:instrText>
      </w:r>
      <w:r w:rsidR="00840693" w:rsidRPr="00EC0BBB">
        <w:rPr>
          <w:rFonts w:cs="David"/>
          <w:color w:val="000000" w:themeColor="text1"/>
        </w:rPr>
      </w:r>
      <w:r w:rsidR="00840693" w:rsidRPr="00EC0BBB">
        <w:rPr>
          <w:rFonts w:cs="David"/>
          <w:color w:val="000000" w:themeColor="text1"/>
        </w:rPr>
        <w:fldChar w:fldCharType="separate"/>
      </w:r>
      <w:ins w:id="381" w:author="Barak Fishbain" w:date="2019-07-28T17:49:00Z">
        <w:r w:rsidR="007B0BA7" w:rsidRPr="007B0BA7">
          <w:rPr>
            <w:rFonts w:cs="David"/>
            <w:color w:val="000000" w:themeColor="text1"/>
            <w:rPrChange w:id="382" w:author="Barak Fishbain" w:date="2019-07-28T17:49:00Z">
              <w:rPr>
                <w:rFonts w:cs="David"/>
                <w:b/>
                <w:bCs/>
                <w:i/>
                <w:iCs/>
                <w:color w:val="000000" w:themeColor="text1"/>
                <w:sz w:val="20"/>
                <w:szCs w:val="20"/>
              </w:rPr>
            </w:rPrChange>
          </w:rPr>
          <w:t xml:space="preserve">Figure </w:t>
        </w:r>
        <w:r w:rsidR="007B0BA7" w:rsidRPr="007B0BA7">
          <w:rPr>
            <w:rFonts w:cs="David"/>
            <w:color w:val="000000" w:themeColor="text1"/>
            <w:rPrChange w:id="383" w:author="Barak Fishbain" w:date="2019-07-28T17:49:00Z">
              <w:rPr>
                <w:rFonts w:cs="David"/>
                <w:b/>
                <w:bCs/>
                <w:i/>
                <w:iCs/>
                <w:noProof/>
                <w:color w:val="000000" w:themeColor="text1"/>
                <w:sz w:val="20"/>
                <w:szCs w:val="20"/>
              </w:rPr>
            </w:rPrChange>
          </w:rPr>
          <w:t>4</w:t>
        </w:r>
        <w:r w:rsidR="007B0BA7" w:rsidRPr="007B0BA7">
          <w:rPr>
            <w:rFonts w:cs="David"/>
            <w:color w:val="000000" w:themeColor="text1"/>
            <w:rPrChange w:id="384" w:author="Barak Fishbain" w:date="2019-07-28T17:49:00Z">
              <w:rPr>
                <w:rFonts w:cs="David"/>
                <w:b/>
                <w:bCs/>
                <w:i/>
                <w:iCs/>
                <w:color w:val="000000" w:themeColor="text1"/>
                <w:sz w:val="20"/>
                <w:szCs w:val="20"/>
              </w:rPr>
            </w:rPrChange>
          </w:rPr>
          <w:t>.</w:t>
        </w:r>
        <w:r w:rsidR="007B0BA7" w:rsidRPr="007B0BA7">
          <w:rPr>
            <w:rFonts w:cs="David"/>
            <w:noProof/>
            <w:color w:val="000000" w:themeColor="text1"/>
            <w:rPrChange w:id="385" w:author="Barak Fishbain" w:date="2019-07-28T17:49:00Z">
              <w:rPr>
                <w:rFonts w:cs="David"/>
                <w:b/>
                <w:bCs/>
                <w:i/>
                <w:iCs/>
                <w:color w:val="000000" w:themeColor="text1"/>
                <w:sz w:val="20"/>
                <w:szCs w:val="20"/>
              </w:rPr>
            </w:rPrChange>
          </w:rPr>
          <w:t xml:space="preserve"> </w:t>
        </w:r>
      </w:ins>
      <w:del w:id="386" w:author="Barak Fishbain" w:date="2019-07-28T17:49:00Z">
        <w:r w:rsidR="0056587D" w:rsidRPr="0056587D" w:rsidDel="007B0BA7">
          <w:rPr>
            <w:rFonts w:cs="David" w:hint="cs"/>
            <w:color w:val="000000" w:themeColor="text1"/>
          </w:rPr>
          <w:delText xml:space="preserve">Figure </w:delText>
        </w:r>
        <w:r w:rsidR="0056587D" w:rsidRPr="0056587D" w:rsidDel="007B0BA7">
          <w:rPr>
            <w:rFonts w:cs="David"/>
            <w:color w:val="000000" w:themeColor="text1"/>
          </w:rPr>
          <w:delText>4</w:delText>
        </w:r>
        <w:r w:rsidR="0056587D" w:rsidRPr="0056587D" w:rsidDel="007B0BA7">
          <w:rPr>
            <w:rFonts w:cs="David" w:hint="cs"/>
            <w:color w:val="000000" w:themeColor="text1"/>
          </w:rPr>
          <w:delText>.</w:delText>
        </w:r>
        <w:r w:rsidR="0056587D" w:rsidRPr="0056587D" w:rsidDel="007B0BA7">
          <w:rPr>
            <w:rFonts w:cs="David" w:hint="cs"/>
            <w:noProof/>
            <w:color w:val="000000" w:themeColor="text1"/>
          </w:rPr>
          <w:delText xml:space="preserve"> </w:delText>
        </w:r>
      </w:del>
      <w:r w:rsidR="00840693" w:rsidRPr="00EC0BBB">
        <w:rPr>
          <w:rFonts w:cs="David"/>
          <w:color w:val="000000" w:themeColor="text1"/>
        </w:rPr>
        <w:fldChar w:fldCharType="end"/>
      </w:r>
      <w:r w:rsidR="00840693">
        <w:rPr>
          <w:rFonts w:cs="David"/>
          <w:color w:val="000000" w:themeColor="text1"/>
        </w:rPr>
        <w:t>), showing</w:t>
      </w:r>
      <w:r w:rsidR="00115428">
        <w:rPr>
          <w:rFonts w:cs="David"/>
          <w:color w:val="000000" w:themeColor="text1"/>
        </w:rPr>
        <w:t xml:space="preserve"> sensors are not necessarily placed at places where concentrations are high.</w:t>
      </w:r>
      <w:r w:rsidR="003E4502">
        <w:rPr>
          <w:rFonts w:cs="David"/>
          <w:color w:val="000000" w:themeColor="text1"/>
        </w:rPr>
        <w:t xml:space="preserve"> Pearson correlation between </w:t>
      </w:r>
      <w:r w:rsidR="00253D42" w:rsidRPr="00EC0BBB">
        <w:rPr>
          <w:rFonts w:cs="David"/>
          <w:color w:val="000000" w:themeColor="text1"/>
        </w:rPr>
        <w:fldChar w:fldCharType="begin"/>
      </w:r>
      <w:r w:rsidR="00253D42" w:rsidRPr="00EC0BBB">
        <w:rPr>
          <w:rFonts w:cs="David"/>
          <w:color w:val="000000" w:themeColor="text1"/>
        </w:rPr>
        <w:instrText xml:space="preserve"> REF figure_4 \h  \* MERGEFORMAT </w:instrText>
      </w:r>
      <w:r w:rsidR="00253D42" w:rsidRPr="00EC0BBB">
        <w:rPr>
          <w:rFonts w:cs="David"/>
          <w:color w:val="000000" w:themeColor="text1"/>
        </w:rPr>
      </w:r>
      <w:r w:rsidR="00253D42" w:rsidRPr="00EC0BBB">
        <w:rPr>
          <w:rFonts w:cs="David"/>
          <w:color w:val="000000" w:themeColor="text1"/>
        </w:rPr>
        <w:fldChar w:fldCharType="separate"/>
      </w:r>
      <w:ins w:id="387" w:author="Barak Fishbain" w:date="2019-07-28T17:49:00Z">
        <w:r w:rsidR="007B0BA7" w:rsidRPr="007B0BA7">
          <w:rPr>
            <w:rFonts w:cs="David"/>
            <w:color w:val="000000" w:themeColor="text1"/>
            <w:rPrChange w:id="388" w:author="Barak Fishbain" w:date="2019-07-28T17:49:00Z">
              <w:rPr>
                <w:rFonts w:cs="David"/>
                <w:b/>
                <w:bCs/>
                <w:i/>
                <w:iCs/>
                <w:color w:val="000000" w:themeColor="text1"/>
                <w:sz w:val="20"/>
                <w:szCs w:val="20"/>
              </w:rPr>
            </w:rPrChange>
          </w:rPr>
          <w:t xml:space="preserve">Figure </w:t>
        </w:r>
        <w:r w:rsidR="007B0BA7" w:rsidRPr="007B0BA7">
          <w:rPr>
            <w:rFonts w:cs="David"/>
            <w:color w:val="000000" w:themeColor="text1"/>
            <w:rPrChange w:id="389" w:author="Barak Fishbain" w:date="2019-07-28T17:49:00Z">
              <w:rPr>
                <w:rFonts w:cs="David"/>
                <w:b/>
                <w:bCs/>
                <w:i/>
                <w:iCs/>
                <w:noProof/>
                <w:color w:val="000000" w:themeColor="text1"/>
                <w:sz w:val="20"/>
                <w:szCs w:val="20"/>
              </w:rPr>
            </w:rPrChange>
          </w:rPr>
          <w:t>4</w:t>
        </w:r>
        <w:r w:rsidR="007B0BA7" w:rsidRPr="007B0BA7">
          <w:rPr>
            <w:rFonts w:cs="David"/>
            <w:color w:val="000000" w:themeColor="text1"/>
            <w:rPrChange w:id="390" w:author="Barak Fishbain" w:date="2019-07-28T17:49:00Z">
              <w:rPr>
                <w:rFonts w:cs="David"/>
                <w:b/>
                <w:bCs/>
                <w:i/>
                <w:iCs/>
                <w:color w:val="000000" w:themeColor="text1"/>
                <w:sz w:val="20"/>
                <w:szCs w:val="20"/>
              </w:rPr>
            </w:rPrChange>
          </w:rPr>
          <w:t>.</w:t>
        </w:r>
        <w:r w:rsidR="007B0BA7" w:rsidRPr="007B0BA7">
          <w:rPr>
            <w:rFonts w:cs="David"/>
            <w:noProof/>
            <w:color w:val="000000" w:themeColor="text1"/>
            <w:rPrChange w:id="391" w:author="Barak Fishbain" w:date="2019-07-28T17:49:00Z">
              <w:rPr>
                <w:rFonts w:cs="David"/>
                <w:b/>
                <w:bCs/>
                <w:i/>
                <w:iCs/>
                <w:color w:val="000000" w:themeColor="text1"/>
                <w:sz w:val="20"/>
                <w:szCs w:val="20"/>
              </w:rPr>
            </w:rPrChange>
          </w:rPr>
          <w:t xml:space="preserve"> </w:t>
        </w:r>
      </w:ins>
      <w:del w:id="392" w:author="Barak Fishbain" w:date="2019-07-28T17:49:00Z">
        <w:r w:rsidR="0056587D" w:rsidRPr="0056587D" w:rsidDel="007B0BA7">
          <w:rPr>
            <w:rFonts w:cs="David" w:hint="cs"/>
            <w:color w:val="000000" w:themeColor="text1"/>
          </w:rPr>
          <w:delText xml:space="preserve">Figure </w:delText>
        </w:r>
        <w:r w:rsidR="0056587D" w:rsidRPr="0056587D" w:rsidDel="007B0BA7">
          <w:rPr>
            <w:rFonts w:cs="David"/>
            <w:color w:val="000000" w:themeColor="text1"/>
          </w:rPr>
          <w:delText>4</w:delText>
        </w:r>
        <w:r w:rsidR="0056587D" w:rsidRPr="0056587D" w:rsidDel="007B0BA7">
          <w:rPr>
            <w:rFonts w:cs="David" w:hint="cs"/>
            <w:color w:val="000000" w:themeColor="text1"/>
          </w:rPr>
          <w:delText>.</w:delText>
        </w:r>
        <w:r w:rsidR="0056587D" w:rsidRPr="0056587D" w:rsidDel="007B0BA7">
          <w:rPr>
            <w:rFonts w:cs="David" w:hint="cs"/>
            <w:noProof/>
            <w:color w:val="000000" w:themeColor="text1"/>
          </w:rPr>
          <w:delText xml:space="preserve"> </w:delText>
        </w:r>
      </w:del>
      <w:r w:rsidR="00253D42" w:rsidRPr="00EC0BBB">
        <w:rPr>
          <w:rFonts w:cs="David"/>
          <w:color w:val="000000" w:themeColor="text1"/>
        </w:rPr>
        <w:fldChar w:fldCharType="end"/>
      </w:r>
      <w:r w:rsidR="00253D42">
        <w:rPr>
          <w:rFonts w:cs="David"/>
          <w:color w:val="000000" w:themeColor="text1"/>
        </w:rPr>
        <w:t xml:space="preserve"> </w:t>
      </w:r>
      <w:r w:rsidR="007E49C4">
        <w:rPr>
          <w:rFonts w:cs="David"/>
          <w:color w:val="000000" w:themeColor="text1"/>
        </w:rPr>
        <w:t xml:space="preserve">and </w:t>
      </w:r>
      <w:r w:rsidR="007E49C4" w:rsidRPr="00D8197D">
        <w:rPr>
          <w:rFonts w:cs="David"/>
          <w:color w:val="000000" w:themeColor="text1"/>
        </w:rPr>
        <w:fldChar w:fldCharType="begin"/>
      </w:r>
      <w:r w:rsidR="007E49C4" w:rsidRPr="00D8197D">
        <w:rPr>
          <w:rFonts w:cs="David"/>
          <w:color w:val="000000" w:themeColor="text1"/>
        </w:rPr>
        <w:instrText xml:space="preserve"> REF figure_5 \h  \* MERGEFORMAT </w:instrText>
      </w:r>
      <w:r w:rsidR="007E49C4" w:rsidRPr="00D8197D">
        <w:rPr>
          <w:rFonts w:cs="David"/>
          <w:color w:val="000000" w:themeColor="text1"/>
        </w:rPr>
      </w:r>
      <w:r w:rsidR="007E49C4" w:rsidRPr="00D8197D">
        <w:rPr>
          <w:rFonts w:cs="David"/>
          <w:color w:val="000000" w:themeColor="text1"/>
        </w:rPr>
        <w:fldChar w:fldCharType="separate"/>
      </w:r>
      <w:ins w:id="393" w:author="Barak Fishbain" w:date="2019-07-28T17:49:00Z">
        <w:r w:rsidR="007B0BA7" w:rsidRPr="007B0BA7">
          <w:rPr>
            <w:rFonts w:cs="David"/>
            <w:color w:val="000000" w:themeColor="text1"/>
            <w:rPrChange w:id="394" w:author="Barak Fishbain" w:date="2019-07-28T17:49:00Z">
              <w:rPr>
                <w:rFonts w:cs="David"/>
                <w:b/>
                <w:bCs/>
                <w:i/>
                <w:iCs/>
                <w:color w:val="000000" w:themeColor="text1"/>
                <w:sz w:val="20"/>
                <w:szCs w:val="20"/>
              </w:rPr>
            </w:rPrChange>
          </w:rPr>
          <w:t xml:space="preserve">Figure </w:t>
        </w:r>
        <w:r w:rsidR="007B0BA7" w:rsidRPr="007B0BA7">
          <w:rPr>
            <w:rFonts w:cs="David"/>
            <w:color w:val="000000" w:themeColor="text1"/>
            <w:rPrChange w:id="395" w:author="Barak Fishbain" w:date="2019-07-28T17:49:00Z">
              <w:rPr>
                <w:rFonts w:cs="David"/>
                <w:b/>
                <w:bCs/>
                <w:i/>
                <w:iCs/>
                <w:noProof/>
                <w:color w:val="000000" w:themeColor="text1"/>
                <w:sz w:val="20"/>
                <w:szCs w:val="20"/>
              </w:rPr>
            </w:rPrChange>
          </w:rPr>
          <w:t>5</w:t>
        </w:r>
        <w:r w:rsidR="007B0BA7" w:rsidRPr="007B0BA7">
          <w:rPr>
            <w:rFonts w:cs="David"/>
            <w:color w:val="000000" w:themeColor="text1"/>
            <w:rPrChange w:id="396" w:author="Barak Fishbain" w:date="2019-07-28T17:49:00Z">
              <w:rPr>
                <w:rFonts w:cs="David"/>
                <w:b/>
                <w:bCs/>
                <w:i/>
                <w:iCs/>
                <w:color w:val="000000" w:themeColor="text1"/>
                <w:sz w:val="20"/>
                <w:szCs w:val="20"/>
              </w:rPr>
            </w:rPrChange>
          </w:rPr>
          <w:t>.</w:t>
        </w:r>
        <w:r w:rsidR="007B0BA7" w:rsidRPr="007B0BA7">
          <w:rPr>
            <w:rFonts w:cs="David"/>
            <w:noProof/>
            <w:color w:val="000000" w:themeColor="text1"/>
            <w:rPrChange w:id="397" w:author="Barak Fishbain" w:date="2019-07-28T17:49:00Z">
              <w:rPr>
                <w:rFonts w:cs="David"/>
                <w:i/>
                <w:iCs/>
                <w:color w:val="000000" w:themeColor="text1"/>
                <w:sz w:val="20"/>
                <w:szCs w:val="20"/>
              </w:rPr>
            </w:rPrChange>
          </w:rPr>
          <w:t xml:space="preserve"> </w:t>
        </w:r>
      </w:ins>
      <w:del w:id="398" w:author="Barak Fishbain" w:date="2019-07-28T17:49:00Z">
        <w:r w:rsidR="0056587D" w:rsidRPr="0056587D" w:rsidDel="007B0BA7">
          <w:rPr>
            <w:rFonts w:cs="David" w:hint="cs"/>
            <w:color w:val="000000" w:themeColor="text1"/>
          </w:rPr>
          <w:delText xml:space="preserve">Figure </w:delText>
        </w:r>
        <w:r w:rsidR="0056587D" w:rsidRPr="0056587D" w:rsidDel="007B0BA7">
          <w:rPr>
            <w:rFonts w:cs="David"/>
            <w:color w:val="000000" w:themeColor="text1"/>
          </w:rPr>
          <w:delText>5</w:delText>
        </w:r>
        <w:r w:rsidR="0056587D" w:rsidRPr="0056587D" w:rsidDel="007B0BA7">
          <w:rPr>
            <w:rFonts w:cs="David" w:hint="cs"/>
            <w:color w:val="000000" w:themeColor="text1"/>
          </w:rPr>
          <w:delText>.</w:delText>
        </w:r>
        <w:r w:rsidR="0056587D" w:rsidRPr="0056587D" w:rsidDel="007B0BA7">
          <w:rPr>
            <w:rFonts w:cs="David" w:hint="cs"/>
            <w:noProof/>
            <w:color w:val="000000" w:themeColor="text1"/>
          </w:rPr>
          <w:delText xml:space="preserve"> </w:delText>
        </w:r>
      </w:del>
      <w:r w:rsidR="007E49C4" w:rsidRPr="00D8197D">
        <w:rPr>
          <w:rFonts w:cs="David"/>
          <w:color w:val="000000" w:themeColor="text1"/>
        </w:rPr>
        <w:fldChar w:fldCharType="end"/>
      </w:r>
      <w:r w:rsidR="007E49C4">
        <w:rPr>
          <w:rFonts w:cs="David"/>
          <w:color w:val="000000" w:themeColor="text1"/>
        </w:rPr>
        <w:t xml:space="preserve"> </w:t>
      </w:r>
      <w:r w:rsidR="00C54473">
        <w:rPr>
          <w:rFonts w:cs="David"/>
          <w:color w:val="000000" w:themeColor="text1"/>
        </w:rPr>
        <w:t xml:space="preserve">and between </w:t>
      </w:r>
      <w:r w:rsidR="00253D42" w:rsidRPr="00EC0BBB">
        <w:rPr>
          <w:rFonts w:cs="David"/>
          <w:color w:val="000000" w:themeColor="text1"/>
        </w:rPr>
        <w:fldChar w:fldCharType="begin"/>
      </w:r>
      <w:r w:rsidR="00253D42" w:rsidRPr="00EC0BBB">
        <w:rPr>
          <w:rFonts w:cs="David"/>
          <w:color w:val="000000" w:themeColor="text1"/>
        </w:rPr>
        <w:instrText xml:space="preserve"> REF figure_4 \h  \* MERGEFORMAT </w:instrText>
      </w:r>
      <w:r w:rsidR="00253D42" w:rsidRPr="00EC0BBB">
        <w:rPr>
          <w:rFonts w:cs="David"/>
          <w:color w:val="000000" w:themeColor="text1"/>
        </w:rPr>
      </w:r>
      <w:r w:rsidR="00253D42" w:rsidRPr="00EC0BBB">
        <w:rPr>
          <w:rFonts w:cs="David"/>
          <w:color w:val="000000" w:themeColor="text1"/>
        </w:rPr>
        <w:fldChar w:fldCharType="separate"/>
      </w:r>
      <w:ins w:id="399" w:author="Barak Fishbain" w:date="2019-07-28T17:49:00Z">
        <w:r w:rsidR="007B0BA7" w:rsidRPr="007B0BA7">
          <w:rPr>
            <w:rFonts w:cs="David"/>
            <w:color w:val="000000" w:themeColor="text1"/>
            <w:rPrChange w:id="400" w:author="Barak Fishbain" w:date="2019-07-28T17:49:00Z">
              <w:rPr>
                <w:rFonts w:cs="David"/>
                <w:b/>
                <w:bCs/>
                <w:i/>
                <w:iCs/>
                <w:color w:val="000000" w:themeColor="text1"/>
                <w:sz w:val="20"/>
                <w:szCs w:val="20"/>
              </w:rPr>
            </w:rPrChange>
          </w:rPr>
          <w:t xml:space="preserve">Figure </w:t>
        </w:r>
        <w:r w:rsidR="007B0BA7" w:rsidRPr="007B0BA7">
          <w:rPr>
            <w:rFonts w:cs="David"/>
            <w:color w:val="000000" w:themeColor="text1"/>
            <w:rPrChange w:id="401" w:author="Barak Fishbain" w:date="2019-07-28T17:49:00Z">
              <w:rPr>
                <w:rFonts w:cs="David"/>
                <w:b/>
                <w:bCs/>
                <w:i/>
                <w:iCs/>
                <w:noProof/>
                <w:color w:val="000000" w:themeColor="text1"/>
                <w:sz w:val="20"/>
                <w:szCs w:val="20"/>
              </w:rPr>
            </w:rPrChange>
          </w:rPr>
          <w:t>4</w:t>
        </w:r>
        <w:r w:rsidR="007B0BA7" w:rsidRPr="007B0BA7">
          <w:rPr>
            <w:rFonts w:cs="David"/>
            <w:color w:val="000000" w:themeColor="text1"/>
            <w:rPrChange w:id="402" w:author="Barak Fishbain" w:date="2019-07-28T17:49:00Z">
              <w:rPr>
                <w:rFonts w:cs="David"/>
                <w:b/>
                <w:bCs/>
                <w:i/>
                <w:iCs/>
                <w:color w:val="000000" w:themeColor="text1"/>
                <w:sz w:val="20"/>
                <w:szCs w:val="20"/>
              </w:rPr>
            </w:rPrChange>
          </w:rPr>
          <w:t>.</w:t>
        </w:r>
        <w:r w:rsidR="007B0BA7" w:rsidRPr="007B0BA7">
          <w:rPr>
            <w:rFonts w:cs="David"/>
            <w:noProof/>
            <w:color w:val="000000" w:themeColor="text1"/>
            <w:rPrChange w:id="403" w:author="Barak Fishbain" w:date="2019-07-28T17:49:00Z">
              <w:rPr>
                <w:rFonts w:cs="David"/>
                <w:b/>
                <w:bCs/>
                <w:i/>
                <w:iCs/>
                <w:color w:val="000000" w:themeColor="text1"/>
                <w:sz w:val="20"/>
                <w:szCs w:val="20"/>
              </w:rPr>
            </w:rPrChange>
          </w:rPr>
          <w:t xml:space="preserve"> </w:t>
        </w:r>
      </w:ins>
      <w:del w:id="404" w:author="Barak Fishbain" w:date="2019-07-28T17:49:00Z">
        <w:r w:rsidR="0056587D" w:rsidRPr="0056587D" w:rsidDel="007B0BA7">
          <w:rPr>
            <w:rFonts w:cs="David" w:hint="cs"/>
            <w:color w:val="000000" w:themeColor="text1"/>
          </w:rPr>
          <w:delText xml:space="preserve">Figure </w:delText>
        </w:r>
        <w:r w:rsidR="0056587D" w:rsidRPr="0056587D" w:rsidDel="007B0BA7">
          <w:rPr>
            <w:rFonts w:cs="David"/>
            <w:color w:val="000000" w:themeColor="text1"/>
          </w:rPr>
          <w:delText>4</w:delText>
        </w:r>
        <w:r w:rsidR="0056587D" w:rsidRPr="0056587D" w:rsidDel="007B0BA7">
          <w:rPr>
            <w:rFonts w:cs="David" w:hint="cs"/>
            <w:color w:val="000000" w:themeColor="text1"/>
          </w:rPr>
          <w:delText>.</w:delText>
        </w:r>
        <w:r w:rsidR="0056587D" w:rsidRPr="0056587D" w:rsidDel="007B0BA7">
          <w:rPr>
            <w:rFonts w:cs="David" w:hint="cs"/>
            <w:noProof/>
            <w:color w:val="000000" w:themeColor="text1"/>
          </w:rPr>
          <w:delText xml:space="preserve"> </w:delText>
        </w:r>
      </w:del>
      <w:r w:rsidR="00253D42" w:rsidRPr="00EC0BBB">
        <w:rPr>
          <w:rFonts w:cs="David"/>
          <w:color w:val="000000" w:themeColor="text1"/>
        </w:rPr>
        <w:fldChar w:fldCharType="end"/>
      </w:r>
      <w:r w:rsidR="007E49C4">
        <w:rPr>
          <w:rFonts w:cs="David"/>
          <w:color w:val="000000" w:themeColor="text1"/>
        </w:rPr>
        <w:t xml:space="preserve"> </w:t>
      </w:r>
      <w:r w:rsidR="00C54473">
        <w:rPr>
          <w:rFonts w:cs="David"/>
          <w:color w:val="000000" w:themeColor="text1"/>
        </w:rPr>
        <w:t xml:space="preserve">and </w:t>
      </w:r>
      <w:r w:rsidR="00C54473" w:rsidRPr="00D8197D">
        <w:rPr>
          <w:rFonts w:cs="David"/>
          <w:color w:val="000000" w:themeColor="text1"/>
        </w:rPr>
        <w:fldChar w:fldCharType="begin"/>
      </w:r>
      <w:r w:rsidR="00C54473" w:rsidRPr="00D8197D">
        <w:rPr>
          <w:rFonts w:cs="David"/>
          <w:color w:val="000000" w:themeColor="text1"/>
        </w:rPr>
        <w:instrText xml:space="preserve"> REF figure_5 \h  \* MERGEFORMAT </w:instrText>
      </w:r>
      <w:r w:rsidR="00C54473" w:rsidRPr="00D8197D">
        <w:rPr>
          <w:rFonts w:cs="David"/>
          <w:color w:val="000000" w:themeColor="text1"/>
        </w:rPr>
      </w:r>
      <w:r w:rsidR="00C54473" w:rsidRPr="00D8197D">
        <w:rPr>
          <w:rFonts w:cs="David"/>
          <w:color w:val="000000" w:themeColor="text1"/>
        </w:rPr>
        <w:fldChar w:fldCharType="separate"/>
      </w:r>
      <w:ins w:id="405" w:author="Barak Fishbain" w:date="2019-07-28T17:49:00Z">
        <w:r w:rsidR="007B0BA7" w:rsidRPr="007B0BA7">
          <w:rPr>
            <w:rFonts w:cs="David"/>
            <w:color w:val="000000" w:themeColor="text1"/>
            <w:rPrChange w:id="406" w:author="Barak Fishbain" w:date="2019-07-28T17:49:00Z">
              <w:rPr>
                <w:rFonts w:cs="David"/>
                <w:b/>
                <w:bCs/>
                <w:i/>
                <w:iCs/>
                <w:color w:val="000000" w:themeColor="text1"/>
                <w:sz w:val="20"/>
                <w:szCs w:val="20"/>
              </w:rPr>
            </w:rPrChange>
          </w:rPr>
          <w:t xml:space="preserve">Figure </w:t>
        </w:r>
        <w:r w:rsidR="007B0BA7" w:rsidRPr="007B0BA7">
          <w:rPr>
            <w:rFonts w:cs="David"/>
            <w:color w:val="000000" w:themeColor="text1"/>
            <w:rPrChange w:id="407" w:author="Barak Fishbain" w:date="2019-07-28T17:49:00Z">
              <w:rPr>
                <w:rFonts w:cs="David"/>
                <w:b/>
                <w:bCs/>
                <w:i/>
                <w:iCs/>
                <w:noProof/>
                <w:color w:val="000000" w:themeColor="text1"/>
                <w:sz w:val="20"/>
                <w:szCs w:val="20"/>
              </w:rPr>
            </w:rPrChange>
          </w:rPr>
          <w:t>5</w:t>
        </w:r>
        <w:r w:rsidR="007B0BA7" w:rsidRPr="007B0BA7">
          <w:rPr>
            <w:rFonts w:cs="David"/>
            <w:color w:val="000000" w:themeColor="text1"/>
            <w:rPrChange w:id="408" w:author="Barak Fishbain" w:date="2019-07-28T17:49:00Z">
              <w:rPr>
                <w:rFonts w:cs="David"/>
                <w:b/>
                <w:bCs/>
                <w:i/>
                <w:iCs/>
                <w:color w:val="000000" w:themeColor="text1"/>
                <w:sz w:val="20"/>
                <w:szCs w:val="20"/>
              </w:rPr>
            </w:rPrChange>
          </w:rPr>
          <w:t>.</w:t>
        </w:r>
        <w:r w:rsidR="007B0BA7" w:rsidRPr="007B0BA7">
          <w:rPr>
            <w:rFonts w:cs="David"/>
            <w:noProof/>
            <w:color w:val="000000" w:themeColor="text1"/>
            <w:rPrChange w:id="409" w:author="Barak Fishbain" w:date="2019-07-28T17:49:00Z">
              <w:rPr>
                <w:rFonts w:cs="David"/>
                <w:i/>
                <w:iCs/>
                <w:color w:val="000000" w:themeColor="text1"/>
                <w:sz w:val="20"/>
                <w:szCs w:val="20"/>
              </w:rPr>
            </w:rPrChange>
          </w:rPr>
          <w:t xml:space="preserve"> </w:t>
        </w:r>
      </w:ins>
      <w:del w:id="410" w:author="Barak Fishbain" w:date="2019-07-28T17:49:00Z">
        <w:r w:rsidR="0056587D" w:rsidRPr="0056587D" w:rsidDel="007B0BA7">
          <w:rPr>
            <w:rFonts w:cs="David" w:hint="cs"/>
            <w:color w:val="000000" w:themeColor="text1"/>
          </w:rPr>
          <w:delText xml:space="preserve">Figure </w:delText>
        </w:r>
        <w:r w:rsidR="0056587D" w:rsidRPr="0056587D" w:rsidDel="007B0BA7">
          <w:rPr>
            <w:rFonts w:cs="David"/>
            <w:color w:val="000000" w:themeColor="text1"/>
          </w:rPr>
          <w:delText>5</w:delText>
        </w:r>
        <w:r w:rsidR="0056587D" w:rsidRPr="0056587D" w:rsidDel="007B0BA7">
          <w:rPr>
            <w:rFonts w:cs="David" w:hint="cs"/>
            <w:color w:val="000000" w:themeColor="text1"/>
          </w:rPr>
          <w:delText>.</w:delText>
        </w:r>
        <w:r w:rsidR="0056587D" w:rsidRPr="0056587D" w:rsidDel="007B0BA7">
          <w:rPr>
            <w:rFonts w:cs="David" w:hint="cs"/>
            <w:noProof/>
            <w:color w:val="000000" w:themeColor="text1"/>
          </w:rPr>
          <w:delText xml:space="preserve"> </w:delText>
        </w:r>
      </w:del>
      <w:r w:rsidR="00C54473" w:rsidRPr="00D8197D">
        <w:rPr>
          <w:rFonts w:cs="David"/>
          <w:color w:val="000000" w:themeColor="text1"/>
        </w:rPr>
        <w:fldChar w:fldCharType="end"/>
      </w:r>
      <w:r w:rsidR="002D0C36">
        <w:rPr>
          <w:rFonts w:cs="David"/>
          <w:color w:val="000000" w:themeColor="text1"/>
        </w:rPr>
        <w:t xml:space="preserve"> is </w:t>
      </w:r>
      <w:r w:rsidR="00614845" w:rsidRPr="00614845">
        <w:rPr>
          <w:rFonts w:cs="David"/>
          <w:color w:val="000000" w:themeColor="text1"/>
        </w:rPr>
        <w:t>0.47</w:t>
      </w:r>
      <w:r w:rsidR="00614845">
        <w:rPr>
          <w:rFonts w:cs="David"/>
          <w:color w:val="000000" w:themeColor="text1"/>
        </w:rPr>
        <w:t xml:space="preserve"> and 0.51</w:t>
      </w:r>
      <w:r w:rsidR="00115428">
        <w:rPr>
          <w:rFonts w:cs="David"/>
          <w:color w:val="000000" w:themeColor="text1"/>
        </w:rPr>
        <w:t>,</w:t>
      </w:r>
      <w:r w:rsidR="00614845">
        <w:rPr>
          <w:rFonts w:cs="David"/>
          <w:color w:val="000000" w:themeColor="text1"/>
        </w:rPr>
        <w:t xml:space="preserve"> respectively. </w:t>
      </w:r>
    </w:p>
    <w:bookmarkEnd w:id="373"/>
    <w:p w14:paraId="6442B7A7" w14:textId="25153119" w:rsidR="008F3649" w:rsidRPr="00BB79F8" w:rsidRDefault="007D5076">
      <w:pPr>
        <w:autoSpaceDE w:val="0"/>
        <w:autoSpaceDN w:val="0"/>
        <w:adjustRightInd w:val="0"/>
        <w:ind w:firstLine="720"/>
      </w:pPr>
      <w:r>
        <w:fldChar w:fldCharType="begin"/>
      </w:r>
      <w:r>
        <w:instrText xml:space="preserve"> REF _Ref14962973 \h  \* MERGEFORMAT </w:instrText>
      </w:r>
      <w:r>
        <w:fldChar w:fldCharType="separate"/>
      </w:r>
      <w:ins w:id="411" w:author="Barak Fishbain" w:date="2019-07-28T17:49:00Z">
        <w:r w:rsidR="007B0BA7" w:rsidRPr="007B0BA7">
          <w:rPr>
            <w:rPrChange w:id="412" w:author="Barak Fishbain" w:date="2019-07-28T17:49:00Z">
              <w:rPr>
                <w:rFonts w:cs="David"/>
                <w:b/>
                <w:bCs/>
                <w:i/>
                <w:iCs/>
                <w:color w:val="000000" w:themeColor="text1"/>
                <w:sz w:val="20"/>
                <w:szCs w:val="20"/>
              </w:rPr>
            </w:rPrChange>
          </w:rPr>
          <w:t xml:space="preserve">Figure </w:t>
        </w:r>
        <w:r w:rsidR="007B0BA7" w:rsidRPr="007B0BA7">
          <w:rPr>
            <w:rPrChange w:id="413" w:author="Barak Fishbain" w:date="2019-07-28T17:49:00Z">
              <w:rPr>
                <w:rFonts w:cs="David"/>
                <w:b/>
                <w:bCs/>
                <w:i/>
                <w:iCs/>
                <w:noProof/>
                <w:color w:val="000000" w:themeColor="text1"/>
                <w:sz w:val="20"/>
                <w:szCs w:val="20"/>
              </w:rPr>
            </w:rPrChange>
          </w:rPr>
          <w:t>6</w:t>
        </w:r>
      </w:ins>
      <w:del w:id="414" w:author="Barak Fishbain" w:date="2019-07-28T17:49:00Z">
        <w:r w:rsidR="0056587D" w:rsidRPr="0056587D" w:rsidDel="007B0BA7">
          <w:delText>Figure 6</w:delText>
        </w:r>
      </w:del>
      <w:r>
        <w:fldChar w:fldCharType="end"/>
      </w:r>
      <w:r>
        <w:t xml:space="preserve"> </w:t>
      </w:r>
      <w:r w:rsidR="00AE78D2" w:rsidRPr="00FC11CC">
        <w:t>(</w:t>
      </w:r>
      <w:r w:rsidR="00AE78D2">
        <w:t xml:space="preserve">see </w:t>
      </w:r>
      <w:r w:rsidR="00EA7527">
        <w:t>A</w:t>
      </w:r>
      <w:r w:rsidR="00EA7527">
        <w:fldChar w:fldCharType="begin"/>
      </w:r>
      <w:r w:rsidR="00EA7527">
        <w:instrText xml:space="preserve"> REF Appendix_C \h </w:instrText>
      </w:r>
      <w:r w:rsidR="00EA7527">
        <w:fldChar w:fldCharType="separate"/>
      </w:r>
      <w:r w:rsidR="007B0BA7">
        <w:t>ppendix C</w:t>
      </w:r>
      <w:r w:rsidR="00EA7527">
        <w:fldChar w:fldCharType="end"/>
      </w:r>
      <w:r w:rsidR="00AE78D2">
        <w:t xml:space="preserve">) shows several optimal solutions from one optimization run, using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A2548">
        <w:rPr>
          <w:rFonts w:cs="David"/>
          <w:color w:val="000000" w:themeColor="text1"/>
        </w:rPr>
        <w:t xml:space="preserve"> as the first objective and </w:t>
      </w:r>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oMath>
      <w:r w:rsidR="000A2548">
        <w:rPr>
          <w:rFonts w:cs="David"/>
          <w:color w:val="000000" w:themeColor="text1"/>
        </w:rPr>
        <w:t xml:space="preserve"> as the second </w:t>
      </w:r>
      <w:r w:rsidR="00AE78D2">
        <w:rPr>
          <w:rFonts w:cs="David"/>
          <w:color w:val="000000" w:themeColor="text1"/>
        </w:rPr>
        <w:t>objective</w:t>
      </w:r>
      <w:r w:rsidR="00AE78D2">
        <w:t xml:space="preserve">. </w:t>
      </w:r>
      <w:r w:rsidR="006A38C3">
        <w:t xml:space="preserve">Solutions for </w:t>
      </w:r>
      <w:r w:rsidR="00DF4464">
        <w:t xml:space="preserve">relatively </w:t>
      </w:r>
      <w:r w:rsidR="00EF652C">
        <w:t>small</w:t>
      </w:r>
      <w:r w:rsidR="006A38C3">
        <w:t xml:space="preserve"> number of sensors</w:t>
      </w:r>
      <w:r w:rsidR="00CA1992">
        <w:t xml:space="preserve"> </w:t>
      </w:r>
      <w:r w:rsidR="00402BE2">
        <w:t>(</w:t>
      </w:r>
      <w:r w:rsidR="00840693">
        <w:t xml:space="preserve">low-cost </w:t>
      </w:r>
      <w:r w:rsidR="00402BE2">
        <w:t>network</w:t>
      </w:r>
      <w:r w:rsidR="005E7141">
        <w:t>s</w:t>
      </w:r>
      <w:r w:rsidR="00402BE2">
        <w:t xml:space="preserve">) </w:t>
      </w:r>
      <w:r w:rsidR="00120808">
        <w:t xml:space="preserve">- </w:t>
      </w:r>
      <w:r w:rsidR="00EF652C">
        <w:t xml:space="preserve">2, </w:t>
      </w:r>
      <w:r w:rsidR="008D4E26">
        <w:t xml:space="preserve">4, 5, </w:t>
      </w:r>
      <w:r w:rsidR="006E3861">
        <w:t>7</w:t>
      </w:r>
      <w:r w:rsidR="008D4E26">
        <w:t xml:space="preserve">, </w:t>
      </w:r>
      <w:r w:rsidR="006E3861">
        <w:t>8</w:t>
      </w:r>
      <w:r w:rsidR="008D4E26">
        <w:t xml:space="preserve"> and 15 are displayed, in order to </w:t>
      </w:r>
      <w:r w:rsidR="00DF4464">
        <w:t xml:space="preserve">highlight the </w:t>
      </w:r>
      <w:r w:rsidR="003D3CFE">
        <w:t xml:space="preserve">process of </w:t>
      </w:r>
      <w:r w:rsidR="00CE7E8B">
        <w:t>sensors</w:t>
      </w:r>
      <w:r w:rsidR="003D3CFE">
        <w:t>’ deployment.</w:t>
      </w:r>
      <w:r w:rsidR="00CE7E8B">
        <w:t xml:space="preserve"> </w:t>
      </w:r>
      <w:commentRangeStart w:id="415"/>
      <w:r w:rsidR="00134A54">
        <w:t xml:space="preserve">It seems that preferable locations of sensors </w:t>
      </w:r>
      <w:del w:id="416" w:author="ss kk" w:date="2019-07-26T12:55:00Z">
        <w:r w:rsidR="00134A54" w:rsidDel="00F90758">
          <w:delText>are the outskirts of the steady-state pollution plume. The reason for that might be th</w:delText>
        </w:r>
        <w:r w:rsidR="00D81E87" w:rsidDel="00F90758">
          <w:delText>at</w:delText>
        </w:r>
      </w:del>
      <w:ins w:id="417" w:author="ss kk" w:date="2019-07-26T12:55:00Z">
        <w:r w:rsidR="00F90758">
          <w:t>follow the highest derivative of the gas concentration in the air</w:t>
        </w:r>
      </w:ins>
      <w:del w:id="418" w:author="ss kk" w:date="2019-07-26T12:56:00Z">
        <w:r w:rsidR="00D81E87" w:rsidDel="00F90758">
          <w:delText xml:space="preserve"> these places indeed are characterized by the highest variability in concentrations</w:delText>
        </w:r>
      </w:del>
      <w:ins w:id="419" w:author="ss kk" w:date="2019-07-26T12:56:00Z">
        <w:r w:rsidR="00F90758">
          <w:t xml:space="preserve"> as these places are more sensitive to the nature of the source. This assumption will be tested in the suggested study</w:t>
        </w:r>
      </w:ins>
      <w:r w:rsidR="005A65DE">
        <w:t>.</w:t>
      </w:r>
      <w:r w:rsidR="00BB79F8">
        <w:t xml:space="preserve"> </w:t>
      </w:r>
      <w:commentRangeEnd w:id="415"/>
      <w:r w:rsidR="001E22B8">
        <w:rPr>
          <w:rStyle w:val="CommentReference"/>
        </w:rPr>
        <w:commentReference w:id="415"/>
      </w:r>
      <w:r w:rsidR="00AE78D2">
        <w:t xml:space="preserve">A colormap of minimal PED values of each transformation pair between </w:t>
      </w:r>
      <w:r w:rsidR="00362D7A">
        <w:t xml:space="preserve">each </w:t>
      </w:r>
      <w:r w:rsidR="00AE78D2">
        <w:t xml:space="preserve">number of active sources are </w:t>
      </w:r>
      <w:r w:rsidR="00AE78D2">
        <w:lastRenderedPageBreak/>
        <w:t>attached to each displayed solution.</w:t>
      </w:r>
      <w:r w:rsidR="00BB04B9">
        <w:t xml:space="preserve"> </w:t>
      </w:r>
      <w:r w:rsidR="00362D7A">
        <w:t xml:space="preserve">For example, </w:t>
      </w:r>
      <w:r w:rsidR="00605A7C">
        <w:t xml:space="preserve">in the colormap </w:t>
      </w:r>
      <w:r w:rsidR="005303F4">
        <w:t>to the right of Fig. 6a, the minimal PED value</w:t>
      </w:r>
      <w:r w:rsidR="00605A7C">
        <w:t>s</w:t>
      </w:r>
      <w:r w:rsidR="005303F4">
        <w:t xml:space="preserve"> of the transformation pair 2&lt;-&gt;5 or 1&lt;-&gt;4 </w:t>
      </w:r>
      <w:r w:rsidR="00605A7C">
        <w:t xml:space="preserve">are both </w:t>
      </w:r>
      <w:r w:rsidR="00605A7C" w:rsidRPr="00605A7C">
        <w:t xml:space="preserve">around </w:t>
      </w:r>
      <w:r w:rsidR="00605A7C">
        <w:t>3*10</w:t>
      </w:r>
      <w:r w:rsidR="00605A7C" w:rsidRPr="00605A7C">
        <w:rPr>
          <w:vertAlign w:val="superscript"/>
        </w:rPr>
        <w:t>4</w:t>
      </w:r>
      <w:r w:rsidR="00605A7C">
        <w:t xml:space="preserve"> </w:t>
      </w:r>
      <w:r w:rsidR="00605A7C" w:rsidRPr="00605A7C">
        <w:rPr>
          <w:rFonts w:hint="cs"/>
        </w:rPr>
        <w:sym w:font="Symbol" w:char="F06D"/>
      </w:r>
      <w:r w:rsidR="00605A7C" w:rsidRPr="00605A7C">
        <w:rPr>
          <w:rFonts w:hint="cs"/>
        </w:rPr>
        <w:t>g</w:t>
      </w:r>
      <w:r w:rsidR="00D4358D">
        <w:t xml:space="preserve"> </w:t>
      </w:r>
      <w:r w:rsidR="00605A7C" w:rsidRPr="00605A7C">
        <w:rPr>
          <w:rFonts w:hint="cs"/>
        </w:rPr>
        <w:t>m</w:t>
      </w:r>
      <w:r w:rsidR="00D4358D">
        <w:rPr>
          <w:vertAlign w:val="superscript"/>
        </w:rPr>
        <w:t>-3</w:t>
      </w:r>
      <w:r w:rsidR="00605A7C">
        <w:t xml:space="preserve"> (30 </w:t>
      </w:r>
      <w:r w:rsidR="00575656">
        <w:rPr>
          <w:noProof/>
        </w:rPr>
        <mc:AlternateContent>
          <mc:Choice Requires="wpg">
            <w:drawing>
              <wp:anchor distT="0" distB="0" distL="114300" distR="114300" simplePos="0" relativeHeight="251671552" behindDoc="1" locked="0" layoutInCell="1" allowOverlap="1" wp14:anchorId="233AE0DE" wp14:editId="54108D39">
                <wp:simplePos x="0" y="0"/>
                <wp:positionH relativeFrom="column">
                  <wp:posOffset>1180123</wp:posOffset>
                </wp:positionH>
                <wp:positionV relativeFrom="paragraph">
                  <wp:posOffset>726684</wp:posOffset>
                </wp:positionV>
                <wp:extent cx="3373120" cy="3126105"/>
                <wp:effectExtent l="0" t="0" r="5080" b="0"/>
                <wp:wrapSquare wrapText="bothSides"/>
                <wp:docPr id="26" name="Group 26"/>
                <wp:cNvGraphicFramePr/>
                <a:graphic xmlns:a="http://schemas.openxmlformats.org/drawingml/2006/main">
                  <a:graphicData uri="http://schemas.microsoft.com/office/word/2010/wordprocessingGroup">
                    <wpg:wgp>
                      <wpg:cNvGrpSpPr/>
                      <wpg:grpSpPr>
                        <a:xfrm>
                          <a:off x="0" y="0"/>
                          <a:ext cx="3373120" cy="3126105"/>
                          <a:chOff x="322359" y="196419"/>
                          <a:chExt cx="2789824" cy="2599355"/>
                        </a:xfrm>
                      </wpg:grpSpPr>
                      <pic:pic xmlns:pic="http://schemas.openxmlformats.org/drawingml/2006/picture">
                        <pic:nvPicPr>
                          <pic:cNvPr id="9" name="Picture 9"/>
                          <pic:cNvPicPr>
                            <a:picLocks noChangeAspect="1"/>
                          </pic:cNvPicPr>
                        </pic:nvPicPr>
                        <pic:blipFill rotWithShape="1">
                          <a:blip r:embed="rId23" cstate="print">
                            <a:extLst>
                              <a:ext uri="{28A0092B-C50C-407E-A947-70E740481C1C}">
                                <a14:useLocalDpi xmlns:a14="http://schemas.microsoft.com/office/drawing/2010/main" val="0"/>
                              </a:ext>
                            </a:extLst>
                          </a:blip>
                          <a:srcRect l="1" r="2153" b="8"/>
                          <a:stretch/>
                        </pic:blipFill>
                        <pic:spPr bwMode="auto">
                          <a:xfrm>
                            <a:off x="322359" y="196419"/>
                            <a:ext cx="2744240" cy="2118656"/>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441384" y="2279402"/>
                            <a:ext cx="2670799" cy="516372"/>
                          </a:xfrm>
                          <a:prstGeom prst="rect">
                            <a:avLst/>
                          </a:prstGeom>
                          <a:solidFill>
                            <a:prstClr val="white"/>
                          </a:solidFill>
                          <a:ln>
                            <a:noFill/>
                          </a:ln>
                        </wps:spPr>
                        <wps:txbx>
                          <w:txbxContent>
                            <w:p w14:paraId="07A797EF" w14:textId="1384C831" w:rsidR="004E5132" w:rsidRPr="00BB336A" w:rsidRDefault="004E5132" w:rsidP="00357C62">
                              <w:pPr>
                                <w:pStyle w:val="Caption"/>
                                <w:spacing w:line="276" w:lineRule="auto"/>
                                <w:rPr>
                                  <w:rFonts w:ascii="David" w:hAnsi="David" w:cs="David"/>
                                  <w:i w:val="0"/>
                                  <w:iCs w:val="0"/>
                                  <w:color w:val="000000" w:themeColor="text1"/>
                                  <w:sz w:val="20"/>
                                  <w:szCs w:val="20"/>
                                </w:rPr>
                              </w:pPr>
                              <w:bookmarkStart w:id="420"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420"/>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E0DE" id="Group 26" o:spid="_x0000_s1044" style="position:absolute;left:0;text-align:left;margin-left:92.9pt;margin-top:57.2pt;width:265.6pt;height:246.15pt;z-index:-251644928;mso-width-relative:margin;mso-height-relative:margin" coordorigin="3223,1964" coordsize="27898,259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">
                <v:shape id="Picture 9" o:spid="_x0000_s1045" type="#_x0000_t75" style="position:absolute;left:3223;top:1964;width:27442;height:211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">
                  <v:imagedata r:id="rId24" o:title="" cropbottom="5f" cropleft="1f" cropright="1411f"/>
                </v:shape>
                <v:shape id="Text Box 25" o:spid="_x0000_s1046" type="#_x0000_t202" style="position:absolute;left:4413;top:22794;width:26708;height:51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1384C831" w:rsidR="004E5132" w:rsidRPr="00BB336A" w:rsidRDefault="004E5132" w:rsidP="00357C62">
                        <w:pPr>
                          <w:pStyle w:val="Caption"/>
                          <w:spacing w:line="276" w:lineRule="auto"/>
                          <w:rPr>
                            <w:rFonts w:ascii="David" w:hAnsi="David" w:cs="David"/>
                            <w:i w:val="0"/>
                            <w:iCs w:val="0"/>
                            <w:color w:val="000000" w:themeColor="text1"/>
                            <w:sz w:val="20"/>
                            <w:szCs w:val="20"/>
                          </w:rPr>
                        </w:pPr>
                        <w:bookmarkStart w:id="421"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421"/>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v:textbox>
                </v:shape>
                <w10:wrap type="square"/>
              </v:group>
            </w:pict>
          </mc:Fallback>
        </mc:AlternateContent>
      </w:r>
      <w:r w:rsidR="00605A7C">
        <w:t>ppm).</w:t>
      </w:r>
      <w:r w:rsidR="009003F3">
        <w:t xml:space="preserve"> </w:t>
      </w:r>
      <w:r w:rsidR="000A63F6">
        <w:t xml:space="preserve">The higher the number of deployed sensors, the higher the minimal PED values. </w:t>
      </w:r>
    </w:p>
    <w:p w14:paraId="369D5678" w14:textId="7C5D5F12" w:rsidR="008F3649" w:rsidRDefault="008F3649" w:rsidP="00273E5F">
      <w:pPr>
        <w:autoSpaceDE w:val="0"/>
        <w:autoSpaceDN w:val="0"/>
        <w:adjustRightInd w:val="0"/>
      </w:pPr>
    </w:p>
    <w:p w14:paraId="7A6D8FC6" w14:textId="2BCBADC9" w:rsidR="008F3649" w:rsidRDefault="008F3649" w:rsidP="00273E5F">
      <w:pPr>
        <w:autoSpaceDE w:val="0"/>
        <w:autoSpaceDN w:val="0"/>
        <w:adjustRightInd w:val="0"/>
      </w:pPr>
    </w:p>
    <w:p w14:paraId="78C590C7" w14:textId="5DA83550" w:rsidR="008F3649" w:rsidRDefault="008F3649" w:rsidP="00273E5F">
      <w:pPr>
        <w:autoSpaceDE w:val="0"/>
        <w:autoSpaceDN w:val="0"/>
        <w:adjustRightInd w:val="0"/>
      </w:pPr>
    </w:p>
    <w:p w14:paraId="12C604FC" w14:textId="074F249E" w:rsidR="008F3649" w:rsidRDefault="008F3649" w:rsidP="00273E5F">
      <w:pPr>
        <w:autoSpaceDE w:val="0"/>
        <w:autoSpaceDN w:val="0"/>
        <w:adjustRightInd w:val="0"/>
        <w:rPr>
          <w:rFonts w:cs="David"/>
          <w:color w:val="000000" w:themeColor="text1"/>
        </w:rPr>
      </w:pPr>
    </w:p>
    <w:p w14:paraId="630FFC7D" w14:textId="2A585A61" w:rsidR="00944FD0" w:rsidRDefault="00944FD0" w:rsidP="00273E5F">
      <w:pPr>
        <w:autoSpaceDE w:val="0"/>
        <w:autoSpaceDN w:val="0"/>
        <w:adjustRightInd w:val="0"/>
        <w:rPr>
          <w:rFonts w:cs="David"/>
          <w:color w:val="000000" w:themeColor="text1"/>
        </w:rPr>
      </w:pPr>
    </w:p>
    <w:p w14:paraId="327995EB" w14:textId="1A162D50" w:rsidR="00944FD0" w:rsidRDefault="00944FD0" w:rsidP="00273E5F">
      <w:pPr>
        <w:autoSpaceDE w:val="0"/>
        <w:autoSpaceDN w:val="0"/>
        <w:adjustRightInd w:val="0"/>
        <w:rPr>
          <w:rFonts w:cs="David"/>
          <w:color w:val="000000" w:themeColor="text1"/>
        </w:rPr>
      </w:pPr>
    </w:p>
    <w:p w14:paraId="7C69B1BB" w14:textId="7CEF09DF" w:rsidR="00944FD0" w:rsidRDefault="00944FD0" w:rsidP="00273E5F">
      <w:pPr>
        <w:autoSpaceDE w:val="0"/>
        <w:autoSpaceDN w:val="0"/>
        <w:adjustRightInd w:val="0"/>
        <w:rPr>
          <w:rFonts w:cs="David"/>
          <w:color w:val="000000" w:themeColor="text1"/>
        </w:rPr>
      </w:pPr>
    </w:p>
    <w:p w14:paraId="094E697F" w14:textId="390953CA" w:rsidR="00944FD0" w:rsidRDefault="00944FD0" w:rsidP="00273E5F">
      <w:pPr>
        <w:autoSpaceDE w:val="0"/>
        <w:autoSpaceDN w:val="0"/>
        <w:adjustRightInd w:val="0"/>
        <w:rPr>
          <w:ins w:id="422" w:author="Barak Fishbain" w:date="2019-07-29T23:08:00Z"/>
          <w:rFonts w:cs="David"/>
          <w:color w:val="000000" w:themeColor="text1"/>
        </w:rPr>
      </w:pPr>
    </w:p>
    <w:p w14:paraId="35E03FB4" w14:textId="53AB20DF" w:rsidR="00575656" w:rsidRDefault="00575656" w:rsidP="00273E5F">
      <w:pPr>
        <w:autoSpaceDE w:val="0"/>
        <w:autoSpaceDN w:val="0"/>
        <w:adjustRightInd w:val="0"/>
        <w:rPr>
          <w:ins w:id="423" w:author="Barak Fishbain" w:date="2019-07-29T23:08:00Z"/>
          <w:rFonts w:cs="David"/>
          <w:color w:val="000000" w:themeColor="text1"/>
        </w:rPr>
      </w:pPr>
    </w:p>
    <w:p w14:paraId="6718EAB1" w14:textId="41F086C8" w:rsidR="00575656" w:rsidRDefault="00575656" w:rsidP="00273E5F">
      <w:pPr>
        <w:autoSpaceDE w:val="0"/>
        <w:autoSpaceDN w:val="0"/>
        <w:adjustRightInd w:val="0"/>
        <w:rPr>
          <w:ins w:id="424" w:author="Barak Fishbain" w:date="2019-07-29T23:08:00Z"/>
          <w:rFonts w:cs="David"/>
          <w:color w:val="000000" w:themeColor="text1"/>
        </w:rPr>
      </w:pPr>
    </w:p>
    <w:p w14:paraId="436F7182" w14:textId="256273AD" w:rsidR="00575656" w:rsidRDefault="00575656" w:rsidP="00273E5F">
      <w:pPr>
        <w:autoSpaceDE w:val="0"/>
        <w:autoSpaceDN w:val="0"/>
        <w:adjustRightInd w:val="0"/>
        <w:rPr>
          <w:ins w:id="425" w:author="Barak Fishbain" w:date="2019-07-29T23:08:00Z"/>
          <w:rFonts w:cs="David"/>
          <w:color w:val="000000" w:themeColor="text1"/>
        </w:rPr>
      </w:pPr>
    </w:p>
    <w:p w14:paraId="4CFC7975" w14:textId="0CCC4D88" w:rsidR="00575656" w:rsidRDefault="00575656" w:rsidP="00273E5F">
      <w:pPr>
        <w:autoSpaceDE w:val="0"/>
        <w:autoSpaceDN w:val="0"/>
        <w:adjustRightInd w:val="0"/>
        <w:rPr>
          <w:ins w:id="426" w:author="Barak Fishbain" w:date="2019-07-29T23:08:00Z"/>
          <w:rFonts w:cs="David"/>
          <w:color w:val="000000" w:themeColor="text1"/>
        </w:rPr>
      </w:pPr>
    </w:p>
    <w:p w14:paraId="14C70D96" w14:textId="77777777" w:rsidR="00575656" w:rsidRDefault="00575656" w:rsidP="00273E5F">
      <w:pPr>
        <w:autoSpaceDE w:val="0"/>
        <w:autoSpaceDN w:val="0"/>
        <w:adjustRightInd w:val="0"/>
        <w:rPr>
          <w:rFonts w:cs="David"/>
          <w:color w:val="000000" w:themeColor="text1"/>
        </w:rPr>
      </w:pPr>
    </w:p>
    <w:p w14:paraId="515194FD" w14:textId="2C19820C" w:rsidR="00192C0A" w:rsidRDefault="00192C0A" w:rsidP="00273E5F">
      <w:pPr>
        <w:autoSpaceDE w:val="0"/>
        <w:autoSpaceDN w:val="0"/>
        <w:adjustRightInd w:val="0"/>
        <w:rPr>
          <w:rFonts w:cs="David"/>
          <w:color w:val="000000" w:themeColor="text1"/>
        </w:rPr>
      </w:pPr>
    </w:p>
    <w:p w14:paraId="6197D4E1" w14:textId="3CFDD034" w:rsidR="00537979" w:rsidRDefault="00537979" w:rsidP="0089641E">
      <w:pPr>
        <w:pStyle w:val="Heading1"/>
        <w:rPr>
          <w:ins w:id="427" w:author="Barak Fishbain" w:date="2019-07-29T23:09:00Z"/>
        </w:rPr>
      </w:pPr>
      <w:bookmarkStart w:id="428" w:name="_Toc14991905"/>
      <w:commentRangeStart w:id="429"/>
      <w:r w:rsidRPr="00A10451">
        <w:rPr>
          <w:rFonts w:hint="cs"/>
        </w:rPr>
        <w:t>Work schedule</w:t>
      </w:r>
      <w:bookmarkEnd w:id="428"/>
      <w:commentRangeEnd w:id="429"/>
      <w:r w:rsidR="00575656">
        <w:rPr>
          <w:rStyle w:val="CommentReference"/>
          <w:rFonts w:eastAsia="Times New Roman" w:cs="Times New Roman"/>
          <w:b w:val="0"/>
          <w:color w:val="auto"/>
        </w:rPr>
        <w:commentReference w:id="429"/>
      </w:r>
      <w:r w:rsidR="00710BC2">
        <w:t xml:space="preserve"> </w:t>
      </w:r>
    </w:p>
    <w:p w14:paraId="702934BA" w14:textId="77777777" w:rsidR="00575656" w:rsidRPr="00575656" w:rsidRDefault="00575656" w:rsidP="00D76EF3"/>
    <w:p w14:paraId="0166488B" w14:textId="77777777" w:rsidR="00575656" w:rsidRDefault="00575656">
      <w:pPr>
        <w:spacing w:after="160" w:line="259" w:lineRule="auto"/>
        <w:jc w:val="left"/>
        <w:rPr>
          <w:ins w:id="430" w:author="Barak Fishbain" w:date="2019-07-29T23:10:00Z"/>
          <w:rFonts w:cs="David"/>
          <w:b/>
          <w:bCs/>
        </w:rPr>
      </w:pPr>
      <w:ins w:id="431" w:author="Barak Fishbain" w:date="2019-07-29T23:10:00Z">
        <w:r>
          <w:rPr>
            <w:rFonts w:cs="David"/>
            <w:b/>
            <w:bCs/>
          </w:rPr>
          <w:br w:type="page"/>
        </w:r>
      </w:ins>
    </w:p>
    <w:p w14:paraId="434224DD" w14:textId="308BE1E8" w:rsidR="00A03C7F" w:rsidRDefault="0062707B" w:rsidP="00E87BA7">
      <w:pPr>
        <w:ind w:right="-2"/>
        <w:rPr>
          <w:rFonts w:cs="David"/>
          <w:b/>
          <w:bCs/>
        </w:rPr>
      </w:pPr>
      <w:commentRangeStart w:id="432"/>
      <w:r>
        <w:rPr>
          <w:rFonts w:cs="David"/>
          <w:b/>
          <w:bCs/>
          <w:noProof/>
        </w:rPr>
        <w:lastRenderedPageBreak/>
        <mc:AlternateContent>
          <mc:Choice Requires="wpg">
            <w:drawing>
              <wp:anchor distT="0" distB="0" distL="114300" distR="114300" simplePos="0" relativeHeight="251680768" behindDoc="0" locked="0" layoutInCell="1" allowOverlap="1" wp14:anchorId="52A94389" wp14:editId="7A6A7929">
                <wp:simplePos x="0" y="0"/>
                <wp:positionH relativeFrom="column">
                  <wp:posOffset>476885</wp:posOffset>
                </wp:positionH>
                <wp:positionV relativeFrom="paragraph">
                  <wp:posOffset>55978</wp:posOffset>
                </wp:positionV>
                <wp:extent cx="4717415" cy="8386445"/>
                <wp:effectExtent l="476885" t="1021715" r="483870" b="1029970"/>
                <wp:wrapNone/>
                <wp:docPr id="31" name="Group 31"/>
                <wp:cNvGraphicFramePr/>
                <a:graphic xmlns:a="http://schemas.openxmlformats.org/drawingml/2006/main">
                  <a:graphicData uri="http://schemas.microsoft.com/office/word/2010/wordprocessingGroup">
                    <wpg:wgp>
                      <wpg:cNvGrpSpPr/>
                      <wpg:grpSpPr>
                        <a:xfrm>
                          <a:off x="0" y="0"/>
                          <a:ext cx="4717375" cy="8386445"/>
                          <a:chOff x="20" y="0"/>
                          <a:chExt cx="4717375" cy="8386445"/>
                        </a:xfrm>
                      </wpg:grpSpPr>
                      <pic:pic xmlns:pic="http://schemas.openxmlformats.org/drawingml/2006/picture">
                        <pic:nvPicPr>
                          <pic:cNvPr id="29" name="Picture 29"/>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rot="16200000">
                            <a:off x="-1834515" y="1834535"/>
                            <a:ext cx="8386445" cy="4717375"/>
                          </a:xfrm>
                          <a:prstGeom prst="rect">
                            <a:avLst/>
                          </a:prstGeom>
                        </pic:spPr>
                      </pic:pic>
                      <wps:wsp>
                        <wps:cNvPr id="30" name="Text Box 30"/>
                        <wps:cNvSpPr txBox="1"/>
                        <wps:spPr>
                          <a:xfrm>
                            <a:off x="3803967" y="5832158"/>
                            <a:ext cx="314325" cy="405130"/>
                          </a:xfrm>
                          <a:prstGeom prst="rect">
                            <a:avLst/>
                          </a:prstGeom>
                          <a:solidFill>
                            <a:schemeClr val="lt1"/>
                          </a:solidFill>
                          <a:ln w="6350">
                            <a:noFill/>
                          </a:ln>
                        </wps:spPr>
                        <wps:txbx>
                          <w:txbxContent>
                            <w:p w14:paraId="7E55C834" w14:textId="77777777" w:rsidR="004E5132" w:rsidRDefault="004E51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94389" id="Group 31" o:spid="_x0000_s1047" style="position:absolute;left:0;text-align:left;margin-left:37.55pt;margin-top:4.4pt;width:371.45pt;height:660.35pt;z-index:251680768;mso-width-relative:margin;mso-height-relative:margin" coordorigin="" coordsize="47173,83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">
                <v:shape id="Picture 29" o:spid="_x0000_s1048" type="#_x0000_t75" style="position:absolute;left:-18345;top:18345;width:83864;height:47173;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">
                  <v:imagedata r:id="rId26" o:title=""/>
                </v:shape>
                <v:shape id="Text Box 30" o:spid="_x0000_s1049" type="#_x0000_t202" style="position:absolute;left:38039;top:58321;width:3143;height:40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7E55C834" w14:textId="77777777" w:rsidR="004E5132" w:rsidRDefault="004E5132"/>
                    </w:txbxContent>
                  </v:textbox>
                </v:shape>
              </v:group>
            </w:pict>
          </mc:Fallback>
        </mc:AlternateContent>
      </w:r>
      <w:commentRangeEnd w:id="432"/>
      <w:r w:rsidR="00575656">
        <w:rPr>
          <w:rStyle w:val="CommentReference"/>
        </w:rPr>
        <w:commentReference w:id="432"/>
      </w:r>
    </w:p>
    <w:p w14:paraId="31E96032" w14:textId="4DA843EA" w:rsidR="00710BC2" w:rsidRDefault="00710BC2" w:rsidP="00E87BA7">
      <w:pPr>
        <w:ind w:right="-2"/>
        <w:rPr>
          <w:rFonts w:cs="David"/>
          <w:b/>
          <w:bCs/>
        </w:rPr>
      </w:pPr>
    </w:p>
    <w:p w14:paraId="13B9E33C" w14:textId="23F1ECEA" w:rsidR="00710BC2" w:rsidRDefault="00710BC2" w:rsidP="00E87BA7">
      <w:pPr>
        <w:ind w:right="-2"/>
        <w:rPr>
          <w:rFonts w:cs="David"/>
          <w:b/>
          <w:bCs/>
        </w:rPr>
      </w:pPr>
    </w:p>
    <w:p w14:paraId="42D11FB2" w14:textId="204640F8" w:rsidR="00710BC2" w:rsidRDefault="00710BC2" w:rsidP="00E87BA7">
      <w:pPr>
        <w:ind w:right="-2"/>
        <w:rPr>
          <w:rFonts w:cs="David"/>
          <w:b/>
          <w:bCs/>
        </w:rPr>
      </w:pPr>
    </w:p>
    <w:p w14:paraId="4ED669AB" w14:textId="72941A49" w:rsidR="00710BC2" w:rsidRDefault="00710BC2" w:rsidP="00E87BA7">
      <w:pPr>
        <w:ind w:right="-2"/>
        <w:rPr>
          <w:rFonts w:cs="David"/>
          <w:b/>
          <w:bCs/>
        </w:rPr>
      </w:pPr>
    </w:p>
    <w:p w14:paraId="371BD3BF" w14:textId="1960F109" w:rsidR="00710BC2" w:rsidRDefault="00710BC2" w:rsidP="00E87BA7">
      <w:pPr>
        <w:ind w:right="-2"/>
        <w:rPr>
          <w:rFonts w:cs="David"/>
          <w:b/>
          <w:bCs/>
        </w:rPr>
      </w:pPr>
    </w:p>
    <w:p w14:paraId="5D3DA86E" w14:textId="7829F5E6" w:rsidR="00710BC2" w:rsidRDefault="00710BC2" w:rsidP="00E87BA7">
      <w:pPr>
        <w:ind w:right="-2"/>
        <w:rPr>
          <w:rFonts w:cs="David"/>
          <w:b/>
          <w:bCs/>
        </w:rPr>
      </w:pPr>
    </w:p>
    <w:p w14:paraId="65FE63CF" w14:textId="3CC96DEC" w:rsidR="00710BC2" w:rsidRDefault="00710BC2" w:rsidP="00E87BA7">
      <w:pPr>
        <w:ind w:right="-2"/>
        <w:rPr>
          <w:rFonts w:cs="David"/>
          <w:b/>
          <w:bCs/>
        </w:rPr>
      </w:pPr>
    </w:p>
    <w:p w14:paraId="41C7E2D1" w14:textId="0623D2A9" w:rsidR="00710BC2" w:rsidRDefault="00710BC2" w:rsidP="00E87BA7">
      <w:pPr>
        <w:ind w:right="-2"/>
        <w:rPr>
          <w:rFonts w:cs="David"/>
          <w:b/>
          <w:bCs/>
        </w:rPr>
      </w:pPr>
    </w:p>
    <w:p w14:paraId="5E9BBF49" w14:textId="18064D95" w:rsidR="00710BC2" w:rsidRDefault="00710BC2" w:rsidP="00E87BA7">
      <w:pPr>
        <w:ind w:right="-2"/>
        <w:rPr>
          <w:rFonts w:cs="David"/>
          <w:b/>
          <w:bCs/>
        </w:rPr>
      </w:pPr>
    </w:p>
    <w:p w14:paraId="44DAFC7C" w14:textId="2014F318" w:rsidR="00710BC2" w:rsidRDefault="00710BC2" w:rsidP="00E87BA7">
      <w:pPr>
        <w:ind w:right="-2"/>
        <w:rPr>
          <w:rFonts w:cs="David"/>
          <w:b/>
          <w:bCs/>
        </w:rPr>
      </w:pPr>
    </w:p>
    <w:p w14:paraId="5EBEB596" w14:textId="55491B79" w:rsidR="00710BC2" w:rsidRDefault="00710BC2" w:rsidP="00E87BA7">
      <w:pPr>
        <w:ind w:right="-2"/>
        <w:rPr>
          <w:rFonts w:cs="David"/>
          <w:b/>
          <w:bCs/>
        </w:rPr>
      </w:pPr>
    </w:p>
    <w:p w14:paraId="70AFE4F2" w14:textId="26EEF8A6" w:rsidR="00710BC2" w:rsidRDefault="00710BC2" w:rsidP="00E87BA7">
      <w:pPr>
        <w:ind w:right="-2"/>
        <w:rPr>
          <w:rFonts w:cs="David"/>
          <w:b/>
          <w:bCs/>
        </w:rPr>
      </w:pPr>
    </w:p>
    <w:p w14:paraId="38C5BEF6" w14:textId="153BC839" w:rsidR="00710BC2" w:rsidRDefault="00710BC2" w:rsidP="00E87BA7">
      <w:pPr>
        <w:ind w:right="-2"/>
        <w:rPr>
          <w:rFonts w:cs="David"/>
          <w:b/>
          <w:bCs/>
        </w:rPr>
      </w:pPr>
    </w:p>
    <w:p w14:paraId="317CF8EB" w14:textId="22660A6B" w:rsidR="00710BC2" w:rsidRDefault="00710BC2" w:rsidP="00E87BA7">
      <w:pPr>
        <w:ind w:right="-2"/>
        <w:rPr>
          <w:rFonts w:cs="David"/>
          <w:b/>
          <w:bCs/>
        </w:rPr>
      </w:pPr>
    </w:p>
    <w:p w14:paraId="3FAA6371" w14:textId="06B5C537" w:rsidR="00710BC2" w:rsidRDefault="00710BC2" w:rsidP="00E87BA7">
      <w:pPr>
        <w:ind w:right="-2"/>
        <w:rPr>
          <w:rFonts w:cs="David"/>
          <w:b/>
          <w:bCs/>
        </w:rPr>
      </w:pPr>
    </w:p>
    <w:p w14:paraId="065B7652" w14:textId="7DD6E920" w:rsidR="00710BC2" w:rsidRDefault="00710BC2" w:rsidP="00E87BA7">
      <w:pPr>
        <w:ind w:right="-2"/>
        <w:rPr>
          <w:rFonts w:cs="David"/>
          <w:b/>
          <w:bCs/>
        </w:rPr>
      </w:pPr>
    </w:p>
    <w:p w14:paraId="38BA5973" w14:textId="60066F1C" w:rsidR="00710BC2" w:rsidRDefault="00710BC2" w:rsidP="00E87BA7">
      <w:pPr>
        <w:ind w:right="-2"/>
        <w:rPr>
          <w:rFonts w:cs="David"/>
          <w:b/>
          <w:bCs/>
        </w:rPr>
      </w:pPr>
    </w:p>
    <w:p w14:paraId="71E1794F" w14:textId="71F7BA5E" w:rsidR="00710BC2" w:rsidRDefault="00710BC2" w:rsidP="00E87BA7">
      <w:pPr>
        <w:ind w:right="-2"/>
        <w:rPr>
          <w:rFonts w:cs="David"/>
          <w:b/>
          <w:bCs/>
        </w:rPr>
      </w:pPr>
    </w:p>
    <w:p w14:paraId="47B58CED" w14:textId="77777777" w:rsidR="00710BC2" w:rsidRPr="00A10451" w:rsidRDefault="00710BC2" w:rsidP="00E87BA7">
      <w:pPr>
        <w:ind w:right="-2"/>
        <w:rPr>
          <w:rFonts w:cs="David"/>
          <w:b/>
          <w:bCs/>
        </w:rPr>
      </w:pPr>
    </w:p>
    <w:p w14:paraId="4A7377B0" w14:textId="1AEC45C7" w:rsidR="00A03C7F" w:rsidRDefault="00A03C7F" w:rsidP="00E87BA7">
      <w:pPr>
        <w:ind w:right="-2"/>
        <w:rPr>
          <w:rFonts w:cs="David"/>
          <w:b/>
          <w:bCs/>
        </w:rPr>
      </w:pPr>
    </w:p>
    <w:p w14:paraId="753DA96C" w14:textId="59999509" w:rsidR="00710BC2" w:rsidRDefault="00710BC2" w:rsidP="00E87BA7">
      <w:pPr>
        <w:ind w:right="-2"/>
        <w:rPr>
          <w:rFonts w:cs="David"/>
          <w:b/>
          <w:bCs/>
        </w:rPr>
      </w:pPr>
    </w:p>
    <w:p w14:paraId="73F75D66" w14:textId="3918F986" w:rsidR="00710BC2" w:rsidRDefault="00710BC2" w:rsidP="00E87BA7">
      <w:pPr>
        <w:ind w:right="-2"/>
        <w:rPr>
          <w:rFonts w:cs="David"/>
          <w:b/>
          <w:bCs/>
        </w:rPr>
      </w:pPr>
    </w:p>
    <w:p w14:paraId="0E296818" w14:textId="658B0F19" w:rsidR="005B289D" w:rsidRDefault="005B289D" w:rsidP="00E87BA7">
      <w:pPr>
        <w:ind w:right="-2"/>
        <w:rPr>
          <w:rFonts w:cs="David"/>
          <w:b/>
          <w:bCs/>
        </w:rPr>
      </w:pPr>
    </w:p>
    <w:p w14:paraId="22CF1CA2" w14:textId="7E8A3190" w:rsidR="005B289D" w:rsidRDefault="005B289D" w:rsidP="00E87BA7">
      <w:pPr>
        <w:ind w:right="-2"/>
        <w:rPr>
          <w:rFonts w:cs="David"/>
          <w:b/>
          <w:bCs/>
        </w:rPr>
      </w:pPr>
    </w:p>
    <w:p w14:paraId="169C62CB" w14:textId="1B3F3743" w:rsidR="005B289D" w:rsidRDefault="005B289D" w:rsidP="00E87BA7">
      <w:pPr>
        <w:ind w:right="-2"/>
        <w:rPr>
          <w:rFonts w:cs="David"/>
          <w:b/>
          <w:bCs/>
        </w:rPr>
      </w:pPr>
    </w:p>
    <w:p w14:paraId="32C499A8" w14:textId="41D99899" w:rsidR="005B289D" w:rsidRDefault="005B289D" w:rsidP="00E87BA7">
      <w:pPr>
        <w:ind w:right="-2"/>
        <w:rPr>
          <w:rFonts w:cs="David"/>
          <w:b/>
          <w:bCs/>
        </w:rPr>
      </w:pPr>
    </w:p>
    <w:p w14:paraId="446A54BD" w14:textId="3E419D9E" w:rsidR="005B289D" w:rsidRDefault="005B289D" w:rsidP="00E87BA7">
      <w:pPr>
        <w:ind w:right="-2"/>
        <w:rPr>
          <w:rFonts w:cs="David"/>
          <w:b/>
          <w:bCs/>
        </w:rPr>
      </w:pPr>
    </w:p>
    <w:p w14:paraId="764890C2" w14:textId="58E664ED" w:rsidR="005B289D" w:rsidRDefault="005B289D" w:rsidP="00E87BA7">
      <w:pPr>
        <w:ind w:right="-2"/>
        <w:rPr>
          <w:rFonts w:cs="David"/>
          <w:b/>
          <w:bCs/>
        </w:rPr>
      </w:pPr>
    </w:p>
    <w:p w14:paraId="19BABB15" w14:textId="2BA7C615" w:rsidR="005B289D" w:rsidRDefault="005B289D" w:rsidP="00E87BA7">
      <w:pPr>
        <w:ind w:right="-2"/>
        <w:rPr>
          <w:rFonts w:cs="David"/>
          <w:b/>
          <w:bCs/>
        </w:rPr>
      </w:pPr>
    </w:p>
    <w:p w14:paraId="5E66E8F8" w14:textId="2D046E07" w:rsidR="005B289D" w:rsidRDefault="005B289D" w:rsidP="00E87BA7">
      <w:pPr>
        <w:ind w:right="-2"/>
        <w:rPr>
          <w:rFonts w:cs="David"/>
          <w:b/>
          <w:bCs/>
        </w:rPr>
      </w:pPr>
    </w:p>
    <w:p w14:paraId="1DFDC6A8" w14:textId="77777777" w:rsidR="005B289D" w:rsidRDefault="005B289D" w:rsidP="00E87BA7">
      <w:pPr>
        <w:ind w:right="-2"/>
        <w:rPr>
          <w:rFonts w:cs="David"/>
          <w:b/>
          <w:bCs/>
        </w:rPr>
      </w:pPr>
    </w:p>
    <w:p w14:paraId="331D8D74" w14:textId="29CF08B9" w:rsidR="00710BC2" w:rsidRDefault="00710BC2" w:rsidP="00E87BA7">
      <w:pPr>
        <w:ind w:right="-2"/>
        <w:rPr>
          <w:rFonts w:cs="David"/>
          <w:b/>
          <w:bCs/>
        </w:rPr>
      </w:pPr>
    </w:p>
    <w:p w14:paraId="068E7641" w14:textId="225B554F" w:rsidR="00FD6B50" w:rsidRDefault="00FD6B50" w:rsidP="00E87BA7">
      <w:pPr>
        <w:ind w:right="-2"/>
        <w:rPr>
          <w:rFonts w:cs="David"/>
          <w:b/>
          <w:bCs/>
        </w:rPr>
      </w:pPr>
    </w:p>
    <w:p w14:paraId="24E48C4C" w14:textId="6EE6F5DB" w:rsidR="00FD6B50" w:rsidRDefault="00FD6B50" w:rsidP="00E87BA7">
      <w:pPr>
        <w:ind w:right="-2"/>
        <w:rPr>
          <w:rFonts w:cs="David"/>
          <w:b/>
          <w:bCs/>
        </w:rPr>
      </w:pPr>
    </w:p>
    <w:p w14:paraId="0C6204D9" w14:textId="77777777" w:rsidR="00C8396F" w:rsidRPr="000F1099" w:rsidRDefault="00C8396F" w:rsidP="00E87BA7"/>
    <w:p w14:paraId="43626655" w14:textId="77777777" w:rsidR="00575656" w:rsidRDefault="00575656">
      <w:pPr>
        <w:spacing w:after="160" w:line="259" w:lineRule="auto"/>
        <w:jc w:val="left"/>
        <w:rPr>
          <w:ins w:id="433" w:author="Barak Fishbain" w:date="2019-07-29T23:10:00Z"/>
          <w:rFonts w:eastAsiaTheme="majorEastAsia" w:cs="David"/>
          <w:b/>
          <w:color w:val="000000" w:themeColor="text1"/>
          <w:sz w:val="28"/>
          <w:szCs w:val="32"/>
        </w:rPr>
      </w:pPr>
      <w:bookmarkStart w:id="434" w:name="_Toc14991906"/>
      <w:ins w:id="435" w:author="Barak Fishbain" w:date="2019-07-29T23:10:00Z">
        <w:r>
          <w:br w:type="page"/>
        </w:r>
      </w:ins>
    </w:p>
    <w:p w14:paraId="17600C01" w14:textId="4BF9A602" w:rsidR="008901CA" w:rsidRPr="00710BC2" w:rsidRDefault="005A1EBF" w:rsidP="0089641E">
      <w:pPr>
        <w:pStyle w:val="Heading1"/>
      </w:pPr>
      <w:r w:rsidRPr="00710BC2">
        <w:rPr>
          <w:rFonts w:hint="cs"/>
        </w:rPr>
        <w:lastRenderedPageBreak/>
        <w:t>References</w:t>
      </w:r>
      <w:bookmarkEnd w:id="434"/>
    </w:p>
    <w:p w14:paraId="1194E547" w14:textId="182C81FA" w:rsidR="008901CA" w:rsidRPr="00C8396F" w:rsidRDefault="008901CA" w:rsidP="00E87BA7">
      <w:pPr>
        <w:ind w:right="-2"/>
        <w:rPr>
          <w:rFonts w:cs="David"/>
          <w:color w:val="000000" w:themeColor="text1"/>
          <w:sz w:val="18"/>
          <w:szCs w:val="18"/>
        </w:rPr>
      </w:pPr>
    </w:p>
    <w:p w14:paraId="55BA0E76" w14:textId="0A40B1FA" w:rsidR="00900430" w:rsidRPr="00900430" w:rsidRDefault="008901CA" w:rsidP="00900430">
      <w:pPr>
        <w:widowControl w:val="0"/>
        <w:autoSpaceDE w:val="0"/>
        <w:autoSpaceDN w:val="0"/>
        <w:adjustRightInd w:val="0"/>
        <w:spacing w:line="240" w:lineRule="auto"/>
        <w:ind w:left="640" w:hanging="640"/>
        <w:rPr>
          <w:rFonts w:cs="David"/>
          <w:noProof/>
          <w:sz w:val="20"/>
        </w:rPr>
      </w:pPr>
      <w:r w:rsidRPr="00C8396F">
        <w:rPr>
          <w:rFonts w:cs="David" w:hint="cs"/>
          <w:color w:val="000000" w:themeColor="text1"/>
          <w:sz w:val="20"/>
          <w:szCs w:val="20"/>
        </w:rPr>
        <w:fldChar w:fldCharType="begin" w:fldLock="1"/>
      </w:r>
      <w:r w:rsidRPr="00C8396F">
        <w:rPr>
          <w:rFonts w:cs="David" w:hint="cs"/>
          <w:color w:val="000000" w:themeColor="text1"/>
          <w:sz w:val="20"/>
          <w:szCs w:val="20"/>
        </w:rPr>
        <w:instrText xml:space="preserve">ADDIN Mendeley Bibliography CSL_BIBLIOGRAPHY </w:instrText>
      </w:r>
      <w:r w:rsidRPr="00C8396F">
        <w:rPr>
          <w:rFonts w:cs="David" w:hint="cs"/>
          <w:color w:val="000000" w:themeColor="text1"/>
          <w:sz w:val="20"/>
          <w:szCs w:val="20"/>
        </w:rPr>
        <w:fldChar w:fldCharType="separate"/>
      </w:r>
      <w:r w:rsidR="00900430" w:rsidRPr="00900430">
        <w:rPr>
          <w:rFonts w:cs="David"/>
          <w:noProof/>
          <w:sz w:val="20"/>
        </w:rPr>
        <w:t>[1]</w:t>
      </w:r>
      <w:r w:rsidR="00900430" w:rsidRPr="00900430">
        <w:rPr>
          <w:rFonts w:cs="David"/>
          <w:noProof/>
          <w:sz w:val="20"/>
        </w:rPr>
        <w:tab/>
        <w:t xml:space="preserve">J. H. Seinfeld and S. N. Pandis, </w:t>
      </w:r>
      <w:r w:rsidR="00900430" w:rsidRPr="00900430">
        <w:rPr>
          <w:rFonts w:cs="David"/>
          <w:i/>
          <w:iCs/>
          <w:noProof/>
          <w:sz w:val="20"/>
        </w:rPr>
        <w:t>Atmospheric chemistry and physics - from air pollution to climate change</w:t>
      </w:r>
      <w:r w:rsidR="00900430" w:rsidRPr="00900430">
        <w:rPr>
          <w:rFonts w:cs="David"/>
          <w:noProof/>
          <w:sz w:val="20"/>
        </w:rPr>
        <w:t>, Second edi. Wiley-Interscience, 2006.</w:t>
      </w:r>
    </w:p>
    <w:p w14:paraId="5DC9AAB1"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[2]</w:t>
      </w:r>
      <w:r w:rsidRPr="00900430">
        <w:rPr>
          <w:rFonts w:cs="David"/>
          <w:noProof/>
          <w:sz w:val="20"/>
        </w:rPr>
        <w:tab/>
        <w:t xml:space="preserve">D. J. Jacob and D. A. Winner, “Effect of climate change on air quality - citation,” </w:t>
      </w:r>
      <w:r w:rsidRPr="00900430">
        <w:rPr>
          <w:rFonts w:cs="David"/>
          <w:i/>
          <w:iCs/>
          <w:noProof/>
          <w:sz w:val="20"/>
        </w:rPr>
        <w:t>Atmos. Environ.</w:t>
      </w:r>
      <w:r w:rsidRPr="00900430">
        <w:rPr>
          <w:rFonts w:cs="David"/>
          <w:noProof/>
          <w:sz w:val="20"/>
        </w:rPr>
        <w:t>, vol. 43, no. 1, pp. 51–63, 2009.</w:t>
      </w:r>
    </w:p>
    <w:p w14:paraId="1CA642BC"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[3]</w:t>
      </w:r>
      <w:r w:rsidRPr="00900430">
        <w:rPr>
          <w:rFonts w:cs="David"/>
          <w:noProof/>
          <w:sz w:val="20"/>
        </w:rPr>
        <w:tab/>
        <w:t xml:space="preserve">“Greenhouse Gas Emissions,” </w:t>
      </w:r>
      <w:r w:rsidRPr="00900430">
        <w:rPr>
          <w:rFonts w:cs="David"/>
          <w:i/>
          <w:iCs/>
          <w:noProof/>
          <w:sz w:val="20"/>
        </w:rPr>
        <w:t>EPA, United States Environmental Protection Agency</w:t>
      </w:r>
      <w:r w:rsidRPr="00900430">
        <w:rPr>
          <w:rFonts w:cs="David"/>
          <w:noProof/>
          <w:sz w:val="20"/>
        </w:rPr>
        <w:t>, 2019. .</w:t>
      </w:r>
    </w:p>
    <w:p w14:paraId="315AF87F"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[4]</w:t>
      </w:r>
      <w:r w:rsidRPr="00900430">
        <w:rPr>
          <w:rFonts w:cs="David"/>
          <w:noProof/>
          <w:sz w:val="20"/>
        </w:rPr>
        <w:tab/>
        <w:t xml:space="preserve">“Israel ministry of environmental protection,” </w:t>
      </w:r>
      <w:r w:rsidRPr="00900430">
        <w:rPr>
          <w:rFonts w:cs="David"/>
          <w:i/>
          <w:iCs/>
          <w:noProof/>
          <w:sz w:val="20"/>
        </w:rPr>
        <w:t>The Impact of Air Pollution from Industry</w:t>
      </w:r>
      <w:r w:rsidRPr="00900430">
        <w:rPr>
          <w:rFonts w:cs="David"/>
          <w:noProof/>
          <w:sz w:val="20"/>
        </w:rPr>
        <w:t>, 2015. .</w:t>
      </w:r>
    </w:p>
    <w:p w14:paraId="09FBDD95"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[5]</w:t>
      </w:r>
      <w:r w:rsidRPr="00900430">
        <w:rPr>
          <w:rFonts w:cs="David"/>
          <w:noProof/>
          <w:sz w:val="20"/>
        </w:rPr>
        <w:tab/>
        <w:t>WHO, “Ambient air pollution: Health impacts,” 2019. .</w:t>
      </w:r>
    </w:p>
    <w:p w14:paraId="1E704E82"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[6]</w:t>
      </w:r>
      <w:r w:rsidRPr="00900430">
        <w:rPr>
          <w:rFonts w:cs="David"/>
          <w:noProof/>
          <w:sz w:val="20"/>
        </w:rPr>
        <w:tab/>
        <w:t xml:space="preserve">IPCC, </w:t>
      </w:r>
      <w:r w:rsidRPr="00900430">
        <w:rPr>
          <w:rFonts w:cs="David"/>
          <w:i/>
          <w:iCs/>
          <w:noProof/>
          <w:sz w:val="20"/>
        </w:rPr>
        <w:t>Climate Change 2013</w:t>
      </w:r>
      <w:r w:rsidRPr="00900430">
        <w:rPr>
          <w:rFonts w:cs="David"/>
          <w:noProof/>
          <w:sz w:val="20"/>
        </w:rPr>
        <w:t>, vol. 5. 2014.</w:t>
      </w:r>
    </w:p>
    <w:p w14:paraId="55809F9A"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[7]</w:t>
      </w:r>
      <w:r w:rsidRPr="00900430">
        <w:rPr>
          <w:rFonts w:cs="David"/>
          <w:noProof/>
          <w:sz w:val="20"/>
        </w:rPr>
        <w:tab/>
        <w:t xml:space="preserve">A. M. Fiore, V. Naik, and E. M. Leibensperger, “Air quality and climate connections,” </w:t>
      </w:r>
      <w:r w:rsidRPr="00900430">
        <w:rPr>
          <w:rFonts w:cs="David"/>
          <w:i/>
          <w:iCs/>
          <w:noProof/>
          <w:sz w:val="20"/>
        </w:rPr>
        <w:t>J. Air Waste Manag. Assoc.</w:t>
      </w:r>
      <w:r w:rsidRPr="00900430">
        <w:rPr>
          <w:rFonts w:cs="David"/>
          <w:noProof/>
          <w:sz w:val="20"/>
        </w:rPr>
        <w:t>, vol. 65, no. 6, pp. 645–685, 2015.</w:t>
      </w:r>
    </w:p>
    <w:p w14:paraId="4277B0A2"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[8]</w:t>
      </w:r>
      <w:r w:rsidRPr="00900430">
        <w:rPr>
          <w:rFonts w:cs="David"/>
          <w:noProof/>
          <w:sz w:val="20"/>
        </w:rPr>
        <w:tab/>
        <w:t xml:space="preserve">M. Jerrett </w:t>
      </w:r>
      <w:r w:rsidRPr="00900430">
        <w:rPr>
          <w:rFonts w:cs="David"/>
          <w:i/>
          <w:iCs/>
          <w:noProof/>
          <w:sz w:val="20"/>
        </w:rPr>
        <w:t>et al.</w:t>
      </w:r>
      <w:r w:rsidRPr="00900430">
        <w:rPr>
          <w:rFonts w:cs="David"/>
          <w:noProof/>
          <w:sz w:val="20"/>
        </w:rPr>
        <w:t xml:space="preserve">, “A review and evaluation of intraurban air pollution exposure models,” </w:t>
      </w:r>
      <w:r w:rsidRPr="00900430">
        <w:rPr>
          <w:rFonts w:cs="David"/>
          <w:i/>
          <w:iCs/>
          <w:noProof/>
          <w:sz w:val="20"/>
        </w:rPr>
        <w:t>J. Expo. Anal. Environ. Epidemiol.</w:t>
      </w:r>
      <w:r w:rsidRPr="00900430">
        <w:rPr>
          <w:rFonts w:cs="David"/>
          <w:noProof/>
          <w:sz w:val="20"/>
        </w:rPr>
        <w:t>, vol. 15, no. 2, pp. 185–204, 2005.</w:t>
      </w:r>
    </w:p>
    <w:p w14:paraId="04C020F4"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[9]</w:t>
      </w:r>
      <w:r w:rsidRPr="00900430">
        <w:rPr>
          <w:rFonts w:cs="David"/>
          <w:noProof/>
          <w:sz w:val="20"/>
        </w:rPr>
        <w:tab/>
        <w:t xml:space="preserve">F. Kizel </w:t>
      </w:r>
      <w:r w:rsidRPr="00900430">
        <w:rPr>
          <w:rFonts w:cs="David"/>
          <w:i/>
          <w:iCs/>
          <w:noProof/>
          <w:sz w:val="20"/>
        </w:rPr>
        <w:t>et al.</w:t>
      </w:r>
      <w:r w:rsidRPr="00900430">
        <w:rPr>
          <w:rFonts w:cs="David"/>
          <w:noProof/>
          <w:sz w:val="20"/>
        </w:rPr>
        <w:t xml:space="preserve">, </w:t>
      </w:r>
      <w:r w:rsidRPr="00900430">
        <w:rPr>
          <w:rFonts w:cs="David"/>
          <w:i/>
          <w:iCs/>
          <w:noProof/>
          <w:sz w:val="20"/>
        </w:rPr>
        <w:t>Node-to-node field calibration of wireless distributed air pollution sensor network</w:t>
      </w:r>
      <w:r w:rsidRPr="00900430">
        <w:rPr>
          <w:rFonts w:cs="David"/>
          <w:noProof/>
          <w:sz w:val="20"/>
        </w:rPr>
        <w:t>. Elsevier, 2017.</w:t>
      </w:r>
    </w:p>
    <w:p w14:paraId="59BCEBE8"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[10]</w:t>
      </w:r>
      <w:r w:rsidRPr="00900430">
        <w:rPr>
          <w:rFonts w:cs="David"/>
          <w:noProof/>
          <w:sz w:val="20"/>
        </w:rPr>
        <w:tab/>
        <w:t xml:space="preserve">U. Lerner, T. Yacobi, I. Levy, S. A. Moltchanov, T. Cole-Hunter, and B. Fishbain, “The effect of ego-motion on environmental monitoring,” </w:t>
      </w:r>
      <w:r w:rsidRPr="00900430">
        <w:rPr>
          <w:rFonts w:cs="David"/>
          <w:i/>
          <w:iCs/>
          <w:noProof/>
          <w:sz w:val="20"/>
        </w:rPr>
        <w:t>Sci. Total Environ.</w:t>
      </w:r>
      <w:r w:rsidRPr="00900430">
        <w:rPr>
          <w:rFonts w:cs="David"/>
          <w:noProof/>
          <w:sz w:val="20"/>
        </w:rPr>
        <w:t>, vol. 533, pp. 8–16, 2015.</w:t>
      </w:r>
    </w:p>
    <w:p w14:paraId="3FB3171F"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[11]</w:t>
      </w:r>
      <w:r w:rsidRPr="00900430">
        <w:rPr>
          <w:rFonts w:cs="David"/>
          <w:noProof/>
          <w:sz w:val="20"/>
        </w:rPr>
        <w:tab/>
        <w:t xml:space="preserve">S. Moltchanov, I. Levy, Y. Etzion, U. Lerner, D. M. Broday, and B. Fishbain, “On the feasibility of measuring urban air pollution by wireless distributed sensor networks,” </w:t>
      </w:r>
      <w:r w:rsidRPr="00900430">
        <w:rPr>
          <w:rFonts w:cs="David"/>
          <w:i/>
          <w:iCs/>
          <w:noProof/>
          <w:sz w:val="20"/>
        </w:rPr>
        <w:t>Sci. Total Environ.</w:t>
      </w:r>
      <w:r w:rsidRPr="00900430">
        <w:rPr>
          <w:rFonts w:cs="David"/>
          <w:noProof/>
          <w:sz w:val="20"/>
        </w:rPr>
        <w:t>, vol. 502, pp. 537–547, 2015.</w:t>
      </w:r>
    </w:p>
    <w:p w14:paraId="548AD30E"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[12]</w:t>
      </w:r>
      <w:r w:rsidRPr="00900430">
        <w:rPr>
          <w:rFonts w:cs="David"/>
          <w:noProof/>
          <w:sz w:val="20"/>
        </w:rPr>
        <w:tab/>
        <w:t xml:space="preserve">A. Marjovi, A. Arfire, and A. Martinoli, “High Resolution Air Pollution Maps in Urban Environments Using Mobile Sensor Networks,” </w:t>
      </w:r>
      <w:r w:rsidRPr="00900430">
        <w:rPr>
          <w:rFonts w:cs="David"/>
          <w:i/>
          <w:iCs/>
          <w:noProof/>
          <w:sz w:val="20"/>
        </w:rPr>
        <w:t>2015 Int. Conf. Distrib. Comput. Sens. Syst.</w:t>
      </w:r>
      <w:r w:rsidRPr="00900430">
        <w:rPr>
          <w:rFonts w:cs="David"/>
          <w:noProof/>
          <w:sz w:val="20"/>
        </w:rPr>
        <w:t>, pp. 11–20, 2015.</w:t>
      </w:r>
    </w:p>
    <w:p w14:paraId="6CCFB545"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[13]</w:t>
      </w:r>
      <w:r w:rsidRPr="00900430">
        <w:rPr>
          <w:rFonts w:cs="David"/>
          <w:noProof/>
          <w:sz w:val="20"/>
        </w:rPr>
        <w:tab/>
        <w:t xml:space="preserve">M. I. Mead </w:t>
      </w:r>
      <w:r w:rsidRPr="00900430">
        <w:rPr>
          <w:rFonts w:cs="David"/>
          <w:i/>
          <w:iCs/>
          <w:noProof/>
          <w:sz w:val="20"/>
        </w:rPr>
        <w:t>et al.</w:t>
      </w:r>
      <w:r w:rsidRPr="00900430">
        <w:rPr>
          <w:rFonts w:cs="David"/>
          <w:noProof/>
          <w:sz w:val="20"/>
        </w:rPr>
        <w:t xml:space="preserve">, “The use of electrochemical sensors for monitoring urban air quality in low-cost, high-density networks,” </w:t>
      </w:r>
      <w:r w:rsidRPr="00900430">
        <w:rPr>
          <w:rFonts w:cs="David"/>
          <w:i/>
          <w:iCs/>
          <w:noProof/>
          <w:sz w:val="20"/>
        </w:rPr>
        <w:t>Atmos. Environ.</w:t>
      </w:r>
      <w:r w:rsidRPr="00900430">
        <w:rPr>
          <w:rFonts w:cs="David"/>
          <w:noProof/>
          <w:sz w:val="20"/>
        </w:rPr>
        <w:t>, vol. 70, pp. 186–203, 2013.</w:t>
      </w:r>
    </w:p>
    <w:p w14:paraId="776A1B90"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[14]</w:t>
      </w:r>
      <w:r w:rsidRPr="00900430">
        <w:rPr>
          <w:rFonts w:cs="David"/>
          <w:noProof/>
          <w:sz w:val="20"/>
        </w:rPr>
        <w:tab/>
        <w:t xml:space="preserve">Piedrahita </w:t>
      </w:r>
      <w:r w:rsidRPr="00900430">
        <w:rPr>
          <w:rFonts w:cs="David"/>
          <w:i/>
          <w:iCs/>
          <w:noProof/>
          <w:sz w:val="20"/>
        </w:rPr>
        <w:t>et al.</w:t>
      </w:r>
      <w:r w:rsidRPr="00900430">
        <w:rPr>
          <w:rFonts w:cs="David"/>
          <w:noProof/>
          <w:sz w:val="20"/>
        </w:rPr>
        <w:t xml:space="preserve">, “The next generation of low-cost personal air quality sensors for quantitative exposure monitoring,” </w:t>
      </w:r>
      <w:r w:rsidRPr="00900430">
        <w:rPr>
          <w:rFonts w:cs="David"/>
          <w:i/>
          <w:iCs/>
          <w:noProof/>
          <w:sz w:val="20"/>
        </w:rPr>
        <w:t>Atmos. Meas. Tech.</w:t>
      </w:r>
      <w:r w:rsidRPr="00900430">
        <w:rPr>
          <w:rFonts w:cs="David"/>
          <w:noProof/>
          <w:sz w:val="20"/>
        </w:rPr>
        <w:t>, vol. 7, no. 10, pp. 3325–3336, 2014.</w:t>
      </w:r>
    </w:p>
    <w:p w14:paraId="3CB05B20"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[15]</w:t>
      </w:r>
      <w:r w:rsidRPr="00900430">
        <w:rPr>
          <w:rFonts w:cs="David"/>
          <w:noProof/>
          <w:sz w:val="20"/>
        </w:rPr>
        <w:tab/>
        <w:t xml:space="preserve">N. Castell </w:t>
      </w:r>
      <w:r w:rsidRPr="00900430">
        <w:rPr>
          <w:rFonts w:cs="David"/>
          <w:i/>
          <w:iCs/>
          <w:noProof/>
          <w:sz w:val="20"/>
        </w:rPr>
        <w:t>et al.</w:t>
      </w:r>
      <w:r w:rsidRPr="00900430">
        <w:rPr>
          <w:rFonts w:cs="David"/>
          <w:noProof/>
          <w:sz w:val="20"/>
        </w:rPr>
        <w:t xml:space="preserve">, “Can commercial low-cost sensor platforms contribute to air quality monitoring and exposure estimates?,” </w:t>
      </w:r>
      <w:r w:rsidRPr="00900430">
        <w:rPr>
          <w:rFonts w:cs="David"/>
          <w:i/>
          <w:iCs/>
          <w:noProof/>
          <w:sz w:val="20"/>
        </w:rPr>
        <w:t>Environ. Int.</w:t>
      </w:r>
      <w:r w:rsidRPr="00900430">
        <w:rPr>
          <w:rFonts w:cs="David"/>
          <w:noProof/>
          <w:sz w:val="20"/>
        </w:rPr>
        <w:t>, vol. 99, pp. 293–302, Feb. 2017.</w:t>
      </w:r>
    </w:p>
    <w:p w14:paraId="54A49F2F"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[16]</w:t>
      </w:r>
      <w:r w:rsidRPr="00900430">
        <w:rPr>
          <w:rFonts w:cs="David"/>
          <w:noProof/>
          <w:sz w:val="20"/>
        </w:rPr>
        <w:tab/>
        <w:t>A. Nebenzal and B. Fishbain, “Hough-Transform-Based Interpolation Scheme for Generating Accurate Dense Spatial Maps of Air Pollutants from Sparse Sensing,” 2017, pp. 51–60.</w:t>
      </w:r>
    </w:p>
    <w:p w14:paraId="4A7BAFA1"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[17]</w:t>
      </w:r>
      <w:r w:rsidRPr="00900430">
        <w:rPr>
          <w:rFonts w:cs="David"/>
          <w:noProof/>
          <w:sz w:val="20"/>
        </w:rPr>
        <w:tab/>
        <w:t xml:space="preserve">P. H. Ryan and G. K. LeMasters, “A Review of Land-use Regression Models for Characterizing Intraurban Air Pollution Exposure,” </w:t>
      </w:r>
      <w:r w:rsidRPr="00900430">
        <w:rPr>
          <w:rFonts w:cs="David"/>
          <w:i/>
          <w:iCs/>
          <w:noProof/>
          <w:sz w:val="20"/>
        </w:rPr>
        <w:t>Inhal. Toxicol.</w:t>
      </w:r>
      <w:r w:rsidRPr="00900430">
        <w:rPr>
          <w:rFonts w:cs="David"/>
          <w:noProof/>
          <w:sz w:val="20"/>
        </w:rPr>
        <w:t>, vol. 19, no. sup1, pp. 127–133, Jan. 2007.</w:t>
      </w:r>
    </w:p>
    <w:p w14:paraId="060DA05D"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[18]</w:t>
      </w:r>
      <w:r w:rsidRPr="00900430">
        <w:rPr>
          <w:rFonts w:cs="David"/>
          <w:noProof/>
          <w:sz w:val="20"/>
        </w:rPr>
        <w:tab/>
        <w:t xml:space="preserve">J. M. Stockie, “The Mathematics of Atmospheric Dispersion Modeling,” </w:t>
      </w:r>
      <w:r w:rsidRPr="00900430">
        <w:rPr>
          <w:rFonts w:cs="David"/>
          <w:i/>
          <w:iCs/>
          <w:noProof/>
          <w:sz w:val="20"/>
        </w:rPr>
        <w:t>SIAM Rev.</w:t>
      </w:r>
      <w:r w:rsidRPr="00900430">
        <w:rPr>
          <w:rFonts w:cs="David"/>
          <w:noProof/>
          <w:sz w:val="20"/>
        </w:rPr>
        <w:t>, vol. 53, no. 2, pp. 349–372, 2011.</w:t>
      </w:r>
    </w:p>
    <w:p w14:paraId="53CDC056"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[19]</w:t>
      </w:r>
      <w:r w:rsidRPr="00900430">
        <w:rPr>
          <w:rFonts w:cs="David"/>
          <w:noProof/>
          <w:sz w:val="20"/>
        </w:rPr>
        <w:tab/>
        <w:t xml:space="preserve">A. F. Stein, V. Isakov, J. Godowitch, and R. R. Draxler, “A hybrid modeling approach to resolve pollutant concentrations in an urban area,” </w:t>
      </w:r>
      <w:r w:rsidRPr="00900430">
        <w:rPr>
          <w:rFonts w:cs="David"/>
          <w:i/>
          <w:iCs/>
          <w:noProof/>
          <w:sz w:val="20"/>
        </w:rPr>
        <w:t>Atmos. Environ.</w:t>
      </w:r>
      <w:r w:rsidRPr="00900430">
        <w:rPr>
          <w:rFonts w:cs="David"/>
          <w:noProof/>
          <w:sz w:val="20"/>
        </w:rPr>
        <w:t>, vol. 41, no. 40, pp. 9410–9426, 2007.</w:t>
      </w:r>
    </w:p>
    <w:p w14:paraId="1758980F"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[20]</w:t>
      </w:r>
      <w:r w:rsidRPr="00900430">
        <w:rPr>
          <w:rFonts w:cs="David"/>
          <w:noProof/>
          <w:sz w:val="20"/>
        </w:rPr>
        <w:tab/>
        <w:t xml:space="preserve">R. L. Burritt and C. Saka, “Quality of physical environmental management accounting information, Lessons from Pollutant Release and Transfer Registers,” </w:t>
      </w:r>
      <w:r w:rsidRPr="00900430">
        <w:rPr>
          <w:rFonts w:cs="David"/>
          <w:i/>
          <w:iCs/>
          <w:noProof/>
          <w:sz w:val="20"/>
        </w:rPr>
        <w:t>Sustain. Account. Report.</w:t>
      </w:r>
      <w:r w:rsidRPr="00900430">
        <w:rPr>
          <w:rFonts w:cs="David"/>
          <w:noProof/>
          <w:sz w:val="20"/>
        </w:rPr>
        <w:t>, pp. 373–407, 2006.</w:t>
      </w:r>
    </w:p>
    <w:p w14:paraId="3CCE31BE"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[21]</w:t>
      </w:r>
      <w:r w:rsidRPr="00900430">
        <w:rPr>
          <w:rFonts w:cs="David"/>
          <w:noProof/>
          <w:sz w:val="20"/>
        </w:rPr>
        <w:tab/>
        <w:t xml:space="preserve">D. Kerret and G. M. Gray, “What Do We Learn from Emissions Reporting? Analytical Considerations and Comparison of Pollutant Release and Transfer Registers in the United States, Canada, England, and Australia,” </w:t>
      </w:r>
      <w:r w:rsidRPr="00900430">
        <w:rPr>
          <w:rFonts w:cs="David"/>
          <w:i/>
          <w:iCs/>
          <w:noProof/>
          <w:sz w:val="20"/>
        </w:rPr>
        <w:t>Risk Anal.</w:t>
      </w:r>
      <w:r w:rsidRPr="00900430">
        <w:rPr>
          <w:rFonts w:cs="David"/>
          <w:noProof/>
          <w:sz w:val="20"/>
        </w:rPr>
        <w:t>, vol. 27, no. 1, pp. 203–223, Feb. 2007.</w:t>
      </w:r>
    </w:p>
    <w:p w14:paraId="4D572C00"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[22]</w:t>
      </w:r>
      <w:r w:rsidRPr="00900430">
        <w:rPr>
          <w:rFonts w:cs="David"/>
          <w:noProof/>
          <w:sz w:val="20"/>
        </w:rPr>
        <w:tab/>
        <w:t xml:space="preserve">R. Sullivan and A. Gouldson, “Pollutant release and transfer registers: examining the value of government-led reporting on corporate environmental performance,” </w:t>
      </w:r>
      <w:r w:rsidRPr="00900430">
        <w:rPr>
          <w:rFonts w:cs="David"/>
          <w:i/>
          <w:iCs/>
          <w:noProof/>
          <w:sz w:val="20"/>
        </w:rPr>
        <w:t>Corp. Soc. Responsib. Environ. Manag.</w:t>
      </w:r>
      <w:r w:rsidRPr="00900430">
        <w:rPr>
          <w:rFonts w:cs="David"/>
          <w:noProof/>
          <w:sz w:val="20"/>
        </w:rPr>
        <w:t>, vol. 14, no. 5, pp. 263–273, Dec. 2007.</w:t>
      </w:r>
    </w:p>
    <w:p w14:paraId="243FDE02"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[23]</w:t>
      </w:r>
      <w:r w:rsidRPr="00900430">
        <w:rPr>
          <w:rFonts w:cs="David"/>
          <w:noProof/>
          <w:sz w:val="20"/>
        </w:rPr>
        <w:tab/>
        <w:t xml:space="preserve">M. Hutchinson, H. Oh, and W. H. Chen, “A review of source term estimation methods for atmospheric dispersion events using static or mobile sensors,” </w:t>
      </w:r>
      <w:r w:rsidRPr="00900430">
        <w:rPr>
          <w:rFonts w:cs="David"/>
          <w:i/>
          <w:iCs/>
          <w:noProof/>
          <w:sz w:val="20"/>
        </w:rPr>
        <w:t>Inf. Fusion</w:t>
      </w:r>
      <w:r w:rsidRPr="00900430">
        <w:rPr>
          <w:rFonts w:cs="David"/>
          <w:noProof/>
          <w:sz w:val="20"/>
        </w:rPr>
        <w:t>, vol. 36, pp. 130–148, 2017.</w:t>
      </w:r>
    </w:p>
    <w:p w14:paraId="4134BCAE"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[24]</w:t>
      </w:r>
      <w:r w:rsidRPr="00900430">
        <w:rPr>
          <w:rFonts w:cs="David"/>
          <w:noProof/>
          <w:sz w:val="20"/>
        </w:rPr>
        <w:tab/>
        <w:t xml:space="preserve">A. Nebenzal and B. Fishbain, “Hough-based Interpolation Scheme for Generating Accurate Dense Spatial Maps of Air Pollutants from Sparse Sensing,” </w:t>
      </w:r>
      <w:r w:rsidRPr="00900430">
        <w:rPr>
          <w:rFonts w:cs="David"/>
          <w:i/>
          <w:iCs/>
          <w:noProof/>
          <w:sz w:val="20"/>
        </w:rPr>
        <w:t>Int. Fed. Inf. Process. Adv. Inf. Commun. Technol.</w:t>
      </w:r>
      <w:r w:rsidRPr="00900430">
        <w:rPr>
          <w:rFonts w:cs="David"/>
          <w:noProof/>
          <w:sz w:val="20"/>
        </w:rPr>
        <w:t>, vol. 507, pp. 51–60, 2018.</w:t>
      </w:r>
    </w:p>
    <w:p w14:paraId="1F3743C4"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[25]</w:t>
      </w:r>
      <w:r w:rsidRPr="00900430">
        <w:rPr>
          <w:rFonts w:cs="David"/>
          <w:noProof/>
          <w:sz w:val="20"/>
        </w:rPr>
        <w:tab/>
        <w:t xml:space="preserve">P. S. Kanaroglou </w:t>
      </w:r>
      <w:r w:rsidRPr="00900430">
        <w:rPr>
          <w:rFonts w:cs="David"/>
          <w:i/>
          <w:iCs/>
          <w:noProof/>
          <w:sz w:val="20"/>
        </w:rPr>
        <w:t>et al.</w:t>
      </w:r>
      <w:r w:rsidRPr="00900430">
        <w:rPr>
          <w:rFonts w:cs="David"/>
          <w:noProof/>
          <w:sz w:val="20"/>
        </w:rPr>
        <w:t xml:space="preserve">, “Establishing an air pollution monitoring network for intra-urban population exposure assessment: A location-allocation approach,” </w:t>
      </w:r>
      <w:r w:rsidRPr="00900430">
        <w:rPr>
          <w:rFonts w:cs="David"/>
          <w:i/>
          <w:iCs/>
          <w:noProof/>
          <w:sz w:val="20"/>
        </w:rPr>
        <w:t>Atmos. Environ.</w:t>
      </w:r>
      <w:r w:rsidRPr="00900430">
        <w:rPr>
          <w:rFonts w:cs="David"/>
          <w:noProof/>
          <w:sz w:val="20"/>
        </w:rPr>
        <w:t>, vol. 39, no. 13, pp. 2399–2409, 2005.</w:t>
      </w:r>
    </w:p>
    <w:p w14:paraId="262F86E7"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[26]</w:t>
      </w:r>
      <w:r w:rsidRPr="00900430">
        <w:rPr>
          <w:rFonts w:cs="David"/>
          <w:noProof/>
          <w:sz w:val="20"/>
        </w:rPr>
        <w:tab/>
        <w:t xml:space="preserve">B. Liu, O. Dousse, P. Nain, and D. Towsley, “Dynamic coverage of mobile sensor networks,” </w:t>
      </w:r>
      <w:r w:rsidRPr="00900430">
        <w:rPr>
          <w:rFonts w:cs="David"/>
          <w:i/>
          <w:iCs/>
          <w:noProof/>
          <w:sz w:val="20"/>
        </w:rPr>
        <w:t>IEEE Trans. Parallel Distrib. Syst.</w:t>
      </w:r>
      <w:r w:rsidRPr="00900430">
        <w:rPr>
          <w:rFonts w:cs="David"/>
          <w:noProof/>
          <w:sz w:val="20"/>
        </w:rPr>
        <w:t>, vol. 24, no. 2, pp. 301–311, 2013.</w:t>
      </w:r>
    </w:p>
    <w:p w14:paraId="08571773"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[27]</w:t>
      </w:r>
      <w:r w:rsidRPr="00900430">
        <w:rPr>
          <w:rFonts w:cs="David"/>
          <w:noProof/>
          <w:sz w:val="20"/>
        </w:rPr>
        <w:tab/>
        <w:t xml:space="preserve">Q. Zhao and A. Swami, “Coverage and Connectivity in Wireless Sensor Networks,” </w:t>
      </w:r>
      <w:r w:rsidRPr="00900430">
        <w:rPr>
          <w:rFonts w:cs="David"/>
          <w:i/>
          <w:iCs/>
          <w:noProof/>
          <w:sz w:val="20"/>
        </w:rPr>
        <w:t>Adapt. Cross Layer Des. Wirel. Networks</w:t>
      </w:r>
      <w:r w:rsidRPr="00900430">
        <w:rPr>
          <w:rFonts w:cs="David"/>
          <w:noProof/>
          <w:sz w:val="20"/>
        </w:rPr>
        <w:t>, pp. 301–323, 2010.</w:t>
      </w:r>
    </w:p>
    <w:p w14:paraId="102B4DDA"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[28]</w:t>
      </w:r>
      <w:r w:rsidRPr="00900430">
        <w:rPr>
          <w:rFonts w:cs="David"/>
          <w:noProof/>
          <w:sz w:val="20"/>
        </w:rPr>
        <w:tab/>
        <w:t xml:space="preserve">H. Zhang and C. Liu, “A Review on Node Deployment of Wireless Sensor Network,” </w:t>
      </w:r>
      <w:r w:rsidRPr="00900430">
        <w:rPr>
          <w:rFonts w:cs="David"/>
          <w:i/>
          <w:iCs/>
          <w:noProof/>
          <w:sz w:val="20"/>
        </w:rPr>
        <w:t>IJCSI Int. J. Comput. Sci. Issues</w:t>
      </w:r>
      <w:r w:rsidRPr="00900430">
        <w:rPr>
          <w:rFonts w:cs="David"/>
          <w:noProof/>
          <w:sz w:val="20"/>
        </w:rPr>
        <w:t>, vol. 9, no. 6, pp. 378–383, 2012.</w:t>
      </w:r>
    </w:p>
    <w:p w14:paraId="68566B13"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[29]</w:t>
      </w:r>
      <w:r w:rsidRPr="00900430">
        <w:rPr>
          <w:rFonts w:cs="David"/>
          <w:noProof/>
          <w:sz w:val="20"/>
        </w:rPr>
        <w:tab/>
        <w:t xml:space="preserve">B. Fishbain </w:t>
      </w:r>
      <w:r w:rsidRPr="00900430">
        <w:rPr>
          <w:rFonts w:cs="David"/>
          <w:i/>
          <w:iCs/>
          <w:noProof/>
          <w:sz w:val="20"/>
        </w:rPr>
        <w:t>et al.</w:t>
      </w:r>
      <w:r w:rsidRPr="00900430">
        <w:rPr>
          <w:rFonts w:cs="David"/>
          <w:noProof/>
          <w:sz w:val="20"/>
        </w:rPr>
        <w:t xml:space="preserve">, “An evaluation tool kit of air quality micro-sensing units,” </w:t>
      </w:r>
      <w:r w:rsidRPr="00900430">
        <w:rPr>
          <w:rFonts w:cs="David"/>
          <w:i/>
          <w:iCs/>
          <w:noProof/>
          <w:sz w:val="20"/>
        </w:rPr>
        <w:t>Sci. Total Environ.</w:t>
      </w:r>
      <w:r w:rsidRPr="00900430">
        <w:rPr>
          <w:rFonts w:cs="David"/>
          <w:noProof/>
          <w:sz w:val="20"/>
        </w:rPr>
        <w:t>, vol. 575, pp. 639–648, Jan. 2017.</w:t>
      </w:r>
    </w:p>
    <w:p w14:paraId="5656B1A9"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[30]</w:t>
      </w:r>
      <w:r w:rsidRPr="00900430">
        <w:rPr>
          <w:rFonts w:cs="David"/>
          <w:noProof/>
          <w:sz w:val="20"/>
        </w:rPr>
        <w:tab/>
        <w:t xml:space="preserve">U. Lerner, O. Hirshfeld, and B. Fishbain, “Optimal Deployment of a Heterogeneous Environmental Sensor Network,” </w:t>
      </w:r>
      <w:r w:rsidRPr="00900430">
        <w:rPr>
          <w:rFonts w:cs="David"/>
          <w:i/>
          <w:iCs/>
          <w:noProof/>
          <w:sz w:val="20"/>
        </w:rPr>
        <w:t>Jorunal Environ. Informatics</w:t>
      </w:r>
      <w:r w:rsidRPr="00900430">
        <w:rPr>
          <w:rFonts w:cs="David"/>
          <w:noProof/>
          <w:sz w:val="20"/>
        </w:rPr>
        <w:t>, 2018.</w:t>
      </w:r>
    </w:p>
    <w:p w14:paraId="56EA809A"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[31]</w:t>
      </w:r>
      <w:r w:rsidRPr="00900430">
        <w:rPr>
          <w:rFonts w:cs="David"/>
          <w:noProof/>
          <w:sz w:val="20"/>
        </w:rPr>
        <w:tab/>
        <w:t xml:space="preserve">B. Carter and R. Ragade, “A probabilistic model for the deployment of sensors,” in </w:t>
      </w:r>
      <w:r w:rsidRPr="00900430">
        <w:rPr>
          <w:rFonts w:cs="David"/>
          <w:i/>
          <w:iCs/>
          <w:noProof/>
          <w:sz w:val="20"/>
        </w:rPr>
        <w:t>Sensors Applications Symposium, 2009. SAS 2009. IEEE</w:t>
      </w:r>
      <w:r w:rsidRPr="00900430">
        <w:rPr>
          <w:rFonts w:cs="David"/>
          <w:noProof/>
          <w:sz w:val="20"/>
        </w:rPr>
        <w:t>, 2009, pp. 7–12.</w:t>
      </w:r>
    </w:p>
    <w:p w14:paraId="7D547679"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[32]</w:t>
      </w:r>
      <w:r w:rsidRPr="00900430">
        <w:rPr>
          <w:rFonts w:cs="David"/>
          <w:noProof/>
          <w:sz w:val="20"/>
        </w:rPr>
        <w:tab/>
        <w:t xml:space="preserve">A. Boubrima, W. Bechkit, and H. Rivano, “Optimal WSN Deployment Models for Air Pollution Monitoring,” </w:t>
      </w:r>
      <w:r w:rsidRPr="00900430">
        <w:rPr>
          <w:rFonts w:cs="David"/>
          <w:i/>
          <w:iCs/>
          <w:noProof/>
          <w:sz w:val="20"/>
        </w:rPr>
        <w:t>IEEE Trans. Wirel. Commun.</w:t>
      </w:r>
      <w:r w:rsidRPr="00900430">
        <w:rPr>
          <w:rFonts w:cs="David"/>
          <w:noProof/>
          <w:sz w:val="20"/>
        </w:rPr>
        <w:t>, vol. 16, no. 5, pp. 2723–2735, 2017.</w:t>
      </w:r>
    </w:p>
    <w:p w14:paraId="2C51FAB1"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[33]</w:t>
      </w:r>
      <w:r w:rsidRPr="00900430">
        <w:rPr>
          <w:rFonts w:cs="David"/>
          <w:noProof/>
          <w:sz w:val="20"/>
        </w:rPr>
        <w:tab/>
        <w:t xml:space="preserve">A. Boubrima, W. Bechkit, H. Rivano, and L. Soulhac, “Leveraging the potential of WSN for an efficient </w:t>
      </w:r>
      <w:r w:rsidRPr="00900430">
        <w:rPr>
          <w:rFonts w:cs="David"/>
          <w:noProof/>
          <w:sz w:val="20"/>
        </w:rPr>
        <w:lastRenderedPageBreak/>
        <w:t xml:space="preserve">correction of air pollution fine-grained simulations,” </w:t>
      </w:r>
      <w:r w:rsidRPr="00900430">
        <w:rPr>
          <w:rFonts w:cs="David"/>
          <w:i/>
          <w:iCs/>
          <w:noProof/>
          <w:sz w:val="20"/>
        </w:rPr>
        <w:t>Proc. - Int. Conf. Comput. Commun. Networks, ICCCN</w:t>
      </w:r>
      <w:r w:rsidRPr="00900430">
        <w:rPr>
          <w:rFonts w:cs="David"/>
          <w:noProof/>
          <w:sz w:val="20"/>
        </w:rPr>
        <w:t>, vol. 2018-July, 2018.</w:t>
      </w:r>
    </w:p>
    <w:p w14:paraId="600B2028"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[34]</w:t>
      </w:r>
      <w:r w:rsidRPr="00900430">
        <w:rPr>
          <w:rFonts w:cs="David"/>
          <w:noProof/>
          <w:sz w:val="20"/>
        </w:rPr>
        <w:tab/>
        <w:t xml:space="preserve">J. D. Berman, L. Jin, M. L. Bell, and F. C. Curriero, “Developing a geostatistical simulation method to inform the quantity and placement of new monitors for a follow-up air sampling campaign,” </w:t>
      </w:r>
      <w:r w:rsidRPr="00900430">
        <w:rPr>
          <w:rFonts w:cs="David"/>
          <w:i/>
          <w:iCs/>
          <w:noProof/>
          <w:sz w:val="20"/>
        </w:rPr>
        <w:t>J. Expo. Sci. Environ. Epidemiol.</w:t>
      </w:r>
      <w:r w:rsidRPr="00900430">
        <w:rPr>
          <w:rFonts w:cs="David"/>
          <w:noProof/>
          <w:sz w:val="20"/>
        </w:rPr>
        <w:t>, vol. 29, no. 2, pp. 248–257, 2019.</w:t>
      </w:r>
    </w:p>
    <w:p w14:paraId="25DD7FCA"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[35]</w:t>
      </w:r>
      <w:r w:rsidRPr="00900430">
        <w:rPr>
          <w:rFonts w:cs="David"/>
          <w:noProof/>
          <w:sz w:val="20"/>
        </w:rPr>
        <w:tab/>
        <w:t xml:space="preserve">R. Berkowicz, M. Winther, and M. Ketzel, “Traffic pollution modelling and emission data,” </w:t>
      </w:r>
      <w:r w:rsidRPr="00900430">
        <w:rPr>
          <w:rFonts w:cs="David"/>
          <w:i/>
          <w:iCs/>
          <w:noProof/>
          <w:sz w:val="20"/>
        </w:rPr>
        <w:t>Environ. Model. Softw.</w:t>
      </w:r>
      <w:r w:rsidRPr="00900430">
        <w:rPr>
          <w:rFonts w:cs="David"/>
          <w:noProof/>
          <w:sz w:val="20"/>
        </w:rPr>
        <w:t>, vol. 21, no. 4, pp. 454–460, Apr. 2006.</w:t>
      </w:r>
    </w:p>
    <w:p w14:paraId="3D7C3961"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[36]</w:t>
      </w:r>
      <w:r w:rsidRPr="00900430">
        <w:rPr>
          <w:rFonts w:cs="David"/>
          <w:noProof/>
          <w:sz w:val="20"/>
        </w:rPr>
        <w:tab/>
        <w:t xml:space="preserve">C. C. Austin, B. Roberge, and N. Goyer, “Cross-sensitivities of electrochemical detectors used to monitor worker exposures to airborne contaminants: False positive responses in the absence of target analytes,” </w:t>
      </w:r>
      <w:r w:rsidRPr="00900430">
        <w:rPr>
          <w:rFonts w:cs="David"/>
          <w:i/>
          <w:iCs/>
          <w:noProof/>
          <w:sz w:val="20"/>
        </w:rPr>
        <w:t>J. Environ. Monit.</w:t>
      </w:r>
      <w:r w:rsidRPr="00900430">
        <w:rPr>
          <w:rFonts w:cs="David"/>
          <w:noProof/>
          <w:sz w:val="20"/>
        </w:rPr>
        <w:t>, vol. 8, no. 1, pp. 161–166, 2006.</w:t>
      </w:r>
    </w:p>
    <w:p w14:paraId="61B225A3"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[37]</w:t>
      </w:r>
      <w:r w:rsidRPr="00900430">
        <w:rPr>
          <w:rFonts w:cs="David"/>
          <w:noProof/>
          <w:sz w:val="20"/>
        </w:rPr>
        <w:tab/>
        <w:t xml:space="preserve">K. Chakrabarty, S. S. Iyengar, H. Qi, and E. Cho, “Grid coverage for surveillance and target location in distributed sensor networks,” </w:t>
      </w:r>
      <w:r w:rsidRPr="00900430">
        <w:rPr>
          <w:rFonts w:cs="David"/>
          <w:i/>
          <w:iCs/>
          <w:noProof/>
          <w:sz w:val="20"/>
        </w:rPr>
        <w:t>IEEE Trans. Comput.</w:t>
      </w:r>
      <w:r w:rsidRPr="00900430">
        <w:rPr>
          <w:rFonts w:cs="David"/>
          <w:noProof/>
          <w:sz w:val="20"/>
        </w:rPr>
        <w:t>, vol. 51, no. 12, pp. 1448–1453, 2002.</w:t>
      </w:r>
    </w:p>
    <w:p w14:paraId="0A5AD188"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[38]</w:t>
      </w:r>
      <w:r w:rsidRPr="00900430">
        <w:rPr>
          <w:rFonts w:cs="David"/>
          <w:noProof/>
          <w:sz w:val="20"/>
        </w:rPr>
        <w:tab/>
        <w:t xml:space="preserve">I. K. Altinel, N. Aras, E. Güney, and C. Ersoy, “Binary integer programming formulation and heuristics for differentiated coverage in heterogeneous sensor networks,” </w:t>
      </w:r>
      <w:r w:rsidRPr="00900430">
        <w:rPr>
          <w:rFonts w:cs="David"/>
          <w:i/>
          <w:iCs/>
          <w:noProof/>
          <w:sz w:val="20"/>
        </w:rPr>
        <w:t>Comput. Networks</w:t>
      </w:r>
      <w:r w:rsidRPr="00900430">
        <w:rPr>
          <w:rFonts w:cs="David"/>
          <w:noProof/>
          <w:sz w:val="20"/>
        </w:rPr>
        <w:t>, vol. 52, no. 12, pp. 2419–2431, 2008.</w:t>
      </w:r>
    </w:p>
    <w:p w14:paraId="592516C9"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[39]</w:t>
      </w:r>
      <w:r w:rsidRPr="00900430">
        <w:rPr>
          <w:rFonts w:cs="David"/>
          <w:noProof/>
          <w:sz w:val="20"/>
        </w:rPr>
        <w:tab/>
        <w:t xml:space="preserve">Y. Kuroki, G. S. Young, and S. E. Haupt, “UAV navigation by an expert system for contaminant mapping with a genetic algorithm,” </w:t>
      </w:r>
      <w:r w:rsidRPr="00900430">
        <w:rPr>
          <w:rFonts w:cs="David"/>
          <w:i/>
          <w:iCs/>
          <w:noProof/>
          <w:sz w:val="20"/>
        </w:rPr>
        <w:t>Expert Syst. Appl.</w:t>
      </w:r>
      <w:r w:rsidRPr="00900430">
        <w:rPr>
          <w:rFonts w:cs="David"/>
          <w:noProof/>
          <w:sz w:val="20"/>
        </w:rPr>
        <w:t>, vol. 37, no. 6, pp. 4687–4697, 2010.</w:t>
      </w:r>
    </w:p>
    <w:p w14:paraId="7EE808B0"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[40]</w:t>
      </w:r>
      <w:r w:rsidRPr="00900430">
        <w:rPr>
          <w:rFonts w:cs="David"/>
          <w:noProof/>
          <w:sz w:val="20"/>
        </w:rPr>
        <w:tab/>
        <w:t xml:space="preserve">A. Belkhiri, W. Bechkit, H. Rivano, and M. Koudil, “Context aware MWSN optimal redeployment strategies for air pollution timely monitoring,” </w:t>
      </w:r>
      <w:r w:rsidRPr="00900430">
        <w:rPr>
          <w:rFonts w:cs="David"/>
          <w:i/>
          <w:iCs/>
          <w:noProof/>
          <w:sz w:val="20"/>
        </w:rPr>
        <w:t>IEEE Int. Conf. Commun.</w:t>
      </w:r>
      <w:r w:rsidRPr="00900430">
        <w:rPr>
          <w:rFonts w:cs="David"/>
          <w:noProof/>
          <w:sz w:val="20"/>
        </w:rPr>
        <w:t>, vol. 2018-May, 2018.</w:t>
      </w:r>
    </w:p>
    <w:p w14:paraId="26A248D1"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[41]</w:t>
      </w:r>
      <w:r w:rsidRPr="00900430">
        <w:rPr>
          <w:rFonts w:cs="David"/>
          <w:noProof/>
          <w:sz w:val="20"/>
        </w:rPr>
        <w:tab/>
        <w:t xml:space="preserve">H. Kellerer, U. Pferschy, and D. Pisinger, </w:t>
      </w:r>
      <w:r w:rsidRPr="00900430">
        <w:rPr>
          <w:rFonts w:cs="David"/>
          <w:i/>
          <w:iCs/>
          <w:noProof/>
          <w:sz w:val="20"/>
        </w:rPr>
        <w:t>Knapsack Problems</w:t>
      </w:r>
      <w:r w:rsidRPr="00900430">
        <w:rPr>
          <w:rFonts w:cs="David"/>
          <w:noProof/>
          <w:sz w:val="20"/>
        </w:rPr>
        <w:t>. Springer, 2004.</w:t>
      </w:r>
    </w:p>
    <w:p w14:paraId="3AD03D96"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[42]</w:t>
      </w:r>
      <w:r w:rsidRPr="00900430">
        <w:rPr>
          <w:rFonts w:cs="David"/>
          <w:noProof/>
          <w:sz w:val="20"/>
        </w:rPr>
        <w:tab/>
        <w:t xml:space="preserve">R. M. Karp, “Reducibility among combinatorial problems,” in </w:t>
      </w:r>
      <w:r w:rsidRPr="00900430">
        <w:rPr>
          <w:rFonts w:cs="David"/>
          <w:i/>
          <w:iCs/>
          <w:noProof/>
          <w:sz w:val="20"/>
        </w:rPr>
        <w:t>Complexity of computer computations</w:t>
      </w:r>
      <w:r w:rsidRPr="00900430">
        <w:rPr>
          <w:rFonts w:cs="David"/>
          <w:noProof/>
          <w:sz w:val="20"/>
        </w:rPr>
        <w:t>, Springer, 1972, pp. 85–103.</w:t>
      </w:r>
    </w:p>
    <w:p w14:paraId="61D77E27"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[43]</w:t>
      </w:r>
      <w:r w:rsidRPr="00900430">
        <w:rPr>
          <w:rFonts w:cs="David"/>
          <w:noProof/>
          <w:sz w:val="20"/>
        </w:rPr>
        <w:tab/>
        <w:t xml:space="preserve">A. E. Eiben and J. E. Smith, </w:t>
      </w:r>
      <w:r w:rsidRPr="00900430">
        <w:rPr>
          <w:rFonts w:cs="David"/>
          <w:i/>
          <w:iCs/>
          <w:noProof/>
          <w:sz w:val="20"/>
        </w:rPr>
        <w:t>Introduction to evolutionary computing</w:t>
      </w:r>
      <w:r w:rsidRPr="00900430">
        <w:rPr>
          <w:rFonts w:cs="David"/>
          <w:noProof/>
          <w:sz w:val="20"/>
        </w:rPr>
        <w:t>, 2nd Editio., vol. 53. Springer, 2007.</w:t>
      </w:r>
    </w:p>
    <w:p w14:paraId="230F9621"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[44]</w:t>
      </w:r>
      <w:r w:rsidRPr="00900430">
        <w:rPr>
          <w:rFonts w:cs="David"/>
          <w:noProof/>
          <w:sz w:val="20"/>
        </w:rPr>
        <w:tab/>
        <w:t xml:space="preserve">G. O. Concepts, </w:t>
      </w:r>
      <w:r w:rsidRPr="00900430">
        <w:rPr>
          <w:rFonts w:cs="David"/>
          <w:i/>
          <w:iCs/>
          <w:noProof/>
          <w:sz w:val="20"/>
        </w:rPr>
        <w:t>Introduction to Optimum Design, Chapter 16 -Global Optimization Concepts and Methods</w:t>
      </w:r>
      <w:r w:rsidRPr="00900430">
        <w:rPr>
          <w:rFonts w:cs="David"/>
          <w:noProof/>
          <w:sz w:val="20"/>
        </w:rPr>
        <w:t>, Fourth Edi. Elsevier Inc., 2017.</w:t>
      </w:r>
    </w:p>
    <w:p w14:paraId="27FF4269"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[45]</w:t>
      </w:r>
      <w:r w:rsidRPr="00900430">
        <w:rPr>
          <w:rFonts w:cs="David"/>
          <w:noProof/>
          <w:sz w:val="20"/>
        </w:rPr>
        <w:tab/>
        <w:t xml:space="preserve">S. E. Haupt, G. S. Young, and C. T. Allen, “A genetic algorithm method to assimilate sensor data for a toxic contaminant release,” </w:t>
      </w:r>
      <w:r w:rsidRPr="00900430">
        <w:rPr>
          <w:rFonts w:cs="David"/>
          <w:i/>
          <w:iCs/>
          <w:noProof/>
          <w:sz w:val="20"/>
        </w:rPr>
        <w:t>J. Comput.</w:t>
      </w:r>
      <w:r w:rsidRPr="00900430">
        <w:rPr>
          <w:rFonts w:cs="David"/>
          <w:noProof/>
          <w:sz w:val="20"/>
        </w:rPr>
        <w:t>, vol. 2, no. 6, pp. 85–93, 2007.</w:t>
      </w:r>
    </w:p>
    <w:p w14:paraId="06A3887F"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[46]</w:t>
      </w:r>
      <w:r w:rsidRPr="00900430">
        <w:rPr>
          <w:rFonts w:cs="David"/>
          <w:noProof/>
          <w:sz w:val="20"/>
        </w:rPr>
        <w:tab/>
        <w:t xml:space="preserve">J. H. Holland, </w:t>
      </w:r>
      <w:r w:rsidRPr="00900430">
        <w:rPr>
          <w:rFonts w:cs="David"/>
          <w:i/>
          <w:iCs/>
          <w:noProof/>
          <w:sz w:val="20"/>
        </w:rPr>
        <w:t>Adaptation in natural and artificial systems: an introductory analysis with applications to biology, control, and artificial intelligence</w:t>
      </w:r>
      <w:r w:rsidRPr="00900430">
        <w:rPr>
          <w:rFonts w:cs="David"/>
          <w:noProof/>
          <w:sz w:val="20"/>
        </w:rPr>
        <w:t>. MIT press, 1992.</w:t>
      </w:r>
    </w:p>
    <w:p w14:paraId="4AB81527"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[47]</w:t>
      </w:r>
      <w:r w:rsidRPr="00900430">
        <w:rPr>
          <w:rFonts w:cs="David"/>
          <w:noProof/>
          <w:sz w:val="20"/>
        </w:rPr>
        <w:tab/>
        <w:t xml:space="preserve">R. Ramadan, H. El-Rewini, and K. Abdelghany, “Optimal and approximate approaches for deployment of heterogeneous sensing devices,” </w:t>
      </w:r>
      <w:r w:rsidRPr="00900430">
        <w:rPr>
          <w:rFonts w:cs="David"/>
          <w:i/>
          <w:iCs/>
          <w:noProof/>
          <w:sz w:val="20"/>
        </w:rPr>
        <w:t>Eurasip J. Wirel. Commun. Netw.</w:t>
      </w:r>
      <w:r w:rsidRPr="00900430">
        <w:rPr>
          <w:rFonts w:cs="David"/>
          <w:noProof/>
          <w:sz w:val="20"/>
        </w:rPr>
        <w:t>, vol. 2007, 2007.</w:t>
      </w:r>
    </w:p>
    <w:p w14:paraId="131048AC"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[48]</w:t>
      </w:r>
      <w:r w:rsidRPr="00900430">
        <w:rPr>
          <w:rFonts w:cs="David"/>
          <w:noProof/>
          <w:sz w:val="20"/>
        </w:rPr>
        <w:tab/>
        <w:t xml:space="preserve">S. E. Haupt, G. S. Young, and C. T. Allen, “Validation of a receptor-dispersion model coupled with a genetic algorithm using synthetic data,” </w:t>
      </w:r>
      <w:r w:rsidRPr="00900430">
        <w:rPr>
          <w:rFonts w:cs="David"/>
          <w:i/>
          <w:iCs/>
          <w:noProof/>
          <w:sz w:val="20"/>
        </w:rPr>
        <w:t>J. Appl. Meteorol. Climatol.</w:t>
      </w:r>
      <w:r w:rsidRPr="00900430">
        <w:rPr>
          <w:rFonts w:cs="David"/>
          <w:noProof/>
          <w:sz w:val="20"/>
        </w:rPr>
        <w:t>, vol. 45, no. 3, pp. 476–490, 2006.</w:t>
      </w:r>
    </w:p>
    <w:p w14:paraId="72C0973E"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[49]</w:t>
      </w:r>
      <w:r w:rsidRPr="00900430">
        <w:rPr>
          <w:rFonts w:cs="David"/>
          <w:noProof/>
          <w:sz w:val="20"/>
        </w:rPr>
        <w:tab/>
        <w:t xml:space="preserve">S. E. Haupt, “A demonstration of coupled receptor/dispersion modeling with a genetic algorithm,” </w:t>
      </w:r>
      <w:r w:rsidRPr="00900430">
        <w:rPr>
          <w:rFonts w:cs="David"/>
          <w:i/>
          <w:iCs/>
          <w:noProof/>
          <w:sz w:val="20"/>
        </w:rPr>
        <w:t>Atmos. Environ.</w:t>
      </w:r>
      <w:r w:rsidRPr="00900430">
        <w:rPr>
          <w:rFonts w:cs="David"/>
          <w:noProof/>
          <w:sz w:val="20"/>
        </w:rPr>
        <w:t>, vol. 39, no. 37, pp. 7181–7189, 2005.</w:t>
      </w:r>
    </w:p>
    <w:p w14:paraId="61771E88"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[50]</w:t>
      </w:r>
      <w:r w:rsidRPr="00900430">
        <w:rPr>
          <w:rFonts w:cs="David"/>
          <w:noProof/>
          <w:sz w:val="20"/>
        </w:rPr>
        <w:tab/>
        <w:t xml:space="preserve">C. T. Allen, G. S. Young, and S. E. Haupt, “Improving pollutant source characterization by better estimating wind direction with a genetic algorithm,” </w:t>
      </w:r>
      <w:r w:rsidRPr="00900430">
        <w:rPr>
          <w:rFonts w:cs="David"/>
          <w:i/>
          <w:iCs/>
          <w:noProof/>
          <w:sz w:val="20"/>
        </w:rPr>
        <w:t>Atmos. Environ.</w:t>
      </w:r>
      <w:r w:rsidRPr="00900430">
        <w:rPr>
          <w:rFonts w:cs="David"/>
          <w:noProof/>
          <w:sz w:val="20"/>
        </w:rPr>
        <w:t>, vol. 41, no. 11, pp. 2283–2289, 2007.</w:t>
      </w:r>
    </w:p>
    <w:p w14:paraId="31DB2EBC"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[51]</w:t>
      </w:r>
      <w:r w:rsidRPr="00900430">
        <w:rPr>
          <w:rFonts w:cs="David"/>
          <w:noProof/>
          <w:sz w:val="20"/>
        </w:rPr>
        <w:tab/>
        <w:t xml:space="preserve">P. E. Bieringer </w:t>
      </w:r>
      <w:r w:rsidRPr="00900430">
        <w:rPr>
          <w:rFonts w:cs="David"/>
          <w:i/>
          <w:iCs/>
          <w:noProof/>
          <w:sz w:val="20"/>
        </w:rPr>
        <w:t>et al.</w:t>
      </w:r>
      <w:r w:rsidRPr="00900430">
        <w:rPr>
          <w:rFonts w:cs="David"/>
          <w:noProof/>
          <w:sz w:val="20"/>
        </w:rPr>
        <w:t xml:space="preserve">, “Automated source term and wind parameter estimation for atmospheric transport and dispersion applications,” </w:t>
      </w:r>
      <w:r w:rsidRPr="00900430">
        <w:rPr>
          <w:rFonts w:cs="David"/>
          <w:i/>
          <w:iCs/>
          <w:noProof/>
          <w:sz w:val="20"/>
        </w:rPr>
        <w:t>Atmos. Environ.</w:t>
      </w:r>
      <w:r w:rsidRPr="00900430">
        <w:rPr>
          <w:rFonts w:cs="David"/>
          <w:noProof/>
          <w:sz w:val="20"/>
        </w:rPr>
        <w:t>, vol. 122, pp. 206–219, 2015.</w:t>
      </w:r>
    </w:p>
    <w:p w14:paraId="409CA848"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[52]</w:t>
      </w:r>
      <w:r w:rsidRPr="00900430">
        <w:rPr>
          <w:rFonts w:cs="David"/>
          <w:noProof/>
          <w:sz w:val="20"/>
        </w:rPr>
        <w:tab/>
        <w:t xml:space="preserve">K. J. Long, S. E. Haupt, and G. S. Young, “Assessing sensitivity of source term estimation,” </w:t>
      </w:r>
      <w:r w:rsidRPr="00900430">
        <w:rPr>
          <w:rFonts w:cs="David"/>
          <w:i/>
          <w:iCs/>
          <w:noProof/>
          <w:sz w:val="20"/>
        </w:rPr>
        <w:t>Atmos. Environ.</w:t>
      </w:r>
      <w:r w:rsidRPr="00900430">
        <w:rPr>
          <w:rFonts w:cs="David"/>
          <w:noProof/>
          <w:sz w:val="20"/>
        </w:rPr>
        <w:t>, vol. 44, no. 12, pp. 1558–1567, 2010.</w:t>
      </w:r>
    </w:p>
    <w:p w14:paraId="54F09EA8"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[53]</w:t>
      </w:r>
      <w:r w:rsidRPr="00900430">
        <w:rPr>
          <w:rFonts w:cs="David"/>
          <w:noProof/>
          <w:sz w:val="20"/>
        </w:rPr>
        <w:tab/>
        <w:t xml:space="preserve">A. Kumar, S. Dixit, C. Varadarajan, A. Vijayan, and A. Masuraha, “Evaluation of the AERMOD dispersion model as a function of atmospheric stability for an urban area,” </w:t>
      </w:r>
      <w:r w:rsidRPr="00900430">
        <w:rPr>
          <w:rFonts w:cs="David"/>
          <w:i/>
          <w:iCs/>
          <w:noProof/>
          <w:sz w:val="20"/>
        </w:rPr>
        <w:t>Environ. Prog.</w:t>
      </w:r>
      <w:r w:rsidRPr="00900430">
        <w:rPr>
          <w:rFonts w:cs="David"/>
          <w:noProof/>
          <w:sz w:val="20"/>
        </w:rPr>
        <w:t>, vol. 25, no. 2, pp. 141–151, Jul. 2006.</w:t>
      </w:r>
    </w:p>
    <w:p w14:paraId="2E037E54"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[54]</w:t>
      </w:r>
      <w:r w:rsidRPr="00900430">
        <w:rPr>
          <w:rFonts w:cs="David"/>
          <w:noProof/>
          <w:sz w:val="20"/>
        </w:rPr>
        <w:tab/>
        <w:t xml:space="preserve">A. S. Rood, “Performance evaluation of AERMOD, CALPUFF, and legacy air dispersion models using the Winter Validation Tracer Study dataset,” </w:t>
      </w:r>
      <w:r w:rsidRPr="00900430">
        <w:rPr>
          <w:rFonts w:cs="David"/>
          <w:i/>
          <w:iCs/>
          <w:noProof/>
          <w:sz w:val="20"/>
        </w:rPr>
        <w:t>Atmos. Environ.</w:t>
      </w:r>
      <w:r w:rsidRPr="00900430">
        <w:rPr>
          <w:rFonts w:cs="David"/>
          <w:noProof/>
          <w:sz w:val="20"/>
        </w:rPr>
        <w:t>, vol. 89, pp. 707–720, 2014.</w:t>
      </w:r>
    </w:p>
    <w:p w14:paraId="57123A8D"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[55]</w:t>
      </w:r>
      <w:r w:rsidRPr="00900430">
        <w:rPr>
          <w:rFonts w:cs="David"/>
          <w:noProof/>
          <w:sz w:val="20"/>
        </w:rPr>
        <w:tab/>
        <w:t xml:space="preserve">A. Berchet </w:t>
      </w:r>
      <w:r w:rsidRPr="00900430">
        <w:rPr>
          <w:rFonts w:cs="David"/>
          <w:i/>
          <w:iCs/>
          <w:noProof/>
          <w:sz w:val="20"/>
        </w:rPr>
        <w:t>et al.</w:t>
      </w:r>
      <w:r w:rsidRPr="00900430">
        <w:rPr>
          <w:rFonts w:cs="David"/>
          <w:noProof/>
          <w:sz w:val="20"/>
        </w:rPr>
        <w:t xml:space="preserve">, “A cost-effective method for simulating city-wide air flow and pollutant dispersion at building resolving scale,” </w:t>
      </w:r>
      <w:r w:rsidRPr="00900430">
        <w:rPr>
          <w:rFonts w:cs="David"/>
          <w:i/>
          <w:iCs/>
          <w:noProof/>
          <w:sz w:val="20"/>
        </w:rPr>
        <w:t>Atmos. Environ.</w:t>
      </w:r>
      <w:r w:rsidRPr="00900430">
        <w:rPr>
          <w:rFonts w:cs="David"/>
          <w:noProof/>
          <w:sz w:val="20"/>
        </w:rPr>
        <w:t>, vol. 158, pp. 181–196, 2017.</w:t>
      </w:r>
    </w:p>
    <w:p w14:paraId="715D0B7C"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[56]</w:t>
      </w:r>
      <w:r w:rsidRPr="00900430">
        <w:rPr>
          <w:rFonts w:cs="David"/>
          <w:noProof/>
          <w:sz w:val="20"/>
        </w:rPr>
        <w:tab/>
        <w:t>A. Berchet, K. Zink, D. Oettl, J. Brunner, L. Emmenegger, and D. Brunner, “simulations over the city of Zürich , Switzerland,” vol. 2, no. 2, pp. 3441–3459, 2017.</w:t>
      </w:r>
    </w:p>
    <w:p w14:paraId="198E9334"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[57]</w:t>
      </w:r>
      <w:r w:rsidRPr="00900430">
        <w:rPr>
          <w:rFonts w:cs="David"/>
          <w:noProof/>
          <w:sz w:val="20"/>
        </w:rPr>
        <w:tab/>
        <w:t xml:space="preserve">F. Pasquill, “The estimation of the dispersion of windborne material,” </w:t>
      </w:r>
      <w:r w:rsidRPr="00900430">
        <w:rPr>
          <w:rFonts w:cs="David"/>
          <w:i/>
          <w:iCs/>
          <w:noProof/>
          <w:sz w:val="20"/>
        </w:rPr>
        <w:t>Met. Mag.</w:t>
      </w:r>
      <w:r w:rsidRPr="00900430">
        <w:rPr>
          <w:rFonts w:cs="David"/>
          <w:noProof/>
          <w:sz w:val="20"/>
        </w:rPr>
        <w:t>, vol. 90, no. 1161, pp. 33–49, 1961.</w:t>
      </w:r>
    </w:p>
    <w:p w14:paraId="0DB1EED0"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[58]</w:t>
      </w:r>
      <w:r w:rsidRPr="00900430">
        <w:rPr>
          <w:rFonts w:cs="David"/>
          <w:noProof/>
          <w:sz w:val="20"/>
        </w:rPr>
        <w:tab/>
        <w:t xml:space="preserve">D. O. Martin, “Comment On ‘The Change of Concentration Standard Deviations with Distance,’” </w:t>
      </w:r>
      <w:r w:rsidRPr="00900430">
        <w:rPr>
          <w:rFonts w:cs="David"/>
          <w:i/>
          <w:iCs/>
          <w:noProof/>
          <w:sz w:val="20"/>
        </w:rPr>
        <w:t>J. Air Pollut. Control Assoc.</w:t>
      </w:r>
      <w:r w:rsidRPr="00900430">
        <w:rPr>
          <w:rFonts w:cs="David"/>
          <w:noProof/>
          <w:sz w:val="20"/>
        </w:rPr>
        <w:t>, vol. 26, no. 2, pp. 145–147, Feb. 1976.</w:t>
      </w:r>
    </w:p>
    <w:p w14:paraId="7E234886"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[59]</w:t>
      </w:r>
      <w:r w:rsidRPr="00900430">
        <w:rPr>
          <w:rFonts w:cs="David"/>
          <w:noProof/>
          <w:sz w:val="20"/>
        </w:rPr>
        <w:tab/>
        <w:t>D. B. Turner, “Workbook of Atmospheric Dispersion Estimates; 2nd ed;” 1994.</w:t>
      </w:r>
    </w:p>
    <w:p w14:paraId="2AA227E7"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[60]</w:t>
      </w:r>
      <w:r w:rsidRPr="00900430">
        <w:rPr>
          <w:rFonts w:cs="David"/>
          <w:noProof/>
          <w:sz w:val="20"/>
        </w:rPr>
        <w:tab/>
        <w:t xml:space="preserve">C. D. Ahrens and R. Henson, </w:t>
      </w:r>
      <w:r w:rsidRPr="00900430">
        <w:rPr>
          <w:rFonts w:cs="David"/>
          <w:i/>
          <w:iCs/>
          <w:noProof/>
          <w:sz w:val="20"/>
        </w:rPr>
        <w:t>Meteorology Today: An Introduction to Weather, Climate, and the Environment</w:t>
      </w:r>
      <w:r w:rsidRPr="00900430">
        <w:rPr>
          <w:rFonts w:cs="David"/>
          <w:noProof/>
          <w:sz w:val="20"/>
        </w:rPr>
        <w:t>, 12th ed. Cengage Learning, Inc, 2017.</w:t>
      </w:r>
    </w:p>
    <w:p w14:paraId="29E1A010"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[61]</w:t>
      </w:r>
      <w:r w:rsidRPr="00900430">
        <w:rPr>
          <w:rFonts w:cs="David"/>
          <w:noProof/>
          <w:sz w:val="20"/>
        </w:rPr>
        <w:tab/>
        <w:t xml:space="preserve">D. B. Turner, “A diffusion model for an urban area,” </w:t>
      </w:r>
      <w:r w:rsidRPr="00900430">
        <w:rPr>
          <w:rFonts w:cs="David"/>
          <w:i/>
          <w:iCs/>
          <w:noProof/>
          <w:sz w:val="20"/>
        </w:rPr>
        <w:t>J. Appl. Meteorol.</w:t>
      </w:r>
      <w:r w:rsidRPr="00900430">
        <w:rPr>
          <w:rFonts w:cs="David"/>
          <w:noProof/>
          <w:sz w:val="20"/>
        </w:rPr>
        <w:t>, vol. 3, no. 1, pp. 83–91, 1964.</w:t>
      </w:r>
    </w:p>
    <w:p w14:paraId="4FC642CE"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[62]</w:t>
      </w:r>
      <w:r w:rsidRPr="00900430">
        <w:rPr>
          <w:rFonts w:cs="David"/>
          <w:noProof/>
          <w:sz w:val="20"/>
        </w:rPr>
        <w:tab/>
        <w:t xml:space="preserve">USEPA- United States Environmental Protection Agency, “Meteorological Monitoring Guidance for Regulatory Modeling Applications,” </w:t>
      </w:r>
      <w:r w:rsidRPr="00900430">
        <w:rPr>
          <w:rFonts w:cs="David"/>
          <w:i/>
          <w:iCs/>
          <w:noProof/>
          <w:sz w:val="20"/>
        </w:rPr>
        <w:t>Epa-454/R-99-005</w:t>
      </w:r>
      <w:r w:rsidRPr="00900430">
        <w:rPr>
          <w:rFonts w:cs="David"/>
          <w:noProof/>
          <w:sz w:val="20"/>
        </w:rPr>
        <w:t>, p. 171, 2000.</w:t>
      </w:r>
    </w:p>
    <w:p w14:paraId="03FDAD22"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[63]</w:t>
      </w:r>
      <w:r w:rsidRPr="00900430">
        <w:rPr>
          <w:rFonts w:cs="David"/>
          <w:noProof/>
          <w:sz w:val="20"/>
        </w:rPr>
        <w:tab/>
        <w:t>D. Hadka, “Beginner ’ s Guide to the MOEA Framework,” p. 214, 2017.</w:t>
      </w:r>
    </w:p>
    <w:p w14:paraId="35E7B217"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[64]</w:t>
      </w:r>
      <w:r w:rsidRPr="00900430">
        <w:rPr>
          <w:rFonts w:cs="David"/>
          <w:noProof/>
          <w:sz w:val="20"/>
        </w:rPr>
        <w:tab/>
        <w:t>D. Hadka, “Borg</w:t>
      </w:r>
      <w:r w:rsidRPr="00900430">
        <w:rPr>
          <w:rFonts w:ascii="Arial" w:hAnsi="Arial" w:cs="Arial"/>
          <w:noProof/>
          <w:sz w:val="20"/>
        </w:rPr>
        <w:t> </w:t>
      </w:r>
      <w:r w:rsidRPr="00900430">
        <w:rPr>
          <w:rFonts w:cs="David"/>
          <w:noProof/>
          <w:sz w:val="20"/>
        </w:rPr>
        <w:t>: An Auto-Adaptive Many-Objective Evolutionary Computing Framework,” vol. 21, no. 2, pp. 231–259, 2013.</w:t>
      </w:r>
    </w:p>
    <w:p w14:paraId="14A7F3CD" w14:textId="77777777" w:rsidR="00900430" w:rsidRPr="00900430" w:rsidRDefault="00900430" w:rsidP="00900430">
      <w:pPr>
        <w:widowControl w:val="0"/>
        <w:autoSpaceDE w:val="0"/>
        <w:autoSpaceDN w:val="0"/>
        <w:adjustRightInd w:val="0"/>
        <w:spacing w:line="240" w:lineRule="auto"/>
        <w:ind w:left="640" w:hanging="640"/>
        <w:rPr>
          <w:rFonts w:cs="David"/>
          <w:noProof/>
          <w:sz w:val="20"/>
        </w:rPr>
      </w:pPr>
      <w:r w:rsidRPr="00900430">
        <w:rPr>
          <w:rFonts w:cs="David"/>
          <w:noProof/>
          <w:sz w:val="20"/>
        </w:rPr>
        <w:t>[65]</w:t>
      </w:r>
      <w:r w:rsidRPr="00900430">
        <w:rPr>
          <w:rFonts w:cs="David"/>
          <w:noProof/>
          <w:sz w:val="20"/>
        </w:rPr>
        <w:tab/>
        <w:t xml:space="preserve">E. K. Burke </w:t>
      </w:r>
      <w:r w:rsidRPr="00900430">
        <w:rPr>
          <w:rFonts w:cs="David"/>
          <w:i/>
          <w:iCs/>
          <w:noProof/>
          <w:sz w:val="20"/>
        </w:rPr>
        <w:t>et al.</w:t>
      </w:r>
      <w:r w:rsidRPr="00900430">
        <w:rPr>
          <w:rFonts w:cs="David"/>
          <w:noProof/>
          <w:sz w:val="20"/>
        </w:rPr>
        <w:t xml:space="preserve">, “Hyper-heuristics: A survey of the state of the art,” </w:t>
      </w:r>
      <w:r w:rsidRPr="00900430">
        <w:rPr>
          <w:rFonts w:cs="David"/>
          <w:i/>
          <w:iCs/>
          <w:noProof/>
          <w:sz w:val="20"/>
        </w:rPr>
        <w:t>J. Oper. Res. Soc.</w:t>
      </w:r>
      <w:r w:rsidRPr="00900430">
        <w:rPr>
          <w:rFonts w:cs="David"/>
          <w:noProof/>
          <w:sz w:val="20"/>
        </w:rPr>
        <w:t>, vol. 64, no. 12, pp. 1695–1724, 2013.</w:t>
      </w:r>
    </w:p>
    <w:p w14:paraId="5A27584C" w14:textId="77777777" w:rsidR="00575656" w:rsidRDefault="008901CA" w:rsidP="00900430">
      <w:pPr>
        <w:widowControl w:val="0"/>
        <w:autoSpaceDE w:val="0"/>
        <w:autoSpaceDN w:val="0"/>
        <w:adjustRightInd w:val="0"/>
        <w:spacing w:line="240" w:lineRule="auto"/>
        <w:ind w:left="640" w:hanging="640"/>
        <w:rPr>
          <w:ins w:id="436" w:author="Barak Fishbain" w:date="2019-07-29T23:11:00Z"/>
          <w:sz w:val="20"/>
          <w:szCs w:val="20"/>
        </w:rPr>
      </w:pPr>
      <w:r w:rsidRPr="00C8396F">
        <w:rPr>
          <w:rFonts w:hint="cs"/>
          <w:sz w:val="20"/>
          <w:szCs w:val="20"/>
        </w:rPr>
        <w:fldChar w:fldCharType="end"/>
      </w:r>
      <w:bookmarkStart w:id="437" w:name="_Toc14991907"/>
    </w:p>
    <w:p w14:paraId="09046363" w14:textId="77777777" w:rsidR="00575656" w:rsidRDefault="00575656">
      <w:pPr>
        <w:spacing w:after="160" w:line="259" w:lineRule="auto"/>
        <w:jc w:val="left"/>
        <w:rPr>
          <w:ins w:id="438" w:author="Barak Fishbain" w:date="2019-07-29T23:11:00Z"/>
          <w:sz w:val="20"/>
          <w:szCs w:val="20"/>
        </w:rPr>
      </w:pPr>
      <w:ins w:id="439" w:author="Barak Fishbain" w:date="2019-07-29T23:11:00Z">
        <w:r>
          <w:rPr>
            <w:sz w:val="20"/>
            <w:szCs w:val="20"/>
          </w:rPr>
          <w:br w:type="page"/>
        </w:r>
      </w:ins>
    </w:p>
    <w:p w14:paraId="783016CC" w14:textId="327336A7" w:rsidR="0069712C" w:rsidRDefault="002C4083" w:rsidP="00D76EF3">
      <w:pPr>
        <w:pStyle w:val="Heading1"/>
      </w:pPr>
      <w:r>
        <w:lastRenderedPageBreak/>
        <w:t>Appendi</w:t>
      </w:r>
      <w:r w:rsidR="008A424D">
        <w:t>ces</w:t>
      </w:r>
      <w:bookmarkEnd w:id="437"/>
    </w:p>
    <w:p w14:paraId="2FF3E0AC" w14:textId="5EDA5BE5" w:rsidR="00AF2A29" w:rsidRDefault="005B0747" w:rsidP="00E87BA7">
      <w:pPr>
        <w:pStyle w:val="Heading2"/>
      </w:pPr>
      <w:bookmarkStart w:id="440" w:name="_Toc14991908"/>
      <w:bookmarkStart w:id="441" w:name="Appendix_A"/>
      <w:r>
        <w:t>Appendix A</w:t>
      </w:r>
      <w:bookmarkEnd w:id="440"/>
    </w:p>
    <w:bookmarkEnd w:id="441"/>
    <w:p w14:paraId="7A045141" w14:textId="12AE2E7D" w:rsidR="00AF2A29" w:rsidRDefault="00AF2A29" w:rsidP="00E87BA7"/>
    <w:p w14:paraId="0D38D886" w14:textId="2D71BA7D" w:rsidR="002A4954" w:rsidRPr="002A4954" w:rsidRDefault="002A4954" w:rsidP="00E87BA7">
      <w:pPr>
        <w:pStyle w:val="Caption"/>
        <w:keepNext/>
        <w:spacing w:line="276" w:lineRule="auto"/>
        <w:rPr>
          <w:rFonts w:ascii="David" w:hAnsi="David" w:cs="David"/>
          <w:i w:val="0"/>
          <w:iCs w:val="0"/>
          <w:color w:val="000000" w:themeColor="text1"/>
          <w:sz w:val="20"/>
          <w:szCs w:val="20"/>
        </w:rPr>
      </w:pPr>
      <w:bookmarkStart w:id="442" w:name="_Ref14990771"/>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007B0BA7">
        <w:rPr>
          <w:rFonts w:ascii="David" w:hAnsi="David" w:cs="David"/>
          <w:b/>
          <w:bCs/>
          <w:i w:val="0"/>
          <w:iCs w:val="0"/>
          <w:noProof/>
          <w:color w:val="000000" w:themeColor="text1"/>
          <w:sz w:val="20"/>
          <w:szCs w:val="20"/>
        </w:rPr>
        <w:t>2</w:t>
      </w:r>
      <w:r w:rsidRPr="002A4954">
        <w:rPr>
          <w:rFonts w:ascii="David" w:hAnsi="David" w:cs="David"/>
          <w:b/>
          <w:bCs/>
          <w:i w:val="0"/>
          <w:iCs w:val="0"/>
          <w:color w:val="000000" w:themeColor="text1"/>
          <w:sz w:val="20"/>
          <w:szCs w:val="20"/>
        </w:rPr>
        <w:fldChar w:fldCharType="end"/>
      </w:r>
      <w:bookmarkEnd w:id="442"/>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Pasquill-Gifford stability category. For use with </w:t>
      </w:r>
      <w:r w:rsidR="005C015E" w:rsidRPr="005C015E">
        <w:rPr>
          <w:rFonts w:ascii="David" w:hAnsi="David" w:cs="David"/>
          <w:i w:val="0"/>
          <w:iCs w:val="0"/>
          <w:color w:val="000000" w:themeColor="text1"/>
          <w:sz w:val="20"/>
          <w:szCs w:val="20"/>
        </w:rPr>
        <w:fldChar w:fldCharType="begin"/>
      </w:r>
      <w:r w:rsidR="005C015E" w:rsidRPr="005C015E">
        <w:rPr>
          <w:rFonts w:ascii="David" w:hAnsi="David" w:cs="David"/>
          <w:i w:val="0"/>
          <w:iCs w:val="0"/>
          <w:color w:val="000000" w:themeColor="text1"/>
          <w:sz w:val="20"/>
          <w:szCs w:val="20"/>
        </w:rPr>
        <w:instrText xml:space="preserve"> REF _Ref14990742 \h  \* MERGEFORMAT </w:instrText>
      </w:r>
      <w:r w:rsidR="005C015E" w:rsidRPr="005C015E">
        <w:rPr>
          <w:rFonts w:ascii="David" w:hAnsi="David" w:cs="David"/>
          <w:i w:val="0"/>
          <w:iCs w:val="0"/>
          <w:color w:val="000000" w:themeColor="text1"/>
          <w:sz w:val="20"/>
          <w:szCs w:val="20"/>
        </w:rPr>
      </w:r>
      <w:r w:rsidR="005C015E" w:rsidRPr="005C015E">
        <w:rPr>
          <w:rFonts w:ascii="David" w:hAnsi="David" w:cs="David"/>
          <w:i w:val="0"/>
          <w:iCs w:val="0"/>
          <w:color w:val="000000" w:themeColor="text1"/>
          <w:sz w:val="20"/>
          <w:szCs w:val="20"/>
        </w:rPr>
        <w:fldChar w:fldCharType="separate"/>
      </w:r>
      <w:ins w:id="443" w:author="Barak Fishbain" w:date="2019-07-28T17:49:00Z">
        <w:r w:rsidR="007B0BA7" w:rsidRPr="00D76EF3">
          <w:rPr>
            <w:rFonts w:ascii="David" w:hAnsi="David" w:cs="David"/>
            <w:i w:val="0"/>
            <w:iCs w:val="0"/>
            <w:color w:val="000000" w:themeColor="text1"/>
            <w:sz w:val="20"/>
            <w:szCs w:val="20"/>
          </w:rPr>
          <w:t>Table 3</w:t>
        </w:r>
      </w:ins>
      <w:r w:rsidR="005C015E" w:rsidRPr="005C015E">
        <w:rPr>
          <w:rFonts w:ascii="David" w:hAnsi="David" w:cs="David"/>
          <w:i w:val="0"/>
          <w:iCs w:val="0"/>
          <w:color w:val="000000" w:themeColor="text1"/>
          <w:sz w:val="20"/>
          <w:szCs w:val="20"/>
        </w:rPr>
        <w:fldChar w:fldCharType="end"/>
      </w:r>
      <w:r w:rsidR="002C7369" w:rsidRPr="004218D1">
        <w:rPr>
          <w:rFonts w:ascii="David" w:hAnsi="David" w:cs="David"/>
          <w:i w:val="0"/>
          <w:iCs w:val="0"/>
          <w:color w:val="000000" w:themeColor="text1"/>
          <w:sz w:val="20"/>
          <w:szCs w:val="20"/>
        </w:rPr>
        <w:t xml:space="preserve"> </w:t>
      </w:r>
      <w:r w:rsidR="001466BA" w:rsidRPr="004218D1">
        <w:rPr>
          <w:rFonts w:ascii="David" w:hAnsi="David" w:cs="David"/>
          <w:i w:val="0"/>
          <w:iCs w:val="0"/>
          <w:color w:val="000000" w:themeColor="text1"/>
          <w:sz w:val="20"/>
          <w:szCs w:val="20"/>
        </w:rPr>
        <w:fldChar w:fldCharType="begin" w:fldLock="1"/>
      </w:r>
      <w:r w:rsidR="00E26158">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f513c322-3eb8-4612-8f09-1eb393f9d253","http://www.mendeley.com/documents/?uuid=e6f35ba1-8d3e-4ce9-ad65-6410640c7c8b"]}],"mendeley":{"formattedCitation":"[62]","plainTextFormattedCitation":"[62]","previouslyFormattedCitation":"[62]"},"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E26158" w:rsidRPr="00E26158">
        <w:rPr>
          <w:rFonts w:ascii="David" w:hAnsi="David" w:cs="David"/>
          <w:i w:val="0"/>
          <w:iCs w:val="0"/>
          <w:noProof/>
          <w:color w:val="000000" w:themeColor="text1"/>
          <w:sz w:val="20"/>
          <w:szCs w:val="20"/>
        </w:rPr>
        <w:t>[62]</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E87BA7">
      <w:r>
        <w:rPr>
          <w:noProof/>
        </w:rPr>
        <w:drawing>
          <wp:inline distT="0" distB="0" distL="0" distR="0" wp14:anchorId="0984FD50" wp14:editId="7FEF9DD5">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7"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E87BA7"/>
    <w:p w14:paraId="16ABE2E9" w14:textId="0173A847" w:rsidR="00AF2A29" w:rsidRDefault="00AF2A29" w:rsidP="00E87BA7"/>
    <w:p w14:paraId="4D0B6231" w14:textId="48C2D232" w:rsidR="00420167" w:rsidRDefault="00420167" w:rsidP="00E87BA7"/>
    <w:p w14:paraId="750691F7" w14:textId="181AADB7" w:rsidR="00420167" w:rsidRDefault="00420167" w:rsidP="00E87BA7"/>
    <w:p w14:paraId="5286F80E" w14:textId="1EE7223B" w:rsidR="00420167" w:rsidRDefault="00420167" w:rsidP="00E87BA7"/>
    <w:p w14:paraId="2418EF8D" w14:textId="6BAABDF3" w:rsidR="00420167" w:rsidRDefault="00420167" w:rsidP="00E87BA7"/>
    <w:p w14:paraId="1046094B" w14:textId="69DF3904" w:rsidR="00420167" w:rsidRDefault="00420167" w:rsidP="00E87BA7"/>
    <w:p w14:paraId="339B4631" w14:textId="66E08351" w:rsidR="00420167" w:rsidRDefault="00420167" w:rsidP="00E87BA7"/>
    <w:p w14:paraId="4E1A9922" w14:textId="6D719DF7" w:rsidR="00420167" w:rsidRDefault="00420167" w:rsidP="00E87BA7"/>
    <w:p w14:paraId="3AC60D29" w14:textId="5AF39E42" w:rsidR="00420167" w:rsidRDefault="00420167" w:rsidP="00E87BA7"/>
    <w:p w14:paraId="4F0B24F0" w14:textId="7994F8A8" w:rsidR="00420167" w:rsidRDefault="00420167" w:rsidP="00E87BA7"/>
    <w:p w14:paraId="63142D54" w14:textId="181BE9BA" w:rsidR="00420167" w:rsidRDefault="00420167" w:rsidP="00E87BA7"/>
    <w:p w14:paraId="01E241DE" w14:textId="60058517" w:rsidR="00420167" w:rsidRDefault="00420167" w:rsidP="00E87BA7"/>
    <w:p w14:paraId="4ECF99F9" w14:textId="0D52D567" w:rsidR="00420167" w:rsidRDefault="00420167" w:rsidP="00E87BA7"/>
    <w:p w14:paraId="3DD19221" w14:textId="2BDFE14B" w:rsidR="00420167" w:rsidRDefault="00420167" w:rsidP="00E87BA7"/>
    <w:p w14:paraId="46D2C3E7" w14:textId="1EB23D9A" w:rsidR="00420167" w:rsidRDefault="00420167" w:rsidP="00E87BA7"/>
    <w:p w14:paraId="36F1F7C4" w14:textId="7BBAE43B" w:rsidR="00420167" w:rsidRDefault="00420167" w:rsidP="00E87BA7"/>
    <w:p w14:paraId="4BD296F5" w14:textId="15F9FE4E" w:rsidR="00420167" w:rsidRDefault="00420167" w:rsidP="00E87BA7"/>
    <w:p w14:paraId="329DBFB1" w14:textId="68CFBC78" w:rsidR="00283FD5" w:rsidRDefault="00283FD5" w:rsidP="00E87BA7"/>
    <w:p w14:paraId="047E3944" w14:textId="77777777" w:rsidR="00283FD5" w:rsidRDefault="00283FD5" w:rsidP="00E87BA7"/>
    <w:p w14:paraId="40AA5CE7" w14:textId="62BADFB6" w:rsidR="00420167" w:rsidRDefault="00420167" w:rsidP="00E87BA7"/>
    <w:p w14:paraId="36252222" w14:textId="499B4419" w:rsidR="00420167" w:rsidRDefault="00420167" w:rsidP="00E87BA7"/>
    <w:p w14:paraId="64905370" w14:textId="0FDDE028" w:rsidR="00420167" w:rsidRDefault="00420167" w:rsidP="00E87BA7"/>
    <w:p w14:paraId="5B6E36AB" w14:textId="77777777" w:rsidR="00420167" w:rsidRPr="00AF2A29" w:rsidRDefault="00420167" w:rsidP="00E87BA7"/>
    <w:p w14:paraId="01BECB0D" w14:textId="6AFBAF08" w:rsidR="00BD6BC6" w:rsidRDefault="00AB3119" w:rsidP="00E87BA7">
      <w:pPr>
        <w:pStyle w:val="Heading2"/>
      </w:pPr>
      <w:bookmarkStart w:id="444" w:name="_Toc14991909"/>
      <w:bookmarkStart w:id="445" w:name="Appendix_B"/>
      <w:r>
        <w:lastRenderedPageBreak/>
        <w:t>Appendix</w:t>
      </w:r>
      <w:r w:rsidR="00BD6BC6">
        <w:t xml:space="preserve"> </w:t>
      </w:r>
      <w:r w:rsidR="00F55165">
        <w:t>B</w:t>
      </w:r>
      <w:bookmarkEnd w:id="444"/>
      <w:r w:rsidR="00BD6BC6">
        <w:t xml:space="preserve"> </w:t>
      </w:r>
    </w:p>
    <w:bookmarkEnd w:id="445"/>
    <w:p w14:paraId="39C06EC0" w14:textId="0AD5F0B2" w:rsidR="0069712C" w:rsidRPr="00A10451" w:rsidRDefault="0069712C" w:rsidP="00E87BA7">
      <w:pPr>
        <w:widowControl w:val="0"/>
        <w:autoSpaceDE w:val="0"/>
        <w:autoSpaceDN w:val="0"/>
        <w:adjustRightInd w:val="0"/>
        <w:rPr>
          <w:rFonts w:cs="David"/>
          <w:color w:val="000000" w:themeColor="text1"/>
        </w:rPr>
      </w:pPr>
    </w:p>
    <w:p w14:paraId="48A70D2E" w14:textId="7F0C0FDE" w:rsidR="00541696" w:rsidRPr="00541696" w:rsidRDefault="00541696" w:rsidP="00E87BA7">
      <w:pPr>
        <w:pStyle w:val="Caption"/>
        <w:keepNext/>
        <w:spacing w:line="276" w:lineRule="auto"/>
        <w:rPr>
          <w:rFonts w:ascii="David" w:hAnsi="David" w:cs="David"/>
          <w:i w:val="0"/>
          <w:iCs w:val="0"/>
          <w:color w:val="000000" w:themeColor="text1"/>
          <w:sz w:val="20"/>
          <w:szCs w:val="20"/>
        </w:rPr>
      </w:pPr>
      <w:bookmarkStart w:id="446" w:name="_Ref14990742"/>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7B0BA7">
        <w:rPr>
          <w:rFonts w:ascii="David" w:hAnsi="David" w:cs="David"/>
          <w:b/>
          <w:bCs/>
          <w:i w:val="0"/>
          <w:iCs w:val="0"/>
          <w:noProof/>
          <w:color w:val="000000" w:themeColor="text1"/>
          <w:sz w:val="20"/>
          <w:szCs w:val="20"/>
        </w:rPr>
        <w:t>3</w:t>
      </w:r>
      <w:r w:rsidRPr="004218D1">
        <w:rPr>
          <w:rFonts w:ascii="David" w:hAnsi="David" w:cs="David"/>
          <w:b/>
          <w:bCs/>
          <w:i w:val="0"/>
          <w:iCs w:val="0"/>
          <w:color w:val="000000" w:themeColor="text1"/>
          <w:sz w:val="20"/>
          <w:szCs w:val="20"/>
        </w:rPr>
        <w:fldChar w:fldCharType="end"/>
      </w:r>
      <w:bookmarkEnd w:id="446"/>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 xml:space="preserve">determining final estimate of </w:t>
      </w:r>
      <w:proofErr w:type="spellStart"/>
      <w:r w:rsidR="00617D65">
        <w:rPr>
          <w:rFonts w:ascii="David" w:hAnsi="David" w:cs="David"/>
          <w:i w:val="0"/>
          <w:iCs w:val="0"/>
          <w:color w:val="000000" w:themeColor="text1"/>
          <w:sz w:val="20"/>
          <w:szCs w:val="20"/>
        </w:rPr>
        <w:t>Pasquill</w:t>
      </w:r>
      <w:proofErr w:type="spellEnd"/>
      <w:r w:rsidR="00617D65">
        <w:rPr>
          <w:rFonts w:ascii="David" w:hAnsi="David" w:cs="David"/>
          <w:i w:val="0"/>
          <w:iCs w:val="0"/>
          <w:color w:val="000000" w:themeColor="text1"/>
          <w:sz w:val="20"/>
          <w:szCs w:val="20"/>
        </w:rPr>
        <w:t>-Gifford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xml:space="preserve">. Used with </w:t>
      </w:r>
      <w:r w:rsidR="00814C93" w:rsidRPr="00814C93">
        <w:rPr>
          <w:rFonts w:ascii="David" w:hAnsi="David" w:cs="David"/>
          <w:i w:val="0"/>
          <w:iCs w:val="0"/>
          <w:color w:val="000000" w:themeColor="text1"/>
          <w:sz w:val="20"/>
          <w:szCs w:val="20"/>
        </w:rPr>
        <w:fldChar w:fldCharType="begin"/>
      </w:r>
      <w:r w:rsidR="00814C93" w:rsidRPr="00814C93">
        <w:rPr>
          <w:rFonts w:ascii="David" w:hAnsi="David" w:cs="David"/>
          <w:i w:val="0"/>
          <w:iCs w:val="0"/>
          <w:color w:val="000000" w:themeColor="text1"/>
          <w:sz w:val="20"/>
          <w:szCs w:val="20"/>
        </w:rPr>
        <w:instrText xml:space="preserve"> REF _Ref14990771 \h  \* MERGEFORMAT </w:instrText>
      </w:r>
      <w:r w:rsidR="00814C93" w:rsidRPr="00814C93">
        <w:rPr>
          <w:rFonts w:ascii="David" w:hAnsi="David" w:cs="David"/>
          <w:i w:val="0"/>
          <w:iCs w:val="0"/>
          <w:color w:val="000000" w:themeColor="text1"/>
          <w:sz w:val="20"/>
          <w:szCs w:val="20"/>
        </w:rPr>
      </w:r>
      <w:r w:rsidR="00814C93" w:rsidRPr="00814C93">
        <w:rPr>
          <w:rFonts w:ascii="David" w:hAnsi="David" w:cs="David"/>
          <w:i w:val="0"/>
          <w:iCs w:val="0"/>
          <w:color w:val="000000" w:themeColor="text1"/>
          <w:sz w:val="20"/>
          <w:szCs w:val="20"/>
        </w:rPr>
        <w:fldChar w:fldCharType="separate"/>
      </w:r>
      <w:ins w:id="447" w:author="Barak Fishbain" w:date="2019-07-28T17:49:00Z">
        <w:r w:rsidR="007B0BA7" w:rsidRPr="00D76EF3">
          <w:rPr>
            <w:rFonts w:ascii="David" w:hAnsi="David" w:cs="David"/>
            <w:i w:val="0"/>
            <w:iCs w:val="0"/>
            <w:color w:val="000000" w:themeColor="text1"/>
            <w:sz w:val="20"/>
            <w:szCs w:val="20"/>
          </w:rPr>
          <w:t>Table 2</w:t>
        </w:r>
      </w:ins>
      <w:r w:rsidR="00814C93" w:rsidRPr="00814C93">
        <w:rPr>
          <w:rFonts w:ascii="David" w:hAnsi="David" w:cs="David"/>
          <w:i w:val="0"/>
          <w:iCs w:val="0"/>
          <w:color w:val="000000" w:themeColor="text1"/>
          <w:sz w:val="20"/>
          <w:szCs w:val="20"/>
        </w:rPr>
        <w:fldChar w:fldCharType="end"/>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E26158">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f513c322-3eb8-4612-8f09-1eb393f9d253","http://www.mendeley.com/documents/?uuid=e6f35ba1-8d3e-4ce9-ad65-6410640c7c8b"]}],"mendeley":{"formattedCitation":"[62]","plainTextFormattedCitation":"[62]","previouslyFormattedCitation":"[62]"},"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E26158" w:rsidRPr="00E26158">
        <w:rPr>
          <w:rFonts w:ascii="David" w:hAnsi="David" w:cs="David"/>
          <w:i w:val="0"/>
          <w:iCs w:val="0"/>
          <w:noProof/>
          <w:color w:val="000000" w:themeColor="text1"/>
          <w:sz w:val="20"/>
          <w:szCs w:val="20"/>
        </w:rPr>
        <w:t>[62]</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E87BA7">
      <w:pPr>
        <w:widowControl w:val="0"/>
        <w:autoSpaceDE w:val="0"/>
        <w:autoSpaceDN w:val="0"/>
        <w:adjustRightInd w:val="0"/>
        <w:ind w:left="640" w:hanging="640"/>
        <w:rPr>
          <w:rFonts w:cs="David"/>
          <w:color w:val="000000" w:themeColor="text1"/>
        </w:rPr>
      </w:pPr>
      <w:r w:rsidRPr="00A10451">
        <w:rPr>
          <w:rFonts w:cs="David" w:hint="cs"/>
          <w:noProof/>
          <w:color w:val="000000" w:themeColor="text1"/>
          <w:rtl/>
        </w:rPr>
        <w:drawing>
          <wp:inline distT="0" distB="0" distL="0" distR="0" wp14:anchorId="561CB564" wp14:editId="2686E66C">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8">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E87BA7">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E87BA7">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E87BA7">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E87BA7">
      <w:pPr>
        <w:widowControl w:val="0"/>
        <w:autoSpaceDE w:val="0"/>
        <w:autoSpaceDN w:val="0"/>
        <w:adjustRightInd w:val="0"/>
        <w:ind w:left="640" w:hanging="640"/>
        <w:rPr>
          <w:rFonts w:cs="David"/>
          <w:color w:val="000000" w:themeColor="text1"/>
        </w:rPr>
      </w:pPr>
    </w:p>
    <w:p w14:paraId="2F7963AC" w14:textId="0DDDE5DD" w:rsidR="0069712C" w:rsidRPr="00A10451" w:rsidRDefault="0069712C" w:rsidP="00E87BA7">
      <w:pPr>
        <w:widowControl w:val="0"/>
        <w:autoSpaceDE w:val="0"/>
        <w:autoSpaceDN w:val="0"/>
        <w:adjustRightInd w:val="0"/>
        <w:ind w:left="640" w:hanging="640"/>
        <w:rPr>
          <w:rFonts w:cs="David"/>
          <w:color w:val="000000" w:themeColor="text1"/>
        </w:rPr>
      </w:pPr>
    </w:p>
    <w:p w14:paraId="2ED144B4" w14:textId="64C32FCC" w:rsidR="0069712C" w:rsidRPr="00A10451" w:rsidRDefault="005751D5" w:rsidP="00E87BA7">
      <w:pPr>
        <w:pStyle w:val="Heading2"/>
      </w:pPr>
      <w:bookmarkStart w:id="448" w:name="_Toc14991910"/>
      <w:r>
        <w:rPr>
          <w:noProof/>
        </w:rPr>
        <w:lastRenderedPageBreak/>
        <mc:AlternateContent>
          <mc:Choice Requires="wps">
            <w:drawing>
              <wp:anchor distT="0" distB="0" distL="114300" distR="114300" simplePos="0" relativeHeight="251703296" behindDoc="0" locked="0" layoutInCell="1" allowOverlap="1" wp14:anchorId="5333C6B6" wp14:editId="42F60DEF">
                <wp:simplePos x="0" y="0"/>
                <wp:positionH relativeFrom="column">
                  <wp:posOffset>1596390</wp:posOffset>
                </wp:positionH>
                <wp:positionV relativeFrom="paragraph">
                  <wp:posOffset>4477385</wp:posOffset>
                </wp:positionV>
                <wp:extent cx="8225790" cy="534035"/>
                <wp:effectExtent l="0" t="2223" r="1588" b="1587"/>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225790" cy="534035"/>
                        </a:xfrm>
                        <a:prstGeom prst="rect">
                          <a:avLst/>
                        </a:prstGeom>
                        <a:solidFill>
                          <a:prstClr val="white"/>
                        </a:solidFill>
                        <a:ln>
                          <a:noFill/>
                        </a:ln>
                      </wps:spPr>
                      <wps:txbx>
                        <w:txbxContent>
                          <w:p w14:paraId="1CC70E6C" w14:textId="537719E3" w:rsidR="004E5132" w:rsidRPr="00875583" w:rsidRDefault="004E5132" w:rsidP="00A821BE">
                            <w:pPr>
                              <w:pStyle w:val="Caption"/>
                              <w:spacing w:line="276" w:lineRule="auto"/>
                              <w:rPr>
                                <w:rFonts w:ascii="David" w:hAnsi="David" w:cs="David"/>
                                <w:i w:val="0"/>
                                <w:iCs w:val="0"/>
                                <w:color w:val="000000" w:themeColor="text1"/>
                                <w:sz w:val="20"/>
                                <w:szCs w:val="20"/>
                              </w:rPr>
                            </w:pPr>
                            <w:bookmarkStart w:id="449"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FF6D41">
                              <w:rPr>
                                <w:rFonts w:ascii="David" w:hAnsi="David" w:cs="David"/>
                                <w:b/>
                                <w:bCs/>
                                <w:i w:val="0"/>
                                <w:iCs w:val="0"/>
                                <w:color w:val="000000" w:themeColor="text1"/>
                                <w:sz w:val="20"/>
                                <w:szCs w:val="20"/>
                              </w:rPr>
                              <w:fldChar w:fldCharType="end"/>
                            </w:r>
                            <w:bookmarkEnd w:id="449"/>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6587D">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6587D">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To the right of each displayed solution is attached a colormap of minimal PED values of each transformation pair between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50" type="#_x0000_t202" style="position:absolute;left:0;text-align:left;margin-left:125.7pt;margin-top:352.55pt;width:647.7pt;height:42.0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" stroked="f">
                <v:textbox inset="0,0,0,0">
                  <w:txbxContent>
                    <w:p w14:paraId="1CC70E6C" w14:textId="537719E3" w:rsidR="004E5132" w:rsidRPr="00875583" w:rsidRDefault="004E5132" w:rsidP="00A821BE">
                      <w:pPr>
                        <w:pStyle w:val="Caption"/>
                        <w:spacing w:line="276" w:lineRule="auto"/>
                        <w:rPr>
                          <w:rFonts w:ascii="David" w:hAnsi="David" w:cs="David"/>
                          <w:i w:val="0"/>
                          <w:iCs w:val="0"/>
                          <w:color w:val="000000" w:themeColor="text1"/>
                          <w:sz w:val="20"/>
                          <w:szCs w:val="20"/>
                        </w:rPr>
                      </w:pPr>
                      <w:bookmarkStart w:id="450"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FF6D41">
                        <w:rPr>
                          <w:rFonts w:ascii="David" w:hAnsi="David" w:cs="David"/>
                          <w:b/>
                          <w:bCs/>
                          <w:i w:val="0"/>
                          <w:iCs w:val="0"/>
                          <w:color w:val="000000" w:themeColor="text1"/>
                          <w:sz w:val="20"/>
                          <w:szCs w:val="20"/>
                        </w:rPr>
                        <w:fldChar w:fldCharType="end"/>
                      </w:r>
                      <w:bookmarkEnd w:id="450"/>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6587D">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6587D">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To the right of each displayed solution is attached a colormap of minimal PED values of each transformation pair between active sources. </w:t>
                      </w:r>
                    </w:p>
                  </w:txbxContent>
                </v:textbox>
                <w10:wrap type="square"/>
              </v:shape>
            </w:pict>
          </mc:Fallback>
        </mc:AlternateContent>
      </w:r>
      <w:r w:rsidR="00B563A9">
        <w:rPr>
          <w:noProof/>
        </w:rPr>
        <mc:AlternateContent>
          <mc:Choice Requires="wpg">
            <w:drawing>
              <wp:anchor distT="0" distB="0" distL="114300" distR="114300" simplePos="0" relativeHeight="251702272" behindDoc="0" locked="0" layoutInCell="1" allowOverlap="1" wp14:anchorId="79E26786" wp14:editId="2F0D8A90">
                <wp:simplePos x="0" y="0"/>
                <wp:positionH relativeFrom="column">
                  <wp:posOffset>-222885</wp:posOffset>
                </wp:positionH>
                <wp:positionV relativeFrom="paragraph">
                  <wp:posOffset>430953</wp:posOffset>
                </wp:positionV>
                <wp:extent cx="5577840" cy="8703310"/>
                <wp:effectExtent l="0" t="0" r="0" b="0"/>
                <wp:wrapNone/>
                <wp:docPr id="42" name="Group 42"/>
                <wp:cNvGraphicFramePr/>
                <a:graphic xmlns:a="http://schemas.openxmlformats.org/drawingml/2006/main">
                  <a:graphicData uri="http://schemas.microsoft.com/office/word/2010/wordprocessingGroup">
                    <wpg:wgp>
                      <wpg:cNvGrpSpPr/>
                      <wpg:grpSpPr>
                        <a:xfrm>
                          <a:off x="0" y="0"/>
                          <a:ext cx="5577840" cy="8703310"/>
                          <a:chOff x="422003" y="745327"/>
                          <a:chExt cx="4105817" cy="7280503"/>
                        </a:xfrm>
                      </wpg:grpSpPr>
                      <pic:pic xmlns:pic="http://schemas.openxmlformats.org/drawingml/2006/picture">
                        <pic:nvPicPr>
                          <pic:cNvPr id="6" name="Picture 6"/>
                          <pic:cNvPicPr>
                            <a:picLocks noChangeAspect="1"/>
                          </pic:cNvPicPr>
                        </pic:nvPicPr>
                        <pic:blipFill rotWithShape="1">
                          <a:blip r:embed="rId29" cstate="print">
                            <a:extLst>
                              <a:ext uri="{28A0092B-C50C-407E-A947-70E740481C1C}">
                                <a14:useLocalDpi xmlns:a14="http://schemas.microsoft.com/office/drawing/2010/main" val="0"/>
                              </a:ext>
                            </a:extLst>
                          </a:blip>
                          <a:srcRect l="8816" t="3880" r="8468" b="5712"/>
                          <a:stretch/>
                        </pic:blipFill>
                        <pic:spPr bwMode="auto">
                          <a:xfrm rot="16200000">
                            <a:off x="-1165340" y="2332670"/>
                            <a:ext cx="7280503" cy="4105817"/>
                          </a:xfrm>
                          <a:prstGeom prst="rect">
                            <a:avLst/>
                          </a:prstGeom>
                          <a:ln>
                            <a:noFill/>
                          </a:ln>
                          <a:extLst>
                            <a:ext uri="{53640926-AAD7-44D8-BBD7-CCE9431645EC}">
                              <a14:shadowObscured xmlns:a14="http://schemas.microsoft.com/office/drawing/2010/main"/>
                            </a:ext>
                          </a:extLst>
                        </pic:spPr>
                      </pic:pic>
                      <wps:wsp>
                        <wps:cNvPr id="33" name="Text Box 33"/>
                        <wps:cNvSpPr txBox="1"/>
                        <wps:spPr>
                          <a:xfrm rot="16200000">
                            <a:off x="576029" y="6235254"/>
                            <a:ext cx="257810" cy="250190"/>
                          </a:xfrm>
                          <a:prstGeom prst="rect">
                            <a:avLst/>
                          </a:prstGeom>
                          <a:noFill/>
                          <a:ln w="6350">
                            <a:noFill/>
                          </a:ln>
                        </wps:spPr>
                        <wps:txbx>
                          <w:txbxContent>
                            <w:p w14:paraId="079B8832" w14:textId="77777777" w:rsidR="004E5132" w:rsidRPr="002E70FE" w:rsidRDefault="004E5132" w:rsidP="00A821BE">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16200000">
                            <a:off x="594728" y="2621632"/>
                            <a:ext cx="257810" cy="250190"/>
                          </a:xfrm>
                          <a:prstGeom prst="rect">
                            <a:avLst/>
                          </a:prstGeom>
                          <a:noFill/>
                          <a:ln w="6350">
                            <a:noFill/>
                          </a:ln>
                        </wps:spPr>
                        <wps:txbx>
                          <w:txbxContent>
                            <w:p w14:paraId="67181EC6" w14:textId="15C29CA3" w:rsidR="004E5132" w:rsidRPr="002E70FE" w:rsidRDefault="004E5132" w:rsidP="00E033CF">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rot="16200000">
                            <a:off x="1940618" y="6243657"/>
                            <a:ext cx="257810" cy="250190"/>
                          </a:xfrm>
                          <a:prstGeom prst="rect">
                            <a:avLst/>
                          </a:prstGeom>
                          <a:noFill/>
                          <a:ln w="6350">
                            <a:noFill/>
                          </a:ln>
                        </wps:spPr>
                        <wps:txbx>
                          <w:txbxContent>
                            <w:p w14:paraId="65FFD6CE" w14:textId="65FE63C7" w:rsidR="004E5132" w:rsidRPr="002E70FE" w:rsidRDefault="004E5132" w:rsidP="00E033CF">
                              <w:pPr>
                                <w:rPr>
                                  <w:rFonts w:cs="David"/>
                                  <w:color w:val="000000" w:themeColor="text1"/>
                                </w:rPr>
                              </w:pPr>
                              <w:r>
                                <w:rPr>
                                  <w:rFonts w:cs="David"/>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rot="16200000">
                            <a:off x="3316820" y="6243657"/>
                            <a:ext cx="257810" cy="250190"/>
                          </a:xfrm>
                          <a:prstGeom prst="rect">
                            <a:avLst/>
                          </a:prstGeom>
                          <a:noFill/>
                          <a:ln w="6350">
                            <a:noFill/>
                          </a:ln>
                        </wps:spPr>
                        <wps:txbx>
                          <w:txbxContent>
                            <w:p w14:paraId="3001692C" w14:textId="1F7A93B2" w:rsidR="004E5132" w:rsidRPr="002E70FE" w:rsidRDefault="004E5132" w:rsidP="00E033CF">
                              <w:pPr>
                                <w:rPr>
                                  <w:rFonts w:cs="David"/>
                                  <w:color w:val="000000" w:themeColor="text1"/>
                                </w:rPr>
                              </w:pPr>
                              <w:r>
                                <w:rPr>
                                  <w:rFonts w:cs="David"/>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6200000">
                            <a:off x="1965548" y="2613005"/>
                            <a:ext cx="257810" cy="250190"/>
                          </a:xfrm>
                          <a:prstGeom prst="rect">
                            <a:avLst/>
                          </a:prstGeom>
                          <a:noFill/>
                          <a:ln w="6350">
                            <a:noFill/>
                          </a:ln>
                        </wps:spPr>
                        <wps:txbx>
                          <w:txbxContent>
                            <w:p w14:paraId="0B0615B0" w14:textId="597CA050" w:rsidR="004E5132" w:rsidRPr="002E70FE" w:rsidRDefault="004E5132"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6200000">
                            <a:off x="3323053" y="2605923"/>
                            <a:ext cx="257810" cy="250190"/>
                          </a:xfrm>
                          <a:prstGeom prst="rect">
                            <a:avLst/>
                          </a:prstGeom>
                          <a:noFill/>
                          <a:ln w="6350">
                            <a:noFill/>
                          </a:ln>
                        </wps:spPr>
                        <wps:txbx>
                          <w:txbxContent>
                            <w:p w14:paraId="3D61E44C" w14:textId="55200F58" w:rsidR="004E5132" w:rsidRPr="002E70FE" w:rsidRDefault="004E5132"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26786" id="Group 42" o:spid="_x0000_s1051" style="position:absolute;left:0;text-align:left;margin-left:-17.55pt;margin-top:33.95pt;width:439.2pt;height:685.3pt;z-index:251702272;mso-width-relative:margin;mso-height-relative:margin" coordorigin="4220,7453" coordsize="41058,728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">
                <v:shape id="Picture 6" o:spid="_x0000_s1052" type="#_x0000_t75" style="position:absolute;left:-11654;top:23327;width:72805;height:4105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">
                  <v:imagedata r:id="rId31" o:title="" croptop="2543f" cropbottom="3743f" cropleft="5778f" cropright="5550f"/>
                </v:shape>
                <v:shape id="Text Box 33" o:spid="_x0000_s1053" type="#_x0000_t202" style="position:absolute;left:5760;top:62352;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" filled="f" stroked="f" strokeweight=".5pt">
                  <v:textbox>
                    <w:txbxContent>
                      <w:p w14:paraId="079B8832" w14:textId="77777777" w:rsidR="004E5132" w:rsidRPr="002E70FE" w:rsidRDefault="004E5132" w:rsidP="00A821BE">
                        <w:pPr>
                          <w:rPr>
                            <w:rFonts w:cs="David"/>
                            <w:color w:val="000000" w:themeColor="text1"/>
                          </w:rPr>
                        </w:pPr>
                        <w:r w:rsidRPr="002E70FE">
                          <w:rPr>
                            <w:rFonts w:cs="David"/>
                            <w:color w:val="000000" w:themeColor="text1"/>
                          </w:rPr>
                          <w:t>a</w:t>
                        </w:r>
                      </w:p>
                    </w:txbxContent>
                  </v:textbox>
                </v:shape>
                <v:shape id="Text Box 34" o:spid="_x0000_s1054" type="#_x0000_t202" style="position:absolute;left:5947;top:2621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" filled="f" stroked="f" strokeweight=".5pt">
                  <v:textbox>
                    <w:txbxContent>
                      <w:p w14:paraId="67181EC6" w14:textId="15C29CA3" w:rsidR="004E5132" w:rsidRPr="002E70FE" w:rsidRDefault="004E5132" w:rsidP="00E033CF">
                        <w:pPr>
                          <w:rPr>
                            <w:rFonts w:cs="David"/>
                            <w:color w:val="000000" w:themeColor="text1"/>
                          </w:rPr>
                        </w:pPr>
                        <w:r>
                          <w:rPr>
                            <w:rFonts w:cs="David"/>
                            <w:color w:val="000000" w:themeColor="text1"/>
                          </w:rPr>
                          <w:t>b</w:t>
                        </w:r>
                      </w:p>
                    </w:txbxContent>
                  </v:textbox>
                </v:shape>
                <v:shape id="Text Box 35" o:spid="_x0000_s1055" type="#_x0000_t202" style="position:absolute;left:19406;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" filled="f" stroked="f" strokeweight=".5pt">
                  <v:textbox>
                    <w:txbxContent>
                      <w:p w14:paraId="65FFD6CE" w14:textId="65FE63C7" w:rsidR="004E5132" w:rsidRPr="002E70FE" w:rsidRDefault="004E5132" w:rsidP="00E033CF">
                        <w:pPr>
                          <w:rPr>
                            <w:rFonts w:cs="David"/>
                            <w:color w:val="000000" w:themeColor="text1"/>
                          </w:rPr>
                        </w:pPr>
                        <w:r>
                          <w:rPr>
                            <w:rFonts w:cs="David"/>
                            <w:color w:val="000000" w:themeColor="text1"/>
                          </w:rPr>
                          <w:t>c</w:t>
                        </w:r>
                      </w:p>
                    </w:txbxContent>
                  </v:textbox>
                </v:shape>
                <v:shape id="Text Box 36" o:spid="_x0000_s1056" type="#_x0000_t202" style="position:absolute;left:33168;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" filled="f" stroked="f" strokeweight=".5pt">
                  <v:textbox>
                    <w:txbxContent>
                      <w:p w14:paraId="3001692C" w14:textId="1F7A93B2" w:rsidR="004E5132" w:rsidRPr="002E70FE" w:rsidRDefault="004E5132" w:rsidP="00E033CF">
                        <w:pPr>
                          <w:rPr>
                            <w:rFonts w:cs="David"/>
                            <w:color w:val="000000" w:themeColor="text1"/>
                          </w:rPr>
                        </w:pPr>
                        <w:r>
                          <w:rPr>
                            <w:rFonts w:cs="David"/>
                            <w:color w:val="000000" w:themeColor="text1"/>
                          </w:rPr>
                          <w:t>e</w:t>
                        </w:r>
                      </w:p>
                    </w:txbxContent>
                  </v:textbox>
                </v:shape>
                <v:shape id="Text Box 37" o:spid="_x0000_s1057" type="#_x0000_t202" style="position:absolute;left:19654;top:26130;width:2579;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" filled="f" stroked="f" strokeweight=".5pt">
                  <v:textbox>
                    <w:txbxContent>
                      <w:p w14:paraId="0B0615B0" w14:textId="597CA050" w:rsidR="004E5132" w:rsidRPr="002E70FE" w:rsidRDefault="004E5132"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 cy="57785"/>
                                      </a:xfrm>
                                      <a:prstGeom prst="rect">
                                        <a:avLst/>
                                      </a:prstGeom>
                                    </pic:spPr>
                                  </pic:pic>
                                </a:graphicData>
                              </a:graphic>
                            </wp:inline>
                          </w:drawing>
                        </w:r>
                      </w:p>
                    </w:txbxContent>
                  </v:textbox>
                </v:shape>
                <v:shape id="Text Box 39" o:spid="_x0000_s1058" type="#_x0000_t202" style="position:absolute;left:33230;top:26059;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" filled="f" stroked="f" strokeweight=".5pt">
                  <v:textbox>
                    <w:txbxContent>
                      <w:p w14:paraId="3D61E44C" w14:textId="55200F58" w:rsidR="004E5132" w:rsidRPr="002E70FE" w:rsidRDefault="004E5132"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 cy="57785"/>
                                      </a:xfrm>
                                      <a:prstGeom prst="rect">
                                        <a:avLst/>
                                      </a:prstGeom>
                                    </pic:spPr>
                                  </pic:pic>
                                </a:graphicData>
                              </a:graphic>
                            </wp:inline>
                          </w:drawing>
                        </w:r>
                      </w:p>
                    </w:txbxContent>
                  </v:textbox>
                </v:shape>
              </v:group>
            </w:pict>
          </mc:Fallback>
        </mc:AlternateContent>
      </w:r>
      <w:r w:rsidR="00D442F2">
        <w:t>A</w:t>
      </w:r>
      <w:bookmarkStart w:id="451" w:name="Appendix_C"/>
      <w:r w:rsidR="00D442F2">
        <w:t xml:space="preserve">ppendix </w:t>
      </w:r>
      <w:r w:rsidR="00042226">
        <w:t>C</w:t>
      </w:r>
      <w:bookmarkEnd w:id="448"/>
      <w:bookmarkEnd w:id="451"/>
    </w:p>
    <w:sectPr w:rsidR="0069712C" w:rsidRPr="00A10451" w:rsidSect="004F2A45">
      <w:headerReference w:type="default" r:id="rId32"/>
      <w:pgSz w:w="11906" w:h="16838"/>
      <w:pgMar w:top="1440" w:right="1418" w:bottom="1440" w:left="1418"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 w:author="Barak Fishbain" w:date="2019-07-29T22:23:00Z" w:initials="BF">
    <w:p w14:paraId="05491E41" w14:textId="2D0F3668" w:rsidR="004E5132" w:rsidRDefault="004E5132">
      <w:pPr>
        <w:pStyle w:val="CommentText"/>
      </w:pPr>
      <w:r>
        <w:rPr>
          <w:rStyle w:val="CommentReference"/>
        </w:rPr>
        <w:annotationRef/>
      </w:r>
      <w:r>
        <w:t xml:space="preserve">The purpose of these sentences is to tie the whole section to the suggested work and lay it as a motivation. </w:t>
      </w:r>
    </w:p>
  </w:comment>
  <w:comment w:id="71" w:author="Barak Fishbain" w:date="2019-07-29T22:32:00Z" w:initials="BF">
    <w:p w14:paraId="2629AB9B" w14:textId="79B648E5" w:rsidR="004E5132" w:rsidRDefault="004E5132">
      <w:pPr>
        <w:pStyle w:val="CommentText"/>
      </w:pPr>
      <w:r>
        <w:rPr>
          <w:rStyle w:val="CommentReference"/>
        </w:rPr>
        <w:annotationRef/>
      </w:r>
      <w:r>
        <w:t xml:space="preserve">Tying the section to the suggested work.  </w:t>
      </w:r>
    </w:p>
  </w:comment>
  <w:comment w:id="170" w:author="Barak Fishbain" w:date="2019-07-29T22:51:00Z" w:initials="BF">
    <w:p w14:paraId="23843BA5" w14:textId="179FE393" w:rsidR="004E5132" w:rsidRDefault="004E5132">
      <w:pPr>
        <w:pStyle w:val="CommentText"/>
      </w:pPr>
      <w:r>
        <w:rPr>
          <w:rStyle w:val="CommentReference"/>
        </w:rPr>
        <w:annotationRef/>
      </w:r>
      <w:r>
        <w:t xml:space="preserve">Add here 2-3 </w:t>
      </w:r>
      <w:proofErr w:type="spellStart"/>
      <w:r>
        <w:t>Ostfeld’s</w:t>
      </w:r>
      <w:proofErr w:type="spellEnd"/>
      <w:r>
        <w:t xml:space="preserve"> EA (or as he calls it GA) papers.</w:t>
      </w:r>
    </w:p>
  </w:comment>
  <w:comment w:id="415" w:author="Idit Balachsan" w:date="2019-07-26T00:01:00Z" w:initials="IB">
    <w:p w14:paraId="4EA11B5D" w14:textId="44592E7C" w:rsidR="004E5132" w:rsidRDefault="004E5132">
      <w:pPr>
        <w:pStyle w:val="CommentText"/>
      </w:pPr>
      <w:r>
        <w:rPr>
          <w:rStyle w:val="CommentReference"/>
        </w:rPr>
        <w:annotationRef/>
      </w:r>
      <w:r>
        <w:t xml:space="preserve">I’m not about the way I phrased it. </w:t>
      </w:r>
    </w:p>
  </w:comment>
  <w:comment w:id="429" w:author="Barak Fishbain" w:date="2019-07-29T23:10:00Z" w:initials="BF">
    <w:p w14:paraId="50A202D9" w14:textId="701BA3F7" w:rsidR="004E5132" w:rsidRDefault="004E5132">
      <w:pPr>
        <w:pStyle w:val="CommentText"/>
      </w:pPr>
      <w:r>
        <w:rPr>
          <w:rStyle w:val="CommentReference"/>
        </w:rPr>
        <w:annotationRef/>
      </w:r>
      <w:r>
        <w:t xml:space="preserve">Put some text here that describes what we see in the schedule figure. </w:t>
      </w:r>
    </w:p>
  </w:comment>
  <w:comment w:id="432" w:author="Barak Fishbain" w:date="2019-07-29T23:11:00Z" w:initials="BF">
    <w:p w14:paraId="6F6E20DB" w14:textId="46213406" w:rsidR="004E5132" w:rsidRDefault="004E5132">
      <w:pPr>
        <w:pStyle w:val="CommentText"/>
      </w:pPr>
      <w:r>
        <w:rPr>
          <w:rStyle w:val="CommentReference"/>
        </w:rPr>
        <w:annotationRef/>
      </w:r>
      <w:r>
        <w:t>Add caption Figure XXX – Research Gantt Diagram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491E41" w15:done="0"/>
  <w15:commentEx w15:paraId="2629AB9B" w15:done="0"/>
  <w15:commentEx w15:paraId="23843BA5" w15:done="0"/>
  <w15:commentEx w15:paraId="4EA11B5D" w15:done="0"/>
  <w15:commentEx w15:paraId="50A202D9" w15:done="0"/>
  <w15:commentEx w15:paraId="6F6E20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491E41" w16cid:durableId="20E9F05E"/>
  <w16cid:commentId w16cid:paraId="2629AB9B" w16cid:durableId="20E9F269"/>
  <w16cid:commentId w16cid:paraId="23843BA5" w16cid:durableId="20E9F6FC"/>
  <w16cid:commentId w16cid:paraId="4EA11B5D" w16cid:durableId="20E4C171"/>
  <w16cid:commentId w16cid:paraId="50A202D9" w16cid:durableId="20E9FB4E"/>
  <w16cid:commentId w16cid:paraId="6F6E20DB" w16cid:durableId="20E9FB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50D6F" w14:textId="77777777" w:rsidR="00FD470E" w:rsidRDefault="00FD470E" w:rsidP="00D44124">
      <w:r>
        <w:separator/>
      </w:r>
    </w:p>
  </w:endnote>
  <w:endnote w:type="continuationSeparator" w:id="0">
    <w:p w14:paraId="4F00549E" w14:textId="77777777" w:rsidR="00FD470E" w:rsidRDefault="00FD470E"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3A695" w14:textId="77777777" w:rsidR="00FD470E" w:rsidRDefault="00FD470E" w:rsidP="00D44124">
      <w:r>
        <w:separator/>
      </w:r>
    </w:p>
  </w:footnote>
  <w:footnote w:type="continuationSeparator" w:id="0">
    <w:p w14:paraId="434979F8" w14:textId="77777777" w:rsidR="00FD470E" w:rsidRDefault="00FD470E"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85357"/>
      <w:docPartObj>
        <w:docPartGallery w:val="Page Numbers (Top of Page)"/>
        <w:docPartUnique/>
      </w:docPartObj>
    </w:sdtPr>
    <w:sdtContent>
      <w:p w14:paraId="79B4AF2B" w14:textId="73FB63D2" w:rsidR="004E5132" w:rsidRDefault="004E5132"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791172210"/>
      <w:docPartObj>
        <w:docPartGallery w:val="Page Numbers (Top of Page)"/>
        <w:docPartUnique/>
      </w:docPartObj>
    </w:sdtPr>
    <w:sdtContent>
      <w:p w14:paraId="31D46D03" w14:textId="667FF4E3" w:rsidR="004E5132" w:rsidRDefault="004E5132"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4E5132" w:rsidRDefault="004E5132"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7FDB582F" w:rsidR="004E5132" w:rsidRDefault="004E5132"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613CBDC9" w14:textId="77777777" w:rsidR="004E5132" w:rsidRDefault="004E5132"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2600B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E445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E3443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BAA4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F2CB4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6E00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2E4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5243F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4854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0C3F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7E6894"/>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5"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1544F0"/>
    <w:multiLevelType w:val="multilevel"/>
    <w:tmpl w:val="2CF4F1A0"/>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0F37BE"/>
    <w:multiLevelType w:val="hybridMultilevel"/>
    <w:tmpl w:val="30D6C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6"/>
  </w:num>
  <w:num w:numId="3">
    <w:abstractNumId w:val="15"/>
  </w:num>
  <w:num w:numId="4">
    <w:abstractNumId w:val="25"/>
  </w:num>
  <w:num w:numId="5">
    <w:abstractNumId w:val="11"/>
  </w:num>
  <w:num w:numId="6">
    <w:abstractNumId w:val="21"/>
  </w:num>
  <w:num w:numId="7">
    <w:abstractNumId w:val="28"/>
  </w:num>
  <w:num w:numId="8">
    <w:abstractNumId w:val="14"/>
  </w:num>
  <w:num w:numId="9">
    <w:abstractNumId w:val="32"/>
  </w:num>
  <w:num w:numId="10">
    <w:abstractNumId w:val="33"/>
  </w:num>
  <w:num w:numId="11">
    <w:abstractNumId w:val="18"/>
  </w:num>
  <w:num w:numId="12">
    <w:abstractNumId w:val="40"/>
  </w:num>
  <w:num w:numId="13">
    <w:abstractNumId w:val="22"/>
  </w:num>
  <w:num w:numId="14">
    <w:abstractNumId w:val="36"/>
  </w:num>
  <w:num w:numId="15">
    <w:abstractNumId w:val="20"/>
  </w:num>
  <w:num w:numId="16">
    <w:abstractNumId w:val="27"/>
  </w:num>
  <w:num w:numId="17">
    <w:abstractNumId w:val="19"/>
  </w:num>
  <w:num w:numId="18">
    <w:abstractNumId w:val="38"/>
  </w:num>
  <w:num w:numId="19">
    <w:abstractNumId w:val="12"/>
  </w:num>
  <w:num w:numId="20">
    <w:abstractNumId w:val="29"/>
  </w:num>
  <w:num w:numId="21">
    <w:abstractNumId w:val="24"/>
  </w:num>
  <w:num w:numId="22">
    <w:abstractNumId w:val="39"/>
  </w:num>
  <w:num w:numId="23">
    <w:abstractNumId w:val="34"/>
  </w:num>
  <w:num w:numId="24">
    <w:abstractNumId w:val="16"/>
  </w:num>
  <w:num w:numId="25">
    <w:abstractNumId w:val="30"/>
  </w:num>
  <w:num w:numId="26">
    <w:abstractNumId w:val="41"/>
  </w:num>
  <w:num w:numId="27">
    <w:abstractNumId w:val="23"/>
  </w:num>
  <w:num w:numId="28">
    <w:abstractNumId w:val="17"/>
  </w:num>
  <w:num w:numId="29">
    <w:abstractNumId w:val="35"/>
  </w:num>
  <w:num w:numId="30">
    <w:abstractNumId w:val="37"/>
  </w:num>
  <w:num w:numId="31">
    <w:abstractNumId w:val="31"/>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 w:numId="4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ak Fishbain">
    <w15:presenceInfo w15:providerId="Windows Live" w15:userId="e7b27994c88674c0"/>
  </w15:person>
  <w15:person w15:author="ss kk">
    <w15:presenceInfo w15:providerId="Windows Live" w15:userId="bbe22e008992331c"/>
  </w15:person>
  <w15:person w15:author="Idit Balachsa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0B70"/>
    <w:rsid w:val="00011169"/>
    <w:rsid w:val="0001279C"/>
    <w:rsid w:val="0001283F"/>
    <w:rsid w:val="00012C4A"/>
    <w:rsid w:val="00012DD0"/>
    <w:rsid w:val="000137E3"/>
    <w:rsid w:val="00013AA6"/>
    <w:rsid w:val="00013F20"/>
    <w:rsid w:val="00014198"/>
    <w:rsid w:val="00014ADE"/>
    <w:rsid w:val="00016C01"/>
    <w:rsid w:val="00017DBF"/>
    <w:rsid w:val="00017E96"/>
    <w:rsid w:val="00020198"/>
    <w:rsid w:val="00020848"/>
    <w:rsid w:val="00020EA4"/>
    <w:rsid w:val="00021FF6"/>
    <w:rsid w:val="0002202C"/>
    <w:rsid w:val="000223D2"/>
    <w:rsid w:val="0002275B"/>
    <w:rsid w:val="00023C71"/>
    <w:rsid w:val="00023E7F"/>
    <w:rsid w:val="0002445A"/>
    <w:rsid w:val="00024C39"/>
    <w:rsid w:val="00024C69"/>
    <w:rsid w:val="0002533E"/>
    <w:rsid w:val="000259A5"/>
    <w:rsid w:val="00025A3C"/>
    <w:rsid w:val="00025CC2"/>
    <w:rsid w:val="00025D8A"/>
    <w:rsid w:val="00026703"/>
    <w:rsid w:val="00026809"/>
    <w:rsid w:val="00026D5B"/>
    <w:rsid w:val="0002734F"/>
    <w:rsid w:val="00027BD8"/>
    <w:rsid w:val="00030611"/>
    <w:rsid w:val="00030A17"/>
    <w:rsid w:val="000314A7"/>
    <w:rsid w:val="00031F5E"/>
    <w:rsid w:val="0003214C"/>
    <w:rsid w:val="00032368"/>
    <w:rsid w:val="0003317E"/>
    <w:rsid w:val="00033579"/>
    <w:rsid w:val="000335C5"/>
    <w:rsid w:val="00033B7C"/>
    <w:rsid w:val="00037CEE"/>
    <w:rsid w:val="0004107C"/>
    <w:rsid w:val="0004142C"/>
    <w:rsid w:val="0004173F"/>
    <w:rsid w:val="00041D26"/>
    <w:rsid w:val="00041FD1"/>
    <w:rsid w:val="00042226"/>
    <w:rsid w:val="00042260"/>
    <w:rsid w:val="000425AA"/>
    <w:rsid w:val="0004266B"/>
    <w:rsid w:val="00042DB4"/>
    <w:rsid w:val="000432FC"/>
    <w:rsid w:val="00043734"/>
    <w:rsid w:val="000438CE"/>
    <w:rsid w:val="00044024"/>
    <w:rsid w:val="000449CF"/>
    <w:rsid w:val="00044F35"/>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818"/>
    <w:rsid w:val="00053F95"/>
    <w:rsid w:val="0005458A"/>
    <w:rsid w:val="00054738"/>
    <w:rsid w:val="00054E60"/>
    <w:rsid w:val="000553C8"/>
    <w:rsid w:val="0005578C"/>
    <w:rsid w:val="00055826"/>
    <w:rsid w:val="00055872"/>
    <w:rsid w:val="00055A88"/>
    <w:rsid w:val="0005754A"/>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6C83"/>
    <w:rsid w:val="000675B1"/>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225"/>
    <w:rsid w:val="00082824"/>
    <w:rsid w:val="00082981"/>
    <w:rsid w:val="00083329"/>
    <w:rsid w:val="00083C98"/>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7D5"/>
    <w:rsid w:val="00094ED2"/>
    <w:rsid w:val="00095A93"/>
    <w:rsid w:val="000960CD"/>
    <w:rsid w:val="00096658"/>
    <w:rsid w:val="000968B4"/>
    <w:rsid w:val="000975EC"/>
    <w:rsid w:val="0009793B"/>
    <w:rsid w:val="00097B9E"/>
    <w:rsid w:val="000A024B"/>
    <w:rsid w:val="000A0A96"/>
    <w:rsid w:val="000A0CCC"/>
    <w:rsid w:val="000A13F4"/>
    <w:rsid w:val="000A1438"/>
    <w:rsid w:val="000A1636"/>
    <w:rsid w:val="000A2548"/>
    <w:rsid w:val="000A2ACE"/>
    <w:rsid w:val="000A317B"/>
    <w:rsid w:val="000A3228"/>
    <w:rsid w:val="000A33D4"/>
    <w:rsid w:val="000A38BE"/>
    <w:rsid w:val="000A3EC9"/>
    <w:rsid w:val="000A3F33"/>
    <w:rsid w:val="000A4006"/>
    <w:rsid w:val="000A4347"/>
    <w:rsid w:val="000A470E"/>
    <w:rsid w:val="000A4C8E"/>
    <w:rsid w:val="000A4FE6"/>
    <w:rsid w:val="000A505B"/>
    <w:rsid w:val="000A5700"/>
    <w:rsid w:val="000A5E4B"/>
    <w:rsid w:val="000A63F6"/>
    <w:rsid w:val="000A6790"/>
    <w:rsid w:val="000A67B6"/>
    <w:rsid w:val="000A6BD1"/>
    <w:rsid w:val="000A7FEA"/>
    <w:rsid w:val="000B0FAE"/>
    <w:rsid w:val="000B1678"/>
    <w:rsid w:val="000B1B0D"/>
    <w:rsid w:val="000B237C"/>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333"/>
    <w:rsid w:val="000C2D2A"/>
    <w:rsid w:val="000C3207"/>
    <w:rsid w:val="000C34E0"/>
    <w:rsid w:val="000C358F"/>
    <w:rsid w:val="000C3795"/>
    <w:rsid w:val="000C408C"/>
    <w:rsid w:val="000C4166"/>
    <w:rsid w:val="000C461E"/>
    <w:rsid w:val="000C4E1F"/>
    <w:rsid w:val="000C4E61"/>
    <w:rsid w:val="000C5563"/>
    <w:rsid w:val="000C56D0"/>
    <w:rsid w:val="000C5951"/>
    <w:rsid w:val="000C5DEB"/>
    <w:rsid w:val="000C6402"/>
    <w:rsid w:val="000C6F53"/>
    <w:rsid w:val="000C7256"/>
    <w:rsid w:val="000C78D0"/>
    <w:rsid w:val="000D00D8"/>
    <w:rsid w:val="000D014D"/>
    <w:rsid w:val="000D061D"/>
    <w:rsid w:val="000D08D5"/>
    <w:rsid w:val="000D0D39"/>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0094"/>
    <w:rsid w:val="000E1147"/>
    <w:rsid w:val="000E157F"/>
    <w:rsid w:val="000E1799"/>
    <w:rsid w:val="000E19B1"/>
    <w:rsid w:val="000E1E22"/>
    <w:rsid w:val="000E2AF8"/>
    <w:rsid w:val="000E2B32"/>
    <w:rsid w:val="000E35A5"/>
    <w:rsid w:val="000E39B8"/>
    <w:rsid w:val="000E49AE"/>
    <w:rsid w:val="000E4C26"/>
    <w:rsid w:val="000E4CBB"/>
    <w:rsid w:val="000E519C"/>
    <w:rsid w:val="000E5634"/>
    <w:rsid w:val="000E566F"/>
    <w:rsid w:val="000E59B8"/>
    <w:rsid w:val="000E63AE"/>
    <w:rsid w:val="000E674A"/>
    <w:rsid w:val="000E6C2B"/>
    <w:rsid w:val="000E7B8D"/>
    <w:rsid w:val="000F0A60"/>
    <w:rsid w:val="000F0AC9"/>
    <w:rsid w:val="000F1099"/>
    <w:rsid w:val="000F17B3"/>
    <w:rsid w:val="000F1911"/>
    <w:rsid w:val="000F1F95"/>
    <w:rsid w:val="000F2CE9"/>
    <w:rsid w:val="000F2F32"/>
    <w:rsid w:val="000F384C"/>
    <w:rsid w:val="000F3985"/>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FD"/>
    <w:rsid w:val="001058B8"/>
    <w:rsid w:val="001059D3"/>
    <w:rsid w:val="00105F36"/>
    <w:rsid w:val="00106020"/>
    <w:rsid w:val="001060A0"/>
    <w:rsid w:val="001064C0"/>
    <w:rsid w:val="001068B2"/>
    <w:rsid w:val="0010695B"/>
    <w:rsid w:val="00106FF8"/>
    <w:rsid w:val="00107D43"/>
    <w:rsid w:val="00110045"/>
    <w:rsid w:val="001105D0"/>
    <w:rsid w:val="00110A39"/>
    <w:rsid w:val="001110BB"/>
    <w:rsid w:val="0011116F"/>
    <w:rsid w:val="001113CF"/>
    <w:rsid w:val="00112121"/>
    <w:rsid w:val="001121D9"/>
    <w:rsid w:val="001121FA"/>
    <w:rsid w:val="00112462"/>
    <w:rsid w:val="00112EC4"/>
    <w:rsid w:val="00112F5A"/>
    <w:rsid w:val="001149B1"/>
    <w:rsid w:val="00114ECE"/>
    <w:rsid w:val="00115428"/>
    <w:rsid w:val="00115ED9"/>
    <w:rsid w:val="0011627C"/>
    <w:rsid w:val="00116881"/>
    <w:rsid w:val="00117A40"/>
    <w:rsid w:val="001206F2"/>
    <w:rsid w:val="00120756"/>
    <w:rsid w:val="00120808"/>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42D"/>
    <w:rsid w:val="00130610"/>
    <w:rsid w:val="00130D34"/>
    <w:rsid w:val="00130EC5"/>
    <w:rsid w:val="00131454"/>
    <w:rsid w:val="001323D3"/>
    <w:rsid w:val="00132890"/>
    <w:rsid w:val="00134A54"/>
    <w:rsid w:val="00134BBA"/>
    <w:rsid w:val="0013516B"/>
    <w:rsid w:val="0013642B"/>
    <w:rsid w:val="00137535"/>
    <w:rsid w:val="00137577"/>
    <w:rsid w:val="0013765A"/>
    <w:rsid w:val="00137D00"/>
    <w:rsid w:val="0014054E"/>
    <w:rsid w:val="0014097E"/>
    <w:rsid w:val="00140BD1"/>
    <w:rsid w:val="00140FDD"/>
    <w:rsid w:val="00141BCE"/>
    <w:rsid w:val="00141CD6"/>
    <w:rsid w:val="0014239F"/>
    <w:rsid w:val="00144C32"/>
    <w:rsid w:val="00145464"/>
    <w:rsid w:val="001456F9"/>
    <w:rsid w:val="00145B31"/>
    <w:rsid w:val="0014647C"/>
    <w:rsid w:val="00146671"/>
    <w:rsid w:val="001466BA"/>
    <w:rsid w:val="001466ED"/>
    <w:rsid w:val="00146AF3"/>
    <w:rsid w:val="00147056"/>
    <w:rsid w:val="00147F82"/>
    <w:rsid w:val="00150108"/>
    <w:rsid w:val="00150D0A"/>
    <w:rsid w:val="00150D0E"/>
    <w:rsid w:val="0015103C"/>
    <w:rsid w:val="00152156"/>
    <w:rsid w:val="00152270"/>
    <w:rsid w:val="0015250A"/>
    <w:rsid w:val="001526FC"/>
    <w:rsid w:val="001528E3"/>
    <w:rsid w:val="0015315E"/>
    <w:rsid w:val="0015330B"/>
    <w:rsid w:val="00153E47"/>
    <w:rsid w:val="0015453A"/>
    <w:rsid w:val="00154E8C"/>
    <w:rsid w:val="0015505D"/>
    <w:rsid w:val="001550F1"/>
    <w:rsid w:val="00155115"/>
    <w:rsid w:val="001556B7"/>
    <w:rsid w:val="001557D3"/>
    <w:rsid w:val="00155B1E"/>
    <w:rsid w:val="00155D56"/>
    <w:rsid w:val="00156C2E"/>
    <w:rsid w:val="0015725C"/>
    <w:rsid w:val="0015731B"/>
    <w:rsid w:val="00157348"/>
    <w:rsid w:val="001575A0"/>
    <w:rsid w:val="00157DBB"/>
    <w:rsid w:val="0016005D"/>
    <w:rsid w:val="001600DD"/>
    <w:rsid w:val="001606BA"/>
    <w:rsid w:val="0016155D"/>
    <w:rsid w:val="001615B6"/>
    <w:rsid w:val="001615DB"/>
    <w:rsid w:val="00161A2A"/>
    <w:rsid w:val="00162318"/>
    <w:rsid w:val="00163114"/>
    <w:rsid w:val="001634B0"/>
    <w:rsid w:val="00163884"/>
    <w:rsid w:val="0016392B"/>
    <w:rsid w:val="001673C3"/>
    <w:rsid w:val="00167E84"/>
    <w:rsid w:val="00170DC5"/>
    <w:rsid w:val="001717F1"/>
    <w:rsid w:val="00171C12"/>
    <w:rsid w:val="00171ECF"/>
    <w:rsid w:val="001724F7"/>
    <w:rsid w:val="00172C75"/>
    <w:rsid w:val="00172F93"/>
    <w:rsid w:val="001731FB"/>
    <w:rsid w:val="00173B9E"/>
    <w:rsid w:val="001744CE"/>
    <w:rsid w:val="00174658"/>
    <w:rsid w:val="0017472A"/>
    <w:rsid w:val="00174997"/>
    <w:rsid w:val="00174E99"/>
    <w:rsid w:val="001753C9"/>
    <w:rsid w:val="0017559F"/>
    <w:rsid w:val="00175C4F"/>
    <w:rsid w:val="00175CC6"/>
    <w:rsid w:val="001763B2"/>
    <w:rsid w:val="0017688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4C82"/>
    <w:rsid w:val="00185D98"/>
    <w:rsid w:val="00185F90"/>
    <w:rsid w:val="0018611B"/>
    <w:rsid w:val="00186484"/>
    <w:rsid w:val="0018689E"/>
    <w:rsid w:val="001876C4"/>
    <w:rsid w:val="00187854"/>
    <w:rsid w:val="00187B49"/>
    <w:rsid w:val="00190696"/>
    <w:rsid w:val="00190845"/>
    <w:rsid w:val="0019101E"/>
    <w:rsid w:val="00191571"/>
    <w:rsid w:val="001915E1"/>
    <w:rsid w:val="001917AA"/>
    <w:rsid w:val="001924A1"/>
    <w:rsid w:val="001929B7"/>
    <w:rsid w:val="00192C0A"/>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B3"/>
    <w:rsid w:val="001964CE"/>
    <w:rsid w:val="00196822"/>
    <w:rsid w:val="0019688C"/>
    <w:rsid w:val="0019756A"/>
    <w:rsid w:val="001A0216"/>
    <w:rsid w:val="001A062F"/>
    <w:rsid w:val="001A0670"/>
    <w:rsid w:val="001A087C"/>
    <w:rsid w:val="001A093B"/>
    <w:rsid w:val="001A1042"/>
    <w:rsid w:val="001A106C"/>
    <w:rsid w:val="001A1655"/>
    <w:rsid w:val="001A19D8"/>
    <w:rsid w:val="001A359C"/>
    <w:rsid w:val="001A35BE"/>
    <w:rsid w:val="001A3A6B"/>
    <w:rsid w:val="001A428D"/>
    <w:rsid w:val="001A42A5"/>
    <w:rsid w:val="001A4958"/>
    <w:rsid w:val="001A4B5F"/>
    <w:rsid w:val="001A4BAA"/>
    <w:rsid w:val="001A4BFE"/>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6F7"/>
    <w:rsid w:val="001B5B9A"/>
    <w:rsid w:val="001B5CC4"/>
    <w:rsid w:val="001B6118"/>
    <w:rsid w:val="001B623E"/>
    <w:rsid w:val="001B6362"/>
    <w:rsid w:val="001B6973"/>
    <w:rsid w:val="001B7B09"/>
    <w:rsid w:val="001C0251"/>
    <w:rsid w:val="001C09D6"/>
    <w:rsid w:val="001C09EB"/>
    <w:rsid w:val="001C1394"/>
    <w:rsid w:val="001C1628"/>
    <w:rsid w:val="001C27CE"/>
    <w:rsid w:val="001C2911"/>
    <w:rsid w:val="001C3C14"/>
    <w:rsid w:val="001C3EF7"/>
    <w:rsid w:val="001C3F9F"/>
    <w:rsid w:val="001C4E0A"/>
    <w:rsid w:val="001C55E2"/>
    <w:rsid w:val="001C5747"/>
    <w:rsid w:val="001C5786"/>
    <w:rsid w:val="001C5E60"/>
    <w:rsid w:val="001C6561"/>
    <w:rsid w:val="001C66D9"/>
    <w:rsid w:val="001C6915"/>
    <w:rsid w:val="001C7362"/>
    <w:rsid w:val="001C7821"/>
    <w:rsid w:val="001C7AB6"/>
    <w:rsid w:val="001C7F08"/>
    <w:rsid w:val="001D00D0"/>
    <w:rsid w:val="001D0ACF"/>
    <w:rsid w:val="001D0CA9"/>
    <w:rsid w:val="001D0F40"/>
    <w:rsid w:val="001D1816"/>
    <w:rsid w:val="001D2100"/>
    <w:rsid w:val="001D2323"/>
    <w:rsid w:val="001D2D3B"/>
    <w:rsid w:val="001D2DB7"/>
    <w:rsid w:val="001D36ED"/>
    <w:rsid w:val="001D3786"/>
    <w:rsid w:val="001D4627"/>
    <w:rsid w:val="001D4687"/>
    <w:rsid w:val="001D5A26"/>
    <w:rsid w:val="001D5D8E"/>
    <w:rsid w:val="001D69EF"/>
    <w:rsid w:val="001D7B78"/>
    <w:rsid w:val="001E04D8"/>
    <w:rsid w:val="001E05D5"/>
    <w:rsid w:val="001E0BF5"/>
    <w:rsid w:val="001E1094"/>
    <w:rsid w:val="001E1355"/>
    <w:rsid w:val="001E13D7"/>
    <w:rsid w:val="001E1D40"/>
    <w:rsid w:val="001E22B8"/>
    <w:rsid w:val="001E22E8"/>
    <w:rsid w:val="001E2567"/>
    <w:rsid w:val="001E2C1B"/>
    <w:rsid w:val="001E31F2"/>
    <w:rsid w:val="001E3436"/>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04F8"/>
    <w:rsid w:val="001F11B6"/>
    <w:rsid w:val="001F1289"/>
    <w:rsid w:val="001F12EC"/>
    <w:rsid w:val="001F14EB"/>
    <w:rsid w:val="001F21EE"/>
    <w:rsid w:val="001F2EAA"/>
    <w:rsid w:val="001F335F"/>
    <w:rsid w:val="001F3721"/>
    <w:rsid w:val="001F3814"/>
    <w:rsid w:val="001F44E0"/>
    <w:rsid w:val="001F4544"/>
    <w:rsid w:val="001F47C3"/>
    <w:rsid w:val="001F4FA3"/>
    <w:rsid w:val="001F6440"/>
    <w:rsid w:val="001F6AB8"/>
    <w:rsid w:val="001F6D82"/>
    <w:rsid w:val="001F6F89"/>
    <w:rsid w:val="001F71A3"/>
    <w:rsid w:val="001F7B31"/>
    <w:rsid w:val="001F7B68"/>
    <w:rsid w:val="0020018F"/>
    <w:rsid w:val="00200482"/>
    <w:rsid w:val="00200C7C"/>
    <w:rsid w:val="00200F9D"/>
    <w:rsid w:val="00200FC1"/>
    <w:rsid w:val="00201AB5"/>
    <w:rsid w:val="00202893"/>
    <w:rsid w:val="00202D8C"/>
    <w:rsid w:val="00203215"/>
    <w:rsid w:val="0020333B"/>
    <w:rsid w:val="00203AF7"/>
    <w:rsid w:val="00204400"/>
    <w:rsid w:val="00205285"/>
    <w:rsid w:val="002055D3"/>
    <w:rsid w:val="002060A8"/>
    <w:rsid w:val="0020666B"/>
    <w:rsid w:val="00206943"/>
    <w:rsid w:val="00206A9B"/>
    <w:rsid w:val="00206DDB"/>
    <w:rsid w:val="00210AA0"/>
    <w:rsid w:val="00211738"/>
    <w:rsid w:val="00211CA7"/>
    <w:rsid w:val="00211DF9"/>
    <w:rsid w:val="00211F36"/>
    <w:rsid w:val="002124EE"/>
    <w:rsid w:val="002130E6"/>
    <w:rsid w:val="002131C7"/>
    <w:rsid w:val="002134B3"/>
    <w:rsid w:val="00214078"/>
    <w:rsid w:val="00214768"/>
    <w:rsid w:val="00214EA9"/>
    <w:rsid w:val="002150DD"/>
    <w:rsid w:val="00215A3E"/>
    <w:rsid w:val="00216316"/>
    <w:rsid w:val="00216644"/>
    <w:rsid w:val="00216738"/>
    <w:rsid w:val="0021682C"/>
    <w:rsid w:val="00216C43"/>
    <w:rsid w:val="00216D5A"/>
    <w:rsid w:val="00216F21"/>
    <w:rsid w:val="0021744B"/>
    <w:rsid w:val="0021771A"/>
    <w:rsid w:val="00217758"/>
    <w:rsid w:val="0021798E"/>
    <w:rsid w:val="00217C15"/>
    <w:rsid w:val="00217C9A"/>
    <w:rsid w:val="00217F2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A84"/>
    <w:rsid w:val="00233B21"/>
    <w:rsid w:val="0023422E"/>
    <w:rsid w:val="00234D50"/>
    <w:rsid w:val="00234E84"/>
    <w:rsid w:val="002350D3"/>
    <w:rsid w:val="00235598"/>
    <w:rsid w:val="00235B8F"/>
    <w:rsid w:val="00235CE8"/>
    <w:rsid w:val="00236A13"/>
    <w:rsid w:val="00236DE0"/>
    <w:rsid w:val="00237157"/>
    <w:rsid w:val="00237970"/>
    <w:rsid w:val="00237C44"/>
    <w:rsid w:val="0024041A"/>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25C5"/>
    <w:rsid w:val="00253057"/>
    <w:rsid w:val="00253462"/>
    <w:rsid w:val="00253688"/>
    <w:rsid w:val="00253B52"/>
    <w:rsid w:val="00253D42"/>
    <w:rsid w:val="00254811"/>
    <w:rsid w:val="00254F99"/>
    <w:rsid w:val="00255480"/>
    <w:rsid w:val="00255707"/>
    <w:rsid w:val="002558CB"/>
    <w:rsid w:val="00255DF0"/>
    <w:rsid w:val="00256A0D"/>
    <w:rsid w:val="00256B7B"/>
    <w:rsid w:val="00256CFB"/>
    <w:rsid w:val="002571A6"/>
    <w:rsid w:val="002573B8"/>
    <w:rsid w:val="002579A4"/>
    <w:rsid w:val="00257E02"/>
    <w:rsid w:val="00260170"/>
    <w:rsid w:val="002601EF"/>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5CCA"/>
    <w:rsid w:val="00266635"/>
    <w:rsid w:val="002668F6"/>
    <w:rsid w:val="002675D7"/>
    <w:rsid w:val="002676CC"/>
    <w:rsid w:val="002706DD"/>
    <w:rsid w:val="00270B44"/>
    <w:rsid w:val="002713C0"/>
    <w:rsid w:val="0027264A"/>
    <w:rsid w:val="00272C1B"/>
    <w:rsid w:val="0027328E"/>
    <w:rsid w:val="00273525"/>
    <w:rsid w:val="002738D1"/>
    <w:rsid w:val="002739A7"/>
    <w:rsid w:val="00273A9C"/>
    <w:rsid w:val="00273E5F"/>
    <w:rsid w:val="00273EF3"/>
    <w:rsid w:val="0027441A"/>
    <w:rsid w:val="0027499F"/>
    <w:rsid w:val="0027683A"/>
    <w:rsid w:val="00277315"/>
    <w:rsid w:val="00277867"/>
    <w:rsid w:val="002803E2"/>
    <w:rsid w:val="00280F9B"/>
    <w:rsid w:val="002810D0"/>
    <w:rsid w:val="0028158F"/>
    <w:rsid w:val="00281D79"/>
    <w:rsid w:val="002827E9"/>
    <w:rsid w:val="002828F7"/>
    <w:rsid w:val="00282FC6"/>
    <w:rsid w:val="0028326D"/>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906"/>
    <w:rsid w:val="00291E11"/>
    <w:rsid w:val="00291E94"/>
    <w:rsid w:val="00292459"/>
    <w:rsid w:val="00292BCF"/>
    <w:rsid w:val="0029339F"/>
    <w:rsid w:val="00293A9B"/>
    <w:rsid w:val="002942B3"/>
    <w:rsid w:val="002946D2"/>
    <w:rsid w:val="00295580"/>
    <w:rsid w:val="0029594B"/>
    <w:rsid w:val="00295950"/>
    <w:rsid w:val="00295D2F"/>
    <w:rsid w:val="002966A0"/>
    <w:rsid w:val="00296873"/>
    <w:rsid w:val="00296883"/>
    <w:rsid w:val="002976D9"/>
    <w:rsid w:val="002A0471"/>
    <w:rsid w:val="002A09FB"/>
    <w:rsid w:val="002A0CBC"/>
    <w:rsid w:val="002A0F4B"/>
    <w:rsid w:val="002A105B"/>
    <w:rsid w:val="002A1B62"/>
    <w:rsid w:val="002A244F"/>
    <w:rsid w:val="002A328E"/>
    <w:rsid w:val="002A3348"/>
    <w:rsid w:val="002A33A2"/>
    <w:rsid w:val="002A3AF7"/>
    <w:rsid w:val="002A428E"/>
    <w:rsid w:val="002A44FB"/>
    <w:rsid w:val="002A45AB"/>
    <w:rsid w:val="002A4735"/>
    <w:rsid w:val="002A4954"/>
    <w:rsid w:val="002A4957"/>
    <w:rsid w:val="002A50D1"/>
    <w:rsid w:val="002A56DA"/>
    <w:rsid w:val="002A5722"/>
    <w:rsid w:val="002A5E67"/>
    <w:rsid w:val="002A6F16"/>
    <w:rsid w:val="002A6FCD"/>
    <w:rsid w:val="002A709B"/>
    <w:rsid w:val="002A7E5F"/>
    <w:rsid w:val="002B09C0"/>
    <w:rsid w:val="002B10E4"/>
    <w:rsid w:val="002B18C1"/>
    <w:rsid w:val="002B1E77"/>
    <w:rsid w:val="002B1EA4"/>
    <w:rsid w:val="002B2011"/>
    <w:rsid w:val="002B24A3"/>
    <w:rsid w:val="002B2C10"/>
    <w:rsid w:val="002B30E5"/>
    <w:rsid w:val="002B31E4"/>
    <w:rsid w:val="002B38AF"/>
    <w:rsid w:val="002B3D2F"/>
    <w:rsid w:val="002B4043"/>
    <w:rsid w:val="002B544D"/>
    <w:rsid w:val="002B5684"/>
    <w:rsid w:val="002B5734"/>
    <w:rsid w:val="002B5EC3"/>
    <w:rsid w:val="002C0399"/>
    <w:rsid w:val="002C0C93"/>
    <w:rsid w:val="002C1AF1"/>
    <w:rsid w:val="002C2099"/>
    <w:rsid w:val="002C2223"/>
    <w:rsid w:val="002C293F"/>
    <w:rsid w:val="002C2C1D"/>
    <w:rsid w:val="002C2ECD"/>
    <w:rsid w:val="002C2EEB"/>
    <w:rsid w:val="002C30C3"/>
    <w:rsid w:val="002C311D"/>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C36"/>
    <w:rsid w:val="002D0D93"/>
    <w:rsid w:val="002D0E96"/>
    <w:rsid w:val="002D0F75"/>
    <w:rsid w:val="002D0FC5"/>
    <w:rsid w:val="002D10D5"/>
    <w:rsid w:val="002D12FD"/>
    <w:rsid w:val="002D15F8"/>
    <w:rsid w:val="002D229C"/>
    <w:rsid w:val="002D23C4"/>
    <w:rsid w:val="002D258A"/>
    <w:rsid w:val="002D3390"/>
    <w:rsid w:val="002D36EA"/>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31D"/>
    <w:rsid w:val="002E4A7B"/>
    <w:rsid w:val="002E4E09"/>
    <w:rsid w:val="002E5167"/>
    <w:rsid w:val="002E61A9"/>
    <w:rsid w:val="002E6E71"/>
    <w:rsid w:val="002E70FE"/>
    <w:rsid w:val="002E75EA"/>
    <w:rsid w:val="002E789D"/>
    <w:rsid w:val="002F06BE"/>
    <w:rsid w:val="002F1D61"/>
    <w:rsid w:val="002F1F59"/>
    <w:rsid w:val="002F21D6"/>
    <w:rsid w:val="002F27CC"/>
    <w:rsid w:val="002F379E"/>
    <w:rsid w:val="002F3C42"/>
    <w:rsid w:val="002F4033"/>
    <w:rsid w:val="002F48DE"/>
    <w:rsid w:val="002F527F"/>
    <w:rsid w:val="002F5CFC"/>
    <w:rsid w:val="002F6436"/>
    <w:rsid w:val="002F660C"/>
    <w:rsid w:val="002F6B1F"/>
    <w:rsid w:val="002F6EA1"/>
    <w:rsid w:val="002F768E"/>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03B"/>
    <w:rsid w:val="00314A3A"/>
    <w:rsid w:val="00314D85"/>
    <w:rsid w:val="00315C93"/>
    <w:rsid w:val="00315E07"/>
    <w:rsid w:val="00315F87"/>
    <w:rsid w:val="00316211"/>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2F8"/>
    <w:rsid w:val="0032143C"/>
    <w:rsid w:val="0032195B"/>
    <w:rsid w:val="00321CAD"/>
    <w:rsid w:val="00323176"/>
    <w:rsid w:val="00324D8D"/>
    <w:rsid w:val="003250F2"/>
    <w:rsid w:val="0032587F"/>
    <w:rsid w:val="00325C86"/>
    <w:rsid w:val="003263DB"/>
    <w:rsid w:val="00326D04"/>
    <w:rsid w:val="00327938"/>
    <w:rsid w:val="00327B0E"/>
    <w:rsid w:val="00327B87"/>
    <w:rsid w:val="00327D27"/>
    <w:rsid w:val="003306D4"/>
    <w:rsid w:val="00330C9F"/>
    <w:rsid w:val="003329E8"/>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808"/>
    <w:rsid w:val="00343C0A"/>
    <w:rsid w:val="00344160"/>
    <w:rsid w:val="0034497F"/>
    <w:rsid w:val="00344A37"/>
    <w:rsid w:val="00344C5A"/>
    <w:rsid w:val="003454E9"/>
    <w:rsid w:val="00345515"/>
    <w:rsid w:val="00345D8D"/>
    <w:rsid w:val="00345F4B"/>
    <w:rsid w:val="003467E4"/>
    <w:rsid w:val="00346AD7"/>
    <w:rsid w:val="00346C74"/>
    <w:rsid w:val="003473F2"/>
    <w:rsid w:val="0035072D"/>
    <w:rsid w:val="00350A48"/>
    <w:rsid w:val="00350F09"/>
    <w:rsid w:val="003511FB"/>
    <w:rsid w:val="00351460"/>
    <w:rsid w:val="0035183D"/>
    <w:rsid w:val="00351A0E"/>
    <w:rsid w:val="00352B48"/>
    <w:rsid w:val="00352E04"/>
    <w:rsid w:val="00353244"/>
    <w:rsid w:val="003537F1"/>
    <w:rsid w:val="00353B7A"/>
    <w:rsid w:val="0035424F"/>
    <w:rsid w:val="003542A4"/>
    <w:rsid w:val="00354624"/>
    <w:rsid w:val="003549DE"/>
    <w:rsid w:val="00354B78"/>
    <w:rsid w:val="00354CF8"/>
    <w:rsid w:val="00354F9C"/>
    <w:rsid w:val="00355DFC"/>
    <w:rsid w:val="00356163"/>
    <w:rsid w:val="00356310"/>
    <w:rsid w:val="003565EC"/>
    <w:rsid w:val="00356C0E"/>
    <w:rsid w:val="00356C89"/>
    <w:rsid w:val="00357412"/>
    <w:rsid w:val="003578CC"/>
    <w:rsid w:val="00357C62"/>
    <w:rsid w:val="00357DD2"/>
    <w:rsid w:val="00357E14"/>
    <w:rsid w:val="0036055F"/>
    <w:rsid w:val="003615F0"/>
    <w:rsid w:val="00361F0D"/>
    <w:rsid w:val="00361F1D"/>
    <w:rsid w:val="0036253D"/>
    <w:rsid w:val="00362D7A"/>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7FF"/>
    <w:rsid w:val="00370940"/>
    <w:rsid w:val="00371303"/>
    <w:rsid w:val="003724D8"/>
    <w:rsid w:val="0037333D"/>
    <w:rsid w:val="0037345A"/>
    <w:rsid w:val="00373483"/>
    <w:rsid w:val="00375F30"/>
    <w:rsid w:val="003760FA"/>
    <w:rsid w:val="0037620E"/>
    <w:rsid w:val="003763AD"/>
    <w:rsid w:val="00376E16"/>
    <w:rsid w:val="00376F14"/>
    <w:rsid w:val="00377D98"/>
    <w:rsid w:val="00380851"/>
    <w:rsid w:val="003822DE"/>
    <w:rsid w:val="003826B4"/>
    <w:rsid w:val="00383120"/>
    <w:rsid w:val="00383F75"/>
    <w:rsid w:val="00384826"/>
    <w:rsid w:val="0038560D"/>
    <w:rsid w:val="00385E60"/>
    <w:rsid w:val="003867E3"/>
    <w:rsid w:val="00386930"/>
    <w:rsid w:val="00386A4D"/>
    <w:rsid w:val="00387D0F"/>
    <w:rsid w:val="0039023E"/>
    <w:rsid w:val="0039089D"/>
    <w:rsid w:val="00390C40"/>
    <w:rsid w:val="003915BF"/>
    <w:rsid w:val="003919A9"/>
    <w:rsid w:val="00393CBC"/>
    <w:rsid w:val="0039466C"/>
    <w:rsid w:val="0039480E"/>
    <w:rsid w:val="00394D5A"/>
    <w:rsid w:val="00394DDE"/>
    <w:rsid w:val="003950FB"/>
    <w:rsid w:val="00395474"/>
    <w:rsid w:val="0039586F"/>
    <w:rsid w:val="00395A04"/>
    <w:rsid w:val="003962F3"/>
    <w:rsid w:val="00397736"/>
    <w:rsid w:val="003978F7"/>
    <w:rsid w:val="00397EEA"/>
    <w:rsid w:val="003A06BF"/>
    <w:rsid w:val="003A1115"/>
    <w:rsid w:val="003A1B8B"/>
    <w:rsid w:val="003A1D5B"/>
    <w:rsid w:val="003A2782"/>
    <w:rsid w:val="003A2A24"/>
    <w:rsid w:val="003A2EE2"/>
    <w:rsid w:val="003A3EA4"/>
    <w:rsid w:val="003A420A"/>
    <w:rsid w:val="003A4320"/>
    <w:rsid w:val="003A441F"/>
    <w:rsid w:val="003A473A"/>
    <w:rsid w:val="003A4996"/>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A51"/>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2DB5"/>
    <w:rsid w:val="003C2F05"/>
    <w:rsid w:val="003C3519"/>
    <w:rsid w:val="003C36C3"/>
    <w:rsid w:val="003C3D24"/>
    <w:rsid w:val="003C4056"/>
    <w:rsid w:val="003C4BF6"/>
    <w:rsid w:val="003C4D09"/>
    <w:rsid w:val="003C4E0A"/>
    <w:rsid w:val="003C5449"/>
    <w:rsid w:val="003C5B69"/>
    <w:rsid w:val="003C6998"/>
    <w:rsid w:val="003C7080"/>
    <w:rsid w:val="003C7625"/>
    <w:rsid w:val="003D002F"/>
    <w:rsid w:val="003D09AF"/>
    <w:rsid w:val="003D0CD3"/>
    <w:rsid w:val="003D2599"/>
    <w:rsid w:val="003D270B"/>
    <w:rsid w:val="003D3217"/>
    <w:rsid w:val="003D3593"/>
    <w:rsid w:val="003D3A63"/>
    <w:rsid w:val="003D3CFE"/>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9F3"/>
    <w:rsid w:val="003E3A57"/>
    <w:rsid w:val="003E3B52"/>
    <w:rsid w:val="003E3E18"/>
    <w:rsid w:val="003E3F5A"/>
    <w:rsid w:val="003E4502"/>
    <w:rsid w:val="003E4C92"/>
    <w:rsid w:val="003E5596"/>
    <w:rsid w:val="003E55C8"/>
    <w:rsid w:val="003E560F"/>
    <w:rsid w:val="003E5EBB"/>
    <w:rsid w:val="003E6163"/>
    <w:rsid w:val="003E73C8"/>
    <w:rsid w:val="003E7D2E"/>
    <w:rsid w:val="003E7E6F"/>
    <w:rsid w:val="003F0C5A"/>
    <w:rsid w:val="003F10FC"/>
    <w:rsid w:val="003F168D"/>
    <w:rsid w:val="003F2C7C"/>
    <w:rsid w:val="003F3068"/>
    <w:rsid w:val="003F4B62"/>
    <w:rsid w:val="003F4CFE"/>
    <w:rsid w:val="003F4D67"/>
    <w:rsid w:val="003F5379"/>
    <w:rsid w:val="003F5B1C"/>
    <w:rsid w:val="003F675A"/>
    <w:rsid w:val="003F702D"/>
    <w:rsid w:val="003F769A"/>
    <w:rsid w:val="003F7D51"/>
    <w:rsid w:val="00400129"/>
    <w:rsid w:val="004003F5"/>
    <w:rsid w:val="004006F3"/>
    <w:rsid w:val="00401560"/>
    <w:rsid w:val="00401895"/>
    <w:rsid w:val="00402245"/>
    <w:rsid w:val="0040232A"/>
    <w:rsid w:val="00402515"/>
    <w:rsid w:val="0040271E"/>
    <w:rsid w:val="00402BE2"/>
    <w:rsid w:val="00403BBA"/>
    <w:rsid w:val="00403E27"/>
    <w:rsid w:val="00404209"/>
    <w:rsid w:val="00404CAE"/>
    <w:rsid w:val="00405260"/>
    <w:rsid w:val="00405397"/>
    <w:rsid w:val="00405C37"/>
    <w:rsid w:val="00405D4E"/>
    <w:rsid w:val="004060BA"/>
    <w:rsid w:val="00407F21"/>
    <w:rsid w:val="0041000D"/>
    <w:rsid w:val="00410287"/>
    <w:rsid w:val="0041038E"/>
    <w:rsid w:val="004106C7"/>
    <w:rsid w:val="00410CF7"/>
    <w:rsid w:val="00412C3F"/>
    <w:rsid w:val="00413CA7"/>
    <w:rsid w:val="00414168"/>
    <w:rsid w:val="00414536"/>
    <w:rsid w:val="004145FF"/>
    <w:rsid w:val="00416595"/>
    <w:rsid w:val="00416831"/>
    <w:rsid w:val="004170D4"/>
    <w:rsid w:val="004176C9"/>
    <w:rsid w:val="00417A45"/>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A0F"/>
    <w:rsid w:val="00425BFD"/>
    <w:rsid w:val="00425CCC"/>
    <w:rsid w:val="00425D56"/>
    <w:rsid w:val="00425D90"/>
    <w:rsid w:val="00425E27"/>
    <w:rsid w:val="00426283"/>
    <w:rsid w:val="004275DD"/>
    <w:rsid w:val="00427BD4"/>
    <w:rsid w:val="00430604"/>
    <w:rsid w:val="00430CFE"/>
    <w:rsid w:val="00430F68"/>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2F5"/>
    <w:rsid w:val="0044178A"/>
    <w:rsid w:val="00443656"/>
    <w:rsid w:val="0044391D"/>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2ED1"/>
    <w:rsid w:val="00453019"/>
    <w:rsid w:val="00453467"/>
    <w:rsid w:val="004537EE"/>
    <w:rsid w:val="00454CEE"/>
    <w:rsid w:val="0045597F"/>
    <w:rsid w:val="004561D4"/>
    <w:rsid w:val="004565FC"/>
    <w:rsid w:val="0045694F"/>
    <w:rsid w:val="004573A9"/>
    <w:rsid w:val="00460133"/>
    <w:rsid w:val="0046086E"/>
    <w:rsid w:val="00461024"/>
    <w:rsid w:val="00461A42"/>
    <w:rsid w:val="00461D54"/>
    <w:rsid w:val="00461F33"/>
    <w:rsid w:val="004628B5"/>
    <w:rsid w:val="0046297E"/>
    <w:rsid w:val="00462CE0"/>
    <w:rsid w:val="00462F51"/>
    <w:rsid w:val="004631AA"/>
    <w:rsid w:val="004633F6"/>
    <w:rsid w:val="0046359F"/>
    <w:rsid w:val="00464003"/>
    <w:rsid w:val="004642B6"/>
    <w:rsid w:val="004649E8"/>
    <w:rsid w:val="00464C33"/>
    <w:rsid w:val="00465561"/>
    <w:rsid w:val="00467922"/>
    <w:rsid w:val="004679C6"/>
    <w:rsid w:val="00467EB6"/>
    <w:rsid w:val="00470167"/>
    <w:rsid w:val="004701FE"/>
    <w:rsid w:val="0047028E"/>
    <w:rsid w:val="004703F1"/>
    <w:rsid w:val="00470A0F"/>
    <w:rsid w:val="00470C8A"/>
    <w:rsid w:val="00470D7E"/>
    <w:rsid w:val="0047188F"/>
    <w:rsid w:val="0047189C"/>
    <w:rsid w:val="00471C6C"/>
    <w:rsid w:val="0047246A"/>
    <w:rsid w:val="00472894"/>
    <w:rsid w:val="00472EE8"/>
    <w:rsid w:val="004734E9"/>
    <w:rsid w:val="004737CB"/>
    <w:rsid w:val="00473F4A"/>
    <w:rsid w:val="0047473D"/>
    <w:rsid w:val="00474FC5"/>
    <w:rsid w:val="004752FE"/>
    <w:rsid w:val="00475DA2"/>
    <w:rsid w:val="00475F48"/>
    <w:rsid w:val="00476A96"/>
    <w:rsid w:val="00477A4A"/>
    <w:rsid w:val="004801C3"/>
    <w:rsid w:val="00480E74"/>
    <w:rsid w:val="00481E4F"/>
    <w:rsid w:val="00482775"/>
    <w:rsid w:val="0048278C"/>
    <w:rsid w:val="00482799"/>
    <w:rsid w:val="004828D6"/>
    <w:rsid w:val="0048338F"/>
    <w:rsid w:val="0048353F"/>
    <w:rsid w:val="004841C5"/>
    <w:rsid w:val="00484684"/>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C27"/>
    <w:rsid w:val="00494EF3"/>
    <w:rsid w:val="00496470"/>
    <w:rsid w:val="00496477"/>
    <w:rsid w:val="004966C7"/>
    <w:rsid w:val="00496807"/>
    <w:rsid w:val="00496E09"/>
    <w:rsid w:val="00497978"/>
    <w:rsid w:val="004979CC"/>
    <w:rsid w:val="004A0265"/>
    <w:rsid w:val="004A04A9"/>
    <w:rsid w:val="004A159E"/>
    <w:rsid w:val="004A1BDA"/>
    <w:rsid w:val="004A1ED3"/>
    <w:rsid w:val="004A1F22"/>
    <w:rsid w:val="004A2FCF"/>
    <w:rsid w:val="004A39AF"/>
    <w:rsid w:val="004A3C3E"/>
    <w:rsid w:val="004A4670"/>
    <w:rsid w:val="004A4E69"/>
    <w:rsid w:val="004A5350"/>
    <w:rsid w:val="004A571E"/>
    <w:rsid w:val="004A5CA0"/>
    <w:rsid w:val="004A5FB6"/>
    <w:rsid w:val="004A62C9"/>
    <w:rsid w:val="004A7164"/>
    <w:rsid w:val="004A73BA"/>
    <w:rsid w:val="004A788B"/>
    <w:rsid w:val="004B01EC"/>
    <w:rsid w:val="004B044F"/>
    <w:rsid w:val="004B0530"/>
    <w:rsid w:val="004B1012"/>
    <w:rsid w:val="004B10A3"/>
    <w:rsid w:val="004B10C2"/>
    <w:rsid w:val="004B1CEF"/>
    <w:rsid w:val="004B1E38"/>
    <w:rsid w:val="004B1EBF"/>
    <w:rsid w:val="004B26B0"/>
    <w:rsid w:val="004B36E7"/>
    <w:rsid w:val="004B423C"/>
    <w:rsid w:val="004B452E"/>
    <w:rsid w:val="004B49E1"/>
    <w:rsid w:val="004B4DC0"/>
    <w:rsid w:val="004B4DF0"/>
    <w:rsid w:val="004B5C9B"/>
    <w:rsid w:val="004B5DD3"/>
    <w:rsid w:val="004B5E98"/>
    <w:rsid w:val="004B605C"/>
    <w:rsid w:val="004B6BE5"/>
    <w:rsid w:val="004B6C3C"/>
    <w:rsid w:val="004B7699"/>
    <w:rsid w:val="004B77BD"/>
    <w:rsid w:val="004B7B38"/>
    <w:rsid w:val="004B7D82"/>
    <w:rsid w:val="004B7FAF"/>
    <w:rsid w:val="004C055B"/>
    <w:rsid w:val="004C0883"/>
    <w:rsid w:val="004C0E06"/>
    <w:rsid w:val="004C10A7"/>
    <w:rsid w:val="004C1464"/>
    <w:rsid w:val="004C16E1"/>
    <w:rsid w:val="004C17A1"/>
    <w:rsid w:val="004C19BD"/>
    <w:rsid w:val="004C220C"/>
    <w:rsid w:val="004C22E7"/>
    <w:rsid w:val="004C2502"/>
    <w:rsid w:val="004C27BF"/>
    <w:rsid w:val="004C280C"/>
    <w:rsid w:val="004C37FE"/>
    <w:rsid w:val="004C3E1E"/>
    <w:rsid w:val="004C40B6"/>
    <w:rsid w:val="004C46EE"/>
    <w:rsid w:val="004C5A0B"/>
    <w:rsid w:val="004C6007"/>
    <w:rsid w:val="004C6042"/>
    <w:rsid w:val="004C6071"/>
    <w:rsid w:val="004C6D8D"/>
    <w:rsid w:val="004D0B32"/>
    <w:rsid w:val="004D0B6E"/>
    <w:rsid w:val="004D0C9A"/>
    <w:rsid w:val="004D10F8"/>
    <w:rsid w:val="004D1726"/>
    <w:rsid w:val="004D1930"/>
    <w:rsid w:val="004D1E83"/>
    <w:rsid w:val="004D1EA7"/>
    <w:rsid w:val="004D3A4B"/>
    <w:rsid w:val="004D3DD7"/>
    <w:rsid w:val="004D4306"/>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32"/>
    <w:rsid w:val="004E5167"/>
    <w:rsid w:val="004E5364"/>
    <w:rsid w:val="004E5534"/>
    <w:rsid w:val="004E5E6A"/>
    <w:rsid w:val="004E6ECD"/>
    <w:rsid w:val="004E6ED4"/>
    <w:rsid w:val="004E6FAB"/>
    <w:rsid w:val="004E79ED"/>
    <w:rsid w:val="004E7D24"/>
    <w:rsid w:val="004F072C"/>
    <w:rsid w:val="004F0890"/>
    <w:rsid w:val="004F0A68"/>
    <w:rsid w:val="004F1CC0"/>
    <w:rsid w:val="004F1E96"/>
    <w:rsid w:val="004F2A45"/>
    <w:rsid w:val="004F2CFC"/>
    <w:rsid w:val="004F312E"/>
    <w:rsid w:val="004F32E0"/>
    <w:rsid w:val="004F3909"/>
    <w:rsid w:val="004F3DB4"/>
    <w:rsid w:val="004F44C8"/>
    <w:rsid w:val="004F46AA"/>
    <w:rsid w:val="004F4B22"/>
    <w:rsid w:val="004F4CC8"/>
    <w:rsid w:val="004F52C0"/>
    <w:rsid w:val="004F6076"/>
    <w:rsid w:val="004F6339"/>
    <w:rsid w:val="004F6C82"/>
    <w:rsid w:val="004F702F"/>
    <w:rsid w:val="004F7361"/>
    <w:rsid w:val="004F740C"/>
    <w:rsid w:val="004F7972"/>
    <w:rsid w:val="005006FF"/>
    <w:rsid w:val="00500D51"/>
    <w:rsid w:val="00500F61"/>
    <w:rsid w:val="00501493"/>
    <w:rsid w:val="005016A9"/>
    <w:rsid w:val="00501C0D"/>
    <w:rsid w:val="00502156"/>
    <w:rsid w:val="00503016"/>
    <w:rsid w:val="0050362C"/>
    <w:rsid w:val="00503E4A"/>
    <w:rsid w:val="005045A0"/>
    <w:rsid w:val="00504E13"/>
    <w:rsid w:val="00504FDB"/>
    <w:rsid w:val="005053C9"/>
    <w:rsid w:val="005058CB"/>
    <w:rsid w:val="00505AB6"/>
    <w:rsid w:val="00505B3C"/>
    <w:rsid w:val="005066BC"/>
    <w:rsid w:val="005067BD"/>
    <w:rsid w:val="00506A76"/>
    <w:rsid w:val="00506A92"/>
    <w:rsid w:val="00507DD7"/>
    <w:rsid w:val="00510471"/>
    <w:rsid w:val="00510667"/>
    <w:rsid w:val="00510A4A"/>
    <w:rsid w:val="00510F7A"/>
    <w:rsid w:val="00511231"/>
    <w:rsid w:val="005114B0"/>
    <w:rsid w:val="005118A1"/>
    <w:rsid w:val="005119F3"/>
    <w:rsid w:val="00512725"/>
    <w:rsid w:val="005127B9"/>
    <w:rsid w:val="00512826"/>
    <w:rsid w:val="00512DEF"/>
    <w:rsid w:val="0051302A"/>
    <w:rsid w:val="0051319F"/>
    <w:rsid w:val="00513EF1"/>
    <w:rsid w:val="00514E88"/>
    <w:rsid w:val="0051635F"/>
    <w:rsid w:val="0051639F"/>
    <w:rsid w:val="005179CD"/>
    <w:rsid w:val="00520CB3"/>
    <w:rsid w:val="00522327"/>
    <w:rsid w:val="00522F4D"/>
    <w:rsid w:val="00523F1F"/>
    <w:rsid w:val="00524964"/>
    <w:rsid w:val="00525542"/>
    <w:rsid w:val="00525BA2"/>
    <w:rsid w:val="005263AC"/>
    <w:rsid w:val="00526881"/>
    <w:rsid w:val="00527525"/>
    <w:rsid w:val="00527767"/>
    <w:rsid w:val="005300D5"/>
    <w:rsid w:val="005302BC"/>
    <w:rsid w:val="005303F4"/>
    <w:rsid w:val="005308B5"/>
    <w:rsid w:val="00530979"/>
    <w:rsid w:val="00530B79"/>
    <w:rsid w:val="00531B64"/>
    <w:rsid w:val="00531C1A"/>
    <w:rsid w:val="00531DA8"/>
    <w:rsid w:val="00531F91"/>
    <w:rsid w:val="005325A3"/>
    <w:rsid w:val="00533ED6"/>
    <w:rsid w:val="00533F8C"/>
    <w:rsid w:val="00534D46"/>
    <w:rsid w:val="00535ADC"/>
    <w:rsid w:val="00535BFA"/>
    <w:rsid w:val="00535CC0"/>
    <w:rsid w:val="00536972"/>
    <w:rsid w:val="00536E22"/>
    <w:rsid w:val="00536F95"/>
    <w:rsid w:val="00537979"/>
    <w:rsid w:val="00537E4F"/>
    <w:rsid w:val="00541508"/>
    <w:rsid w:val="0054150C"/>
    <w:rsid w:val="00541696"/>
    <w:rsid w:val="0054252F"/>
    <w:rsid w:val="0054253D"/>
    <w:rsid w:val="00542E57"/>
    <w:rsid w:val="00543115"/>
    <w:rsid w:val="00543431"/>
    <w:rsid w:val="005434C6"/>
    <w:rsid w:val="00543E8B"/>
    <w:rsid w:val="00543ED0"/>
    <w:rsid w:val="005447D4"/>
    <w:rsid w:val="00544B5A"/>
    <w:rsid w:val="00544F1C"/>
    <w:rsid w:val="00544F4A"/>
    <w:rsid w:val="00545099"/>
    <w:rsid w:val="00545390"/>
    <w:rsid w:val="0054542F"/>
    <w:rsid w:val="00545613"/>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6E2"/>
    <w:rsid w:val="005568AE"/>
    <w:rsid w:val="005569CE"/>
    <w:rsid w:val="00556F10"/>
    <w:rsid w:val="005571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587D"/>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51D5"/>
    <w:rsid w:val="00575656"/>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4B7"/>
    <w:rsid w:val="00586885"/>
    <w:rsid w:val="00586D41"/>
    <w:rsid w:val="00587067"/>
    <w:rsid w:val="00587239"/>
    <w:rsid w:val="005874A1"/>
    <w:rsid w:val="00587848"/>
    <w:rsid w:val="005905F5"/>
    <w:rsid w:val="00590776"/>
    <w:rsid w:val="00590907"/>
    <w:rsid w:val="00590BD8"/>
    <w:rsid w:val="00590FFA"/>
    <w:rsid w:val="005911F7"/>
    <w:rsid w:val="00591574"/>
    <w:rsid w:val="00591EDA"/>
    <w:rsid w:val="00592620"/>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65DE"/>
    <w:rsid w:val="005A73D0"/>
    <w:rsid w:val="005A7AC2"/>
    <w:rsid w:val="005B04EF"/>
    <w:rsid w:val="005B06BD"/>
    <w:rsid w:val="005B0747"/>
    <w:rsid w:val="005B0C85"/>
    <w:rsid w:val="005B0CAF"/>
    <w:rsid w:val="005B0CEA"/>
    <w:rsid w:val="005B1DC2"/>
    <w:rsid w:val="005B2310"/>
    <w:rsid w:val="005B289D"/>
    <w:rsid w:val="005B294C"/>
    <w:rsid w:val="005B38E6"/>
    <w:rsid w:val="005B41E3"/>
    <w:rsid w:val="005B44C4"/>
    <w:rsid w:val="005B5325"/>
    <w:rsid w:val="005B5944"/>
    <w:rsid w:val="005B7258"/>
    <w:rsid w:val="005B78B2"/>
    <w:rsid w:val="005B7C01"/>
    <w:rsid w:val="005C015E"/>
    <w:rsid w:val="005C01C0"/>
    <w:rsid w:val="005C02C3"/>
    <w:rsid w:val="005C0467"/>
    <w:rsid w:val="005C04EA"/>
    <w:rsid w:val="005C09C0"/>
    <w:rsid w:val="005C0FF5"/>
    <w:rsid w:val="005C1324"/>
    <w:rsid w:val="005C137A"/>
    <w:rsid w:val="005C1DFF"/>
    <w:rsid w:val="005C1F77"/>
    <w:rsid w:val="005C2031"/>
    <w:rsid w:val="005C2B5D"/>
    <w:rsid w:val="005C374E"/>
    <w:rsid w:val="005C3807"/>
    <w:rsid w:val="005C43CB"/>
    <w:rsid w:val="005C4434"/>
    <w:rsid w:val="005C4969"/>
    <w:rsid w:val="005C53EE"/>
    <w:rsid w:val="005C5E2A"/>
    <w:rsid w:val="005C612F"/>
    <w:rsid w:val="005C6700"/>
    <w:rsid w:val="005C7110"/>
    <w:rsid w:val="005C7200"/>
    <w:rsid w:val="005D02F5"/>
    <w:rsid w:val="005D07D3"/>
    <w:rsid w:val="005D083A"/>
    <w:rsid w:val="005D214D"/>
    <w:rsid w:val="005D21AA"/>
    <w:rsid w:val="005D2301"/>
    <w:rsid w:val="005D36B8"/>
    <w:rsid w:val="005D3F7F"/>
    <w:rsid w:val="005D40E7"/>
    <w:rsid w:val="005D4537"/>
    <w:rsid w:val="005D4850"/>
    <w:rsid w:val="005D6142"/>
    <w:rsid w:val="005D61F8"/>
    <w:rsid w:val="005D6AAA"/>
    <w:rsid w:val="005D6EFE"/>
    <w:rsid w:val="005D706C"/>
    <w:rsid w:val="005D73B6"/>
    <w:rsid w:val="005D7C1B"/>
    <w:rsid w:val="005E08EA"/>
    <w:rsid w:val="005E1870"/>
    <w:rsid w:val="005E2F05"/>
    <w:rsid w:val="005E2F2C"/>
    <w:rsid w:val="005E3011"/>
    <w:rsid w:val="005E41F1"/>
    <w:rsid w:val="005E480D"/>
    <w:rsid w:val="005E49FE"/>
    <w:rsid w:val="005E4F41"/>
    <w:rsid w:val="005E533C"/>
    <w:rsid w:val="005E5F3F"/>
    <w:rsid w:val="005E6AAC"/>
    <w:rsid w:val="005E6E63"/>
    <w:rsid w:val="005E7141"/>
    <w:rsid w:val="005E7197"/>
    <w:rsid w:val="005E7419"/>
    <w:rsid w:val="005E752A"/>
    <w:rsid w:val="005F0AE9"/>
    <w:rsid w:val="005F122F"/>
    <w:rsid w:val="005F1701"/>
    <w:rsid w:val="005F18DE"/>
    <w:rsid w:val="005F27AF"/>
    <w:rsid w:val="005F2B25"/>
    <w:rsid w:val="005F2F37"/>
    <w:rsid w:val="005F4045"/>
    <w:rsid w:val="005F40EF"/>
    <w:rsid w:val="005F4659"/>
    <w:rsid w:val="005F4850"/>
    <w:rsid w:val="005F667E"/>
    <w:rsid w:val="005F7EFF"/>
    <w:rsid w:val="0060033E"/>
    <w:rsid w:val="006013AB"/>
    <w:rsid w:val="00601659"/>
    <w:rsid w:val="0060255F"/>
    <w:rsid w:val="00602F9F"/>
    <w:rsid w:val="00603039"/>
    <w:rsid w:val="0060354E"/>
    <w:rsid w:val="00603941"/>
    <w:rsid w:val="00603C12"/>
    <w:rsid w:val="00603CB9"/>
    <w:rsid w:val="00603DFD"/>
    <w:rsid w:val="00604853"/>
    <w:rsid w:val="0060517B"/>
    <w:rsid w:val="00605693"/>
    <w:rsid w:val="00605A7C"/>
    <w:rsid w:val="00605CB3"/>
    <w:rsid w:val="0060616E"/>
    <w:rsid w:val="00606322"/>
    <w:rsid w:val="00607214"/>
    <w:rsid w:val="00607509"/>
    <w:rsid w:val="00607AE0"/>
    <w:rsid w:val="0061083B"/>
    <w:rsid w:val="00610A52"/>
    <w:rsid w:val="006115C9"/>
    <w:rsid w:val="00611E08"/>
    <w:rsid w:val="00612AA7"/>
    <w:rsid w:val="00612ACF"/>
    <w:rsid w:val="006130E8"/>
    <w:rsid w:val="00613852"/>
    <w:rsid w:val="0061392E"/>
    <w:rsid w:val="00613ABA"/>
    <w:rsid w:val="006140C1"/>
    <w:rsid w:val="006140C3"/>
    <w:rsid w:val="00614388"/>
    <w:rsid w:val="00614845"/>
    <w:rsid w:val="006148FA"/>
    <w:rsid w:val="00614F46"/>
    <w:rsid w:val="006150B1"/>
    <w:rsid w:val="006159F8"/>
    <w:rsid w:val="00615F36"/>
    <w:rsid w:val="00616669"/>
    <w:rsid w:val="006167D3"/>
    <w:rsid w:val="00616B1C"/>
    <w:rsid w:val="00616DFF"/>
    <w:rsid w:val="00617C9D"/>
    <w:rsid w:val="00617D65"/>
    <w:rsid w:val="006202FC"/>
    <w:rsid w:val="006208F0"/>
    <w:rsid w:val="00620E05"/>
    <w:rsid w:val="00620E22"/>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07B"/>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4B4"/>
    <w:rsid w:val="0063651C"/>
    <w:rsid w:val="0063693D"/>
    <w:rsid w:val="00636A48"/>
    <w:rsid w:val="00636C0A"/>
    <w:rsid w:val="00636F82"/>
    <w:rsid w:val="006375DF"/>
    <w:rsid w:val="00640119"/>
    <w:rsid w:val="00640251"/>
    <w:rsid w:val="00640EAF"/>
    <w:rsid w:val="00640F7D"/>
    <w:rsid w:val="006418A4"/>
    <w:rsid w:val="00641EB2"/>
    <w:rsid w:val="006423D7"/>
    <w:rsid w:val="006428D9"/>
    <w:rsid w:val="00642C00"/>
    <w:rsid w:val="00643A8F"/>
    <w:rsid w:val="00644114"/>
    <w:rsid w:val="00644D19"/>
    <w:rsid w:val="00644E81"/>
    <w:rsid w:val="006450DE"/>
    <w:rsid w:val="00645A2A"/>
    <w:rsid w:val="00645C15"/>
    <w:rsid w:val="00646977"/>
    <w:rsid w:val="006473C3"/>
    <w:rsid w:val="006475AF"/>
    <w:rsid w:val="006477A7"/>
    <w:rsid w:val="006479F0"/>
    <w:rsid w:val="00647AEF"/>
    <w:rsid w:val="00647B8B"/>
    <w:rsid w:val="00650627"/>
    <w:rsid w:val="006509E1"/>
    <w:rsid w:val="00650E55"/>
    <w:rsid w:val="00650F71"/>
    <w:rsid w:val="0065122C"/>
    <w:rsid w:val="006527EA"/>
    <w:rsid w:val="006534E6"/>
    <w:rsid w:val="00653653"/>
    <w:rsid w:val="00653757"/>
    <w:rsid w:val="0065415F"/>
    <w:rsid w:val="00654981"/>
    <w:rsid w:val="0065629B"/>
    <w:rsid w:val="006564ED"/>
    <w:rsid w:val="006571A0"/>
    <w:rsid w:val="00657681"/>
    <w:rsid w:val="00657965"/>
    <w:rsid w:val="00657D2A"/>
    <w:rsid w:val="006600F7"/>
    <w:rsid w:val="0066016D"/>
    <w:rsid w:val="00660640"/>
    <w:rsid w:val="006611BF"/>
    <w:rsid w:val="00661B6E"/>
    <w:rsid w:val="00662D85"/>
    <w:rsid w:val="00663469"/>
    <w:rsid w:val="006644EB"/>
    <w:rsid w:val="00665207"/>
    <w:rsid w:val="00665267"/>
    <w:rsid w:val="0066573D"/>
    <w:rsid w:val="00665D81"/>
    <w:rsid w:val="006666A6"/>
    <w:rsid w:val="00667832"/>
    <w:rsid w:val="0067017C"/>
    <w:rsid w:val="0067019C"/>
    <w:rsid w:val="006705B1"/>
    <w:rsid w:val="00670743"/>
    <w:rsid w:val="00670AC0"/>
    <w:rsid w:val="00670C88"/>
    <w:rsid w:val="00670E33"/>
    <w:rsid w:val="00670E8F"/>
    <w:rsid w:val="006712B4"/>
    <w:rsid w:val="00671E75"/>
    <w:rsid w:val="00672544"/>
    <w:rsid w:val="00673381"/>
    <w:rsid w:val="00673AEA"/>
    <w:rsid w:val="00673CC7"/>
    <w:rsid w:val="00673D63"/>
    <w:rsid w:val="0067450F"/>
    <w:rsid w:val="00674AAE"/>
    <w:rsid w:val="00674F8E"/>
    <w:rsid w:val="00674FD4"/>
    <w:rsid w:val="00675093"/>
    <w:rsid w:val="006750C8"/>
    <w:rsid w:val="006758EB"/>
    <w:rsid w:val="006762E4"/>
    <w:rsid w:val="006764BA"/>
    <w:rsid w:val="00676D88"/>
    <w:rsid w:val="00677639"/>
    <w:rsid w:val="0067792C"/>
    <w:rsid w:val="00677A96"/>
    <w:rsid w:val="00677CE7"/>
    <w:rsid w:val="00677E19"/>
    <w:rsid w:val="00680507"/>
    <w:rsid w:val="0068082B"/>
    <w:rsid w:val="0068115F"/>
    <w:rsid w:val="0068143B"/>
    <w:rsid w:val="00682218"/>
    <w:rsid w:val="00682A94"/>
    <w:rsid w:val="00682C87"/>
    <w:rsid w:val="00682CC2"/>
    <w:rsid w:val="00683503"/>
    <w:rsid w:val="00683AA6"/>
    <w:rsid w:val="00684F6E"/>
    <w:rsid w:val="006857C2"/>
    <w:rsid w:val="00685CAD"/>
    <w:rsid w:val="0068719F"/>
    <w:rsid w:val="00687BA3"/>
    <w:rsid w:val="00687E02"/>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A087C"/>
    <w:rsid w:val="006A178C"/>
    <w:rsid w:val="006A183F"/>
    <w:rsid w:val="006A1D9F"/>
    <w:rsid w:val="006A2C87"/>
    <w:rsid w:val="006A35F9"/>
    <w:rsid w:val="006A38C3"/>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08C"/>
    <w:rsid w:val="006B35B9"/>
    <w:rsid w:val="006B40C8"/>
    <w:rsid w:val="006B6D1C"/>
    <w:rsid w:val="006B6F48"/>
    <w:rsid w:val="006B77C0"/>
    <w:rsid w:val="006C0956"/>
    <w:rsid w:val="006C0A89"/>
    <w:rsid w:val="006C14B9"/>
    <w:rsid w:val="006C189F"/>
    <w:rsid w:val="006C2930"/>
    <w:rsid w:val="006C2D18"/>
    <w:rsid w:val="006C3581"/>
    <w:rsid w:val="006C37D7"/>
    <w:rsid w:val="006C42C1"/>
    <w:rsid w:val="006C4311"/>
    <w:rsid w:val="006C4379"/>
    <w:rsid w:val="006C4839"/>
    <w:rsid w:val="006C4921"/>
    <w:rsid w:val="006C4947"/>
    <w:rsid w:val="006C4CC6"/>
    <w:rsid w:val="006C5272"/>
    <w:rsid w:val="006C5705"/>
    <w:rsid w:val="006C59F4"/>
    <w:rsid w:val="006C5B25"/>
    <w:rsid w:val="006C5FDB"/>
    <w:rsid w:val="006C67B2"/>
    <w:rsid w:val="006C6870"/>
    <w:rsid w:val="006C6929"/>
    <w:rsid w:val="006C7137"/>
    <w:rsid w:val="006C769F"/>
    <w:rsid w:val="006C77D6"/>
    <w:rsid w:val="006D02A9"/>
    <w:rsid w:val="006D079C"/>
    <w:rsid w:val="006D18BE"/>
    <w:rsid w:val="006D2082"/>
    <w:rsid w:val="006D26FC"/>
    <w:rsid w:val="006D281F"/>
    <w:rsid w:val="006D2871"/>
    <w:rsid w:val="006D2DC1"/>
    <w:rsid w:val="006D3014"/>
    <w:rsid w:val="006D3702"/>
    <w:rsid w:val="006D3A34"/>
    <w:rsid w:val="006D4686"/>
    <w:rsid w:val="006D49A4"/>
    <w:rsid w:val="006D4D78"/>
    <w:rsid w:val="006D5326"/>
    <w:rsid w:val="006D584A"/>
    <w:rsid w:val="006D5882"/>
    <w:rsid w:val="006D62E4"/>
    <w:rsid w:val="006E041B"/>
    <w:rsid w:val="006E0581"/>
    <w:rsid w:val="006E0812"/>
    <w:rsid w:val="006E0D4F"/>
    <w:rsid w:val="006E1AC2"/>
    <w:rsid w:val="006E1E47"/>
    <w:rsid w:val="006E2579"/>
    <w:rsid w:val="006E2B2A"/>
    <w:rsid w:val="006E3861"/>
    <w:rsid w:val="006E3A2E"/>
    <w:rsid w:val="006E3AA3"/>
    <w:rsid w:val="006E3E6E"/>
    <w:rsid w:val="006E3F4E"/>
    <w:rsid w:val="006E4C95"/>
    <w:rsid w:val="006E5CEE"/>
    <w:rsid w:val="006E6015"/>
    <w:rsid w:val="006E6126"/>
    <w:rsid w:val="006E61FF"/>
    <w:rsid w:val="006E622F"/>
    <w:rsid w:val="006E682D"/>
    <w:rsid w:val="006E6BDE"/>
    <w:rsid w:val="006E6EDF"/>
    <w:rsid w:val="006E6FAB"/>
    <w:rsid w:val="006E7033"/>
    <w:rsid w:val="006E7629"/>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6F5D39"/>
    <w:rsid w:val="006F7125"/>
    <w:rsid w:val="0070084C"/>
    <w:rsid w:val="007016D7"/>
    <w:rsid w:val="00701DC4"/>
    <w:rsid w:val="0070274D"/>
    <w:rsid w:val="00702D60"/>
    <w:rsid w:val="00703116"/>
    <w:rsid w:val="00703A1E"/>
    <w:rsid w:val="00703A4F"/>
    <w:rsid w:val="00704B9A"/>
    <w:rsid w:val="007061E7"/>
    <w:rsid w:val="00706677"/>
    <w:rsid w:val="00706F09"/>
    <w:rsid w:val="00707076"/>
    <w:rsid w:val="007071C9"/>
    <w:rsid w:val="007073E5"/>
    <w:rsid w:val="00707422"/>
    <w:rsid w:val="00707429"/>
    <w:rsid w:val="00707909"/>
    <w:rsid w:val="00707FF9"/>
    <w:rsid w:val="00710133"/>
    <w:rsid w:val="0071018A"/>
    <w:rsid w:val="007103A7"/>
    <w:rsid w:val="0071059C"/>
    <w:rsid w:val="00710818"/>
    <w:rsid w:val="00710BC2"/>
    <w:rsid w:val="00710FC0"/>
    <w:rsid w:val="007110C3"/>
    <w:rsid w:val="00712942"/>
    <w:rsid w:val="007130A6"/>
    <w:rsid w:val="00713A8B"/>
    <w:rsid w:val="00714185"/>
    <w:rsid w:val="007141A8"/>
    <w:rsid w:val="00714554"/>
    <w:rsid w:val="00714843"/>
    <w:rsid w:val="007149D5"/>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8B"/>
    <w:rsid w:val="00725B91"/>
    <w:rsid w:val="00725BDC"/>
    <w:rsid w:val="007261B3"/>
    <w:rsid w:val="007268FA"/>
    <w:rsid w:val="00726A2B"/>
    <w:rsid w:val="00726D8F"/>
    <w:rsid w:val="00726E39"/>
    <w:rsid w:val="007277CE"/>
    <w:rsid w:val="00730F2B"/>
    <w:rsid w:val="007314B1"/>
    <w:rsid w:val="00731E10"/>
    <w:rsid w:val="007325A1"/>
    <w:rsid w:val="00732A8E"/>
    <w:rsid w:val="00733892"/>
    <w:rsid w:val="007339A9"/>
    <w:rsid w:val="007339E4"/>
    <w:rsid w:val="00733DE9"/>
    <w:rsid w:val="00734A1D"/>
    <w:rsid w:val="007351F2"/>
    <w:rsid w:val="00735B33"/>
    <w:rsid w:val="00736DB0"/>
    <w:rsid w:val="00737557"/>
    <w:rsid w:val="007375F5"/>
    <w:rsid w:val="0073790A"/>
    <w:rsid w:val="00740121"/>
    <w:rsid w:val="00740B7F"/>
    <w:rsid w:val="00740BF5"/>
    <w:rsid w:val="00741A49"/>
    <w:rsid w:val="00742939"/>
    <w:rsid w:val="00742F2F"/>
    <w:rsid w:val="007432D2"/>
    <w:rsid w:val="00743568"/>
    <w:rsid w:val="00743F64"/>
    <w:rsid w:val="007441BC"/>
    <w:rsid w:val="007444D2"/>
    <w:rsid w:val="00744C0C"/>
    <w:rsid w:val="00744FE7"/>
    <w:rsid w:val="00745106"/>
    <w:rsid w:val="007468A6"/>
    <w:rsid w:val="0074693E"/>
    <w:rsid w:val="00746B9C"/>
    <w:rsid w:val="00746E6D"/>
    <w:rsid w:val="00747661"/>
    <w:rsid w:val="00747A7E"/>
    <w:rsid w:val="00750BBA"/>
    <w:rsid w:val="00750D11"/>
    <w:rsid w:val="00750D4F"/>
    <w:rsid w:val="0075316D"/>
    <w:rsid w:val="00753618"/>
    <w:rsid w:val="007539CB"/>
    <w:rsid w:val="00753C02"/>
    <w:rsid w:val="00754334"/>
    <w:rsid w:val="00754E1E"/>
    <w:rsid w:val="007555EA"/>
    <w:rsid w:val="007556E1"/>
    <w:rsid w:val="00756237"/>
    <w:rsid w:val="007569A2"/>
    <w:rsid w:val="00756D12"/>
    <w:rsid w:val="00756F02"/>
    <w:rsid w:val="00756FB5"/>
    <w:rsid w:val="00757A9D"/>
    <w:rsid w:val="007602D0"/>
    <w:rsid w:val="00760508"/>
    <w:rsid w:val="0076054F"/>
    <w:rsid w:val="00761B4E"/>
    <w:rsid w:val="00761D8B"/>
    <w:rsid w:val="007625E2"/>
    <w:rsid w:val="00762DB8"/>
    <w:rsid w:val="007631A6"/>
    <w:rsid w:val="00763204"/>
    <w:rsid w:val="00763C4E"/>
    <w:rsid w:val="0076422F"/>
    <w:rsid w:val="00764A07"/>
    <w:rsid w:val="00764C42"/>
    <w:rsid w:val="00764D4A"/>
    <w:rsid w:val="00764FB1"/>
    <w:rsid w:val="00765569"/>
    <w:rsid w:val="007659C1"/>
    <w:rsid w:val="00766045"/>
    <w:rsid w:val="007669A6"/>
    <w:rsid w:val="00766C94"/>
    <w:rsid w:val="00766EDF"/>
    <w:rsid w:val="007674FA"/>
    <w:rsid w:val="007677F1"/>
    <w:rsid w:val="00767A81"/>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190D"/>
    <w:rsid w:val="00782CFD"/>
    <w:rsid w:val="00783382"/>
    <w:rsid w:val="00783562"/>
    <w:rsid w:val="00783979"/>
    <w:rsid w:val="00783BB8"/>
    <w:rsid w:val="00783D73"/>
    <w:rsid w:val="00784D7F"/>
    <w:rsid w:val="00784EB1"/>
    <w:rsid w:val="007856BC"/>
    <w:rsid w:val="00785AC8"/>
    <w:rsid w:val="007872A6"/>
    <w:rsid w:val="007877FA"/>
    <w:rsid w:val="0078795F"/>
    <w:rsid w:val="0079091D"/>
    <w:rsid w:val="00790957"/>
    <w:rsid w:val="0079103A"/>
    <w:rsid w:val="007912C7"/>
    <w:rsid w:val="00791B01"/>
    <w:rsid w:val="00792557"/>
    <w:rsid w:val="00792A16"/>
    <w:rsid w:val="00792F25"/>
    <w:rsid w:val="00793953"/>
    <w:rsid w:val="007941FC"/>
    <w:rsid w:val="00794778"/>
    <w:rsid w:val="00794E41"/>
    <w:rsid w:val="007952BA"/>
    <w:rsid w:val="007956B2"/>
    <w:rsid w:val="00795C91"/>
    <w:rsid w:val="007962B6"/>
    <w:rsid w:val="00796F46"/>
    <w:rsid w:val="00797552"/>
    <w:rsid w:val="007976DC"/>
    <w:rsid w:val="00797B8D"/>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F75"/>
    <w:rsid w:val="007A6688"/>
    <w:rsid w:val="007A6DFF"/>
    <w:rsid w:val="007A75F1"/>
    <w:rsid w:val="007A76B4"/>
    <w:rsid w:val="007A7931"/>
    <w:rsid w:val="007B02EC"/>
    <w:rsid w:val="007B04C9"/>
    <w:rsid w:val="007B0BA7"/>
    <w:rsid w:val="007B0CB2"/>
    <w:rsid w:val="007B23E4"/>
    <w:rsid w:val="007B27C4"/>
    <w:rsid w:val="007B2D14"/>
    <w:rsid w:val="007B36CD"/>
    <w:rsid w:val="007B3960"/>
    <w:rsid w:val="007B40EA"/>
    <w:rsid w:val="007B49CA"/>
    <w:rsid w:val="007B546F"/>
    <w:rsid w:val="007B547B"/>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12"/>
    <w:rsid w:val="007C5ECF"/>
    <w:rsid w:val="007C6213"/>
    <w:rsid w:val="007C634E"/>
    <w:rsid w:val="007C64E9"/>
    <w:rsid w:val="007C64FC"/>
    <w:rsid w:val="007C670F"/>
    <w:rsid w:val="007C6885"/>
    <w:rsid w:val="007C6A7C"/>
    <w:rsid w:val="007C6D6D"/>
    <w:rsid w:val="007C6F20"/>
    <w:rsid w:val="007C750E"/>
    <w:rsid w:val="007C7909"/>
    <w:rsid w:val="007C7ADD"/>
    <w:rsid w:val="007D02C5"/>
    <w:rsid w:val="007D0EF3"/>
    <w:rsid w:val="007D21C0"/>
    <w:rsid w:val="007D291D"/>
    <w:rsid w:val="007D2B31"/>
    <w:rsid w:val="007D2B64"/>
    <w:rsid w:val="007D303D"/>
    <w:rsid w:val="007D314C"/>
    <w:rsid w:val="007D3370"/>
    <w:rsid w:val="007D33DB"/>
    <w:rsid w:val="007D379C"/>
    <w:rsid w:val="007D40C9"/>
    <w:rsid w:val="007D41C6"/>
    <w:rsid w:val="007D495F"/>
    <w:rsid w:val="007D4BF8"/>
    <w:rsid w:val="007D5076"/>
    <w:rsid w:val="007D572D"/>
    <w:rsid w:val="007D57EC"/>
    <w:rsid w:val="007D5817"/>
    <w:rsid w:val="007D5C77"/>
    <w:rsid w:val="007D5CEA"/>
    <w:rsid w:val="007D62A5"/>
    <w:rsid w:val="007D6657"/>
    <w:rsid w:val="007D66C5"/>
    <w:rsid w:val="007D716F"/>
    <w:rsid w:val="007D7354"/>
    <w:rsid w:val="007D78F6"/>
    <w:rsid w:val="007D7CC2"/>
    <w:rsid w:val="007E0839"/>
    <w:rsid w:val="007E1850"/>
    <w:rsid w:val="007E1F60"/>
    <w:rsid w:val="007E3222"/>
    <w:rsid w:val="007E3E3F"/>
    <w:rsid w:val="007E3F75"/>
    <w:rsid w:val="007E3FAB"/>
    <w:rsid w:val="007E4349"/>
    <w:rsid w:val="007E45CE"/>
    <w:rsid w:val="007E49C4"/>
    <w:rsid w:val="007E4F35"/>
    <w:rsid w:val="007E5046"/>
    <w:rsid w:val="007E51DC"/>
    <w:rsid w:val="007E61A0"/>
    <w:rsid w:val="007E6891"/>
    <w:rsid w:val="007E721A"/>
    <w:rsid w:val="007E785B"/>
    <w:rsid w:val="007E7C0A"/>
    <w:rsid w:val="007E7C81"/>
    <w:rsid w:val="007F0225"/>
    <w:rsid w:val="007F0385"/>
    <w:rsid w:val="007F0794"/>
    <w:rsid w:val="007F0C06"/>
    <w:rsid w:val="007F0EEE"/>
    <w:rsid w:val="007F0F76"/>
    <w:rsid w:val="007F135F"/>
    <w:rsid w:val="007F1C8C"/>
    <w:rsid w:val="007F2CE1"/>
    <w:rsid w:val="007F34EC"/>
    <w:rsid w:val="007F3856"/>
    <w:rsid w:val="007F3C40"/>
    <w:rsid w:val="007F427C"/>
    <w:rsid w:val="007F44C4"/>
    <w:rsid w:val="007F46CF"/>
    <w:rsid w:val="007F472E"/>
    <w:rsid w:val="007F4C2A"/>
    <w:rsid w:val="007F5146"/>
    <w:rsid w:val="007F5964"/>
    <w:rsid w:val="007F61F4"/>
    <w:rsid w:val="007F6635"/>
    <w:rsid w:val="007F6778"/>
    <w:rsid w:val="007F7119"/>
    <w:rsid w:val="007F7D95"/>
    <w:rsid w:val="0080066D"/>
    <w:rsid w:val="00800972"/>
    <w:rsid w:val="00800B62"/>
    <w:rsid w:val="00800C82"/>
    <w:rsid w:val="00801364"/>
    <w:rsid w:val="00801788"/>
    <w:rsid w:val="0080247D"/>
    <w:rsid w:val="0080377F"/>
    <w:rsid w:val="00803BBB"/>
    <w:rsid w:val="00803FFD"/>
    <w:rsid w:val="00804616"/>
    <w:rsid w:val="00804B3F"/>
    <w:rsid w:val="008056AF"/>
    <w:rsid w:val="0080587B"/>
    <w:rsid w:val="008058C9"/>
    <w:rsid w:val="0080639B"/>
    <w:rsid w:val="00806701"/>
    <w:rsid w:val="00806C81"/>
    <w:rsid w:val="00806D9E"/>
    <w:rsid w:val="0080706D"/>
    <w:rsid w:val="00807F09"/>
    <w:rsid w:val="00810402"/>
    <w:rsid w:val="008121A0"/>
    <w:rsid w:val="008121F1"/>
    <w:rsid w:val="00812219"/>
    <w:rsid w:val="00812355"/>
    <w:rsid w:val="0081243C"/>
    <w:rsid w:val="00812548"/>
    <w:rsid w:val="00812E93"/>
    <w:rsid w:val="00813F46"/>
    <w:rsid w:val="008142D3"/>
    <w:rsid w:val="0081498A"/>
    <w:rsid w:val="00814A18"/>
    <w:rsid w:val="00814C93"/>
    <w:rsid w:val="00814F10"/>
    <w:rsid w:val="00815019"/>
    <w:rsid w:val="0081599F"/>
    <w:rsid w:val="00815B36"/>
    <w:rsid w:val="00815C92"/>
    <w:rsid w:val="00815DA9"/>
    <w:rsid w:val="0081600D"/>
    <w:rsid w:val="008160B2"/>
    <w:rsid w:val="00817243"/>
    <w:rsid w:val="00821516"/>
    <w:rsid w:val="00821529"/>
    <w:rsid w:val="00821A79"/>
    <w:rsid w:val="00822307"/>
    <w:rsid w:val="00822414"/>
    <w:rsid w:val="0082266A"/>
    <w:rsid w:val="00822E41"/>
    <w:rsid w:val="00823591"/>
    <w:rsid w:val="008241C4"/>
    <w:rsid w:val="0082452E"/>
    <w:rsid w:val="00824774"/>
    <w:rsid w:val="008249EC"/>
    <w:rsid w:val="00827370"/>
    <w:rsid w:val="008274C3"/>
    <w:rsid w:val="008274CA"/>
    <w:rsid w:val="0082754F"/>
    <w:rsid w:val="00827639"/>
    <w:rsid w:val="00827960"/>
    <w:rsid w:val="00827B31"/>
    <w:rsid w:val="00827CEC"/>
    <w:rsid w:val="0083033E"/>
    <w:rsid w:val="008312DE"/>
    <w:rsid w:val="00831BCF"/>
    <w:rsid w:val="008320FF"/>
    <w:rsid w:val="00832411"/>
    <w:rsid w:val="008325CB"/>
    <w:rsid w:val="00833185"/>
    <w:rsid w:val="0083338D"/>
    <w:rsid w:val="0083387C"/>
    <w:rsid w:val="0083418E"/>
    <w:rsid w:val="008357B4"/>
    <w:rsid w:val="008362D2"/>
    <w:rsid w:val="00836A83"/>
    <w:rsid w:val="00840693"/>
    <w:rsid w:val="00840ACA"/>
    <w:rsid w:val="00841519"/>
    <w:rsid w:val="00841A3F"/>
    <w:rsid w:val="00841EB9"/>
    <w:rsid w:val="0084224D"/>
    <w:rsid w:val="00842958"/>
    <w:rsid w:val="00844595"/>
    <w:rsid w:val="00844788"/>
    <w:rsid w:val="00844CB9"/>
    <w:rsid w:val="00844D39"/>
    <w:rsid w:val="0084518C"/>
    <w:rsid w:val="008455BA"/>
    <w:rsid w:val="00845615"/>
    <w:rsid w:val="00846693"/>
    <w:rsid w:val="008471C1"/>
    <w:rsid w:val="008475DD"/>
    <w:rsid w:val="00847E57"/>
    <w:rsid w:val="00850062"/>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08AE"/>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3DA"/>
    <w:rsid w:val="00865481"/>
    <w:rsid w:val="008657B4"/>
    <w:rsid w:val="0086596B"/>
    <w:rsid w:val="00865D6E"/>
    <w:rsid w:val="00866835"/>
    <w:rsid w:val="008670CD"/>
    <w:rsid w:val="008671E8"/>
    <w:rsid w:val="00867523"/>
    <w:rsid w:val="00867B74"/>
    <w:rsid w:val="0087005F"/>
    <w:rsid w:val="008703D6"/>
    <w:rsid w:val="00870804"/>
    <w:rsid w:val="008708A4"/>
    <w:rsid w:val="008719CE"/>
    <w:rsid w:val="008722C2"/>
    <w:rsid w:val="00872D42"/>
    <w:rsid w:val="00872F92"/>
    <w:rsid w:val="00873067"/>
    <w:rsid w:val="00873505"/>
    <w:rsid w:val="00873B64"/>
    <w:rsid w:val="00874BF9"/>
    <w:rsid w:val="008753AA"/>
    <w:rsid w:val="00875583"/>
    <w:rsid w:val="00875612"/>
    <w:rsid w:val="00875B3E"/>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444A"/>
    <w:rsid w:val="0088541D"/>
    <w:rsid w:val="00886172"/>
    <w:rsid w:val="00886CB1"/>
    <w:rsid w:val="00887DCC"/>
    <w:rsid w:val="008901CA"/>
    <w:rsid w:val="0089136D"/>
    <w:rsid w:val="008914F1"/>
    <w:rsid w:val="008917C3"/>
    <w:rsid w:val="008918E5"/>
    <w:rsid w:val="00891A43"/>
    <w:rsid w:val="0089253E"/>
    <w:rsid w:val="00892736"/>
    <w:rsid w:val="00892774"/>
    <w:rsid w:val="00892E22"/>
    <w:rsid w:val="00893347"/>
    <w:rsid w:val="00893751"/>
    <w:rsid w:val="00893A24"/>
    <w:rsid w:val="00893D06"/>
    <w:rsid w:val="00894414"/>
    <w:rsid w:val="008948D3"/>
    <w:rsid w:val="00895462"/>
    <w:rsid w:val="00895A55"/>
    <w:rsid w:val="0089641E"/>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A7570"/>
    <w:rsid w:val="008B0705"/>
    <w:rsid w:val="008B0D24"/>
    <w:rsid w:val="008B1CAB"/>
    <w:rsid w:val="008B229E"/>
    <w:rsid w:val="008B2A7F"/>
    <w:rsid w:val="008B2B23"/>
    <w:rsid w:val="008B2E6E"/>
    <w:rsid w:val="008B31DA"/>
    <w:rsid w:val="008B3306"/>
    <w:rsid w:val="008B3374"/>
    <w:rsid w:val="008B33FB"/>
    <w:rsid w:val="008B37F5"/>
    <w:rsid w:val="008B3868"/>
    <w:rsid w:val="008B3C0C"/>
    <w:rsid w:val="008B42C4"/>
    <w:rsid w:val="008B514E"/>
    <w:rsid w:val="008B5610"/>
    <w:rsid w:val="008B66C2"/>
    <w:rsid w:val="008B7262"/>
    <w:rsid w:val="008B7443"/>
    <w:rsid w:val="008B76A0"/>
    <w:rsid w:val="008B79E0"/>
    <w:rsid w:val="008C01AE"/>
    <w:rsid w:val="008C0ABA"/>
    <w:rsid w:val="008C1170"/>
    <w:rsid w:val="008C1716"/>
    <w:rsid w:val="008C295A"/>
    <w:rsid w:val="008C2BAC"/>
    <w:rsid w:val="008C2D5D"/>
    <w:rsid w:val="008C2EE6"/>
    <w:rsid w:val="008C2F4E"/>
    <w:rsid w:val="008C332F"/>
    <w:rsid w:val="008C38E3"/>
    <w:rsid w:val="008C3A64"/>
    <w:rsid w:val="008C3ABC"/>
    <w:rsid w:val="008C41EA"/>
    <w:rsid w:val="008C459B"/>
    <w:rsid w:val="008C46A8"/>
    <w:rsid w:val="008C4E2A"/>
    <w:rsid w:val="008C7290"/>
    <w:rsid w:val="008C7774"/>
    <w:rsid w:val="008D098B"/>
    <w:rsid w:val="008D0A21"/>
    <w:rsid w:val="008D0BE5"/>
    <w:rsid w:val="008D18C9"/>
    <w:rsid w:val="008D1AB9"/>
    <w:rsid w:val="008D2008"/>
    <w:rsid w:val="008D235A"/>
    <w:rsid w:val="008D366D"/>
    <w:rsid w:val="008D3D5A"/>
    <w:rsid w:val="008D3E8F"/>
    <w:rsid w:val="008D4B16"/>
    <w:rsid w:val="008D4E26"/>
    <w:rsid w:val="008D536B"/>
    <w:rsid w:val="008D6083"/>
    <w:rsid w:val="008D62FB"/>
    <w:rsid w:val="008D6A45"/>
    <w:rsid w:val="008D7595"/>
    <w:rsid w:val="008D7D4C"/>
    <w:rsid w:val="008D7E5C"/>
    <w:rsid w:val="008E022F"/>
    <w:rsid w:val="008E02BB"/>
    <w:rsid w:val="008E0579"/>
    <w:rsid w:val="008E0ADF"/>
    <w:rsid w:val="008E0B5E"/>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6F7"/>
    <w:rsid w:val="008F2800"/>
    <w:rsid w:val="008F2D2C"/>
    <w:rsid w:val="008F3649"/>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3F3"/>
    <w:rsid w:val="00900430"/>
    <w:rsid w:val="0090062D"/>
    <w:rsid w:val="0090067B"/>
    <w:rsid w:val="00900C6F"/>
    <w:rsid w:val="00900D1E"/>
    <w:rsid w:val="00900EA7"/>
    <w:rsid w:val="00901612"/>
    <w:rsid w:val="00901970"/>
    <w:rsid w:val="00901DBD"/>
    <w:rsid w:val="00901E82"/>
    <w:rsid w:val="00902210"/>
    <w:rsid w:val="00902D52"/>
    <w:rsid w:val="009030A3"/>
    <w:rsid w:val="0090338A"/>
    <w:rsid w:val="00903543"/>
    <w:rsid w:val="00903D82"/>
    <w:rsid w:val="0090460A"/>
    <w:rsid w:val="00904D00"/>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2B75"/>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609"/>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1B0C"/>
    <w:rsid w:val="00942BAA"/>
    <w:rsid w:val="00942E06"/>
    <w:rsid w:val="00943A59"/>
    <w:rsid w:val="00944AE3"/>
    <w:rsid w:val="00944FD0"/>
    <w:rsid w:val="00945175"/>
    <w:rsid w:val="009451F9"/>
    <w:rsid w:val="00945BD2"/>
    <w:rsid w:val="00945D56"/>
    <w:rsid w:val="009464DA"/>
    <w:rsid w:val="00947F21"/>
    <w:rsid w:val="00951157"/>
    <w:rsid w:val="009512D2"/>
    <w:rsid w:val="009512D6"/>
    <w:rsid w:val="00951F76"/>
    <w:rsid w:val="00952399"/>
    <w:rsid w:val="00952516"/>
    <w:rsid w:val="009539F9"/>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86B"/>
    <w:rsid w:val="00957A85"/>
    <w:rsid w:val="00957CBE"/>
    <w:rsid w:val="0096029B"/>
    <w:rsid w:val="00960C0C"/>
    <w:rsid w:val="00960CA2"/>
    <w:rsid w:val="00961140"/>
    <w:rsid w:val="009615C0"/>
    <w:rsid w:val="009616AC"/>
    <w:rsid w:val="00961E06"/>
    <w:rsid w:val="00962B6C"/>
    <w:rsid w:val="00963137"/>
    <w:rsid w:val="009640E0"/>
    <w:rsid w:val="00964398"/>
    <w:rsid w:val="00964AA4"/>
    <w:rsid w:val="00964CD6"/>
    <w:rsid w:val="00964E3A"/>
    <w:rsid w:val="0096560B"/>
    <w:rsid w:val="00965BBC"/>
    <w:rsid w:val="00966752"/>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0338"/>
    <w:rsid w:val="00980C41"/>
    <w:rsid w:val="00981050"/>
    <w:rsid w:val="00981C74"/>
    <w:rsid w:val="009825E8"/>
    <w:rsid w:val="00982D11"/>
    <w:rsid w:val="00983AE0"/>
    <w:rsid w:val="00984270"/>
    <w:rsid w:val="009844DC"/>
    <w:rsid w:val="00984581"/>
    <w:rsid w:val="009857AA"/>
    <w:rsid w:val="00985AED"/>
    <w:rsid w:val="00985E1B"/>
    <w:rsid w:val="00986687"/>
    <w:rsid w:val="00986821"/>
    <w:rsid w:val="00986D61"/>
    <w:rsid w:val="00987391"/>
    <w:rsid w:val="00987888"/>
    <w:rsid w:val="00987890"/>
    <w:rsid w:val="00987F2D"/>
    <w:rsid w:val="00990755"/>
    <w:rsid w:val="00990AE5"/>
    <w:rsid w:val="00990DBE"/>
    <w:rsid w:val="00990E23"/>
    <w:rsid w:val="009911B4"/>
    <w:rsid w:val="00991235"/>
    <w:rsid w:val="00991377"/>
    <w:rsid w:val="00991BB6"/>
    <w:rsid w:val="00991DA1"/>
    <w:rsid w:val="00992589"/>
    <w:rsid w:val="009934B9"/>
    <w:rsid w:val="00993AAA"/>
    <w:rsid w:val="009946B6"/>
    <w:rsid w:val="009946D2"/>
    <w:rsid w:val="0099492E"/>
    <w:rsid w:val="00994BFC"/>
    <w:rsid w:val="00994D83"/>
    <w:rsid w:val="00994DC3"/>
    <w:rsid w:val="009951AC"/>
    <w:rsid w:val="0099567A"/>
    <w:rsid w:val="00995D5A"/>
    <w:rsid w:val="00995F4A"/>
    <w:rsid w:val="009960FF"/>
    <w:rsid w:val="009962A6"/>
    <w:rsid w:val="009965BE"/>
    <w:rsid w:val="00996D07"/>
    <w:rsid w:val="00996D27"/>
    <w:rsid w:val="00997062"/>
    <w:rsid w:val="00997171"/>
    <w:rsid w:val="00997690"/>
    <w:rsid w:val="00997AC0"/>
    <w:rsid w:val="009A0D79"/>
    <w:rsid w:val="009A107C"/>
    <w:rsid w:val="009A1139"/>
    <w:rsid w:val="009A1216"/>
    <w:rsid w:val="009A15F4"/>
    <w:rsid w:val="009A2070"/>
    <w:rsid w:val="009A23BC"/>
    <w:rsid w:val="009A258D"/>
    <w:rsid w:val="009A286E"/>
    <w:rsid w:val="009A35CA"/>
    <w:rsid w:val="009A3BB9"/>
    <w:rsid w:val="009A4BE1"/>
    <w:rsid w:val="009A5728"/>
    <w:rsid w:val="009A5AB6"/>
    <w:rsid w:val="009A6108"/>
    <w:rsid w:val="009A666C"/>
    <w:rsid w:val="009A6B30"/>
    <w:rsid w:val="009A6E3E"/>
    <w:rsid w:val="009A6E68"/>
    <w:rsid w:val="009A7335"/>
    <w:rsid w:val="009A7E43"/>
    <w:rsid w:val="009B068B"/>
    <w:rsid w:val="009B0A7F"/>
    <w:rsid w:val="009B16E6"/>
    <w:rsid w:val="009B1D58"/>
    <w:rsid w:val="009B1DEB"/>
    <w:rsid w:val="009B1F65"/>
    <w:rsid w:val="009B27D5"/>
    <w:rsid w:val="009B2FA9"/>
    <w:rsid w:val="009B3006"/>
    <w:rsid w:val="009B30FE"/>
    <w:rsid w:val="009B30FF"/>
    <w:rsid w:val="009B3550"/>
    <w:rsid w:val="009B3DA0"/>
    <w:rsid w:val="009B4650"/>
    <w:rsid w:val="009B4E8F"/>
    <w:rsid w:val="009B4EAF"/>
    <w:rsid w:val="009B5868"/>
    <w:rsid w:val="009B58F0"/>
    <w:rsid w:val="009B6187"/>
    <w:rsid w:val="009B664B"/>
    <w:rsid w:val="009B6A57"/>
    <w:rsid w:val="009B6CDD"/>
    <w:rsid w:val="009B6CE7"/>
    <w:rsid w:val="009B795D"/>
    <w:rsid w:val="009B7F80"/>
    <w:rsid w:val="009C0B01"/>
    <w:rsid w:val="009C0D51"/>
    <w:rsid w:val="009C0D72"/>
    <w:rsid w:val="009C11D8"/>
    <w:rsid w:val="009C189F"/>
    <w:rsid w:val="009C18A5"/>
    <w:rsid w:val="009C1A36"/>
    <w:rsid w:val="009C1DEB"/>
    <w:rsid w:val="009C1FF7"/>
    <w:rsid w:val="009C24E2"/>
    <w:rsid w:val="009C251D"/>
    <w:rsid w:val="009C2D59"/>
    <w:rsid w:val="009C337E"/>
    <w:rsid w:val="009C39F2"/>
    <w:rsid w:val="009C3A18"/>
    <w:rsid w:val="009C3E52"/>
    <w:rsid w:val="009C4117"/>
    <w:rsid w:val="009C4C9F"/>
    <w:rsid w:val="009C4D24"/>
    <w:rsid w:val="009C5445"/>
    <w:rsid w:val="009C5C27"/>
    <w:rsid w:val="009C7432"/>
    <w:rsid w:val="009C7E2F"/>
    <w:rsid w:val="009C7E9A"/>
    <w:rsid w:val="009C7F1E"/>
    <w:rsid w:val="009D07BB"/>
    <w:rsid w:val="009D08AD"/>
    <w:rsid w:val="009D0AE9"/>
    <w:rsid w:val="009D1AC1"/>
    <w:rsid w:val="009D1D6F"/>
    <w:rsid w:val="009D2A30"/>
    <w:rsid w:val="009D321E"/>
    <w:rsid w:val="009D3314"/>
    <w:rsid w:val="009D33A2"/>
    <w:rsid w:val="009D3544"/>
    <w:rsid w:val="009D3710"/>
    <w:rsid w:val="009D3D3A"/>
    <w:rsid w:val="009D3E49"/>
    <w:rsid w:val="009D4047"/>
    <w:rsid w:val="009D4631"/>
    <w:rsid w:val="009D4BA2"/>
    <w:rsid w:val="009D4C23"/>
    <w:rsid w:val="009D4ED8"/>
    <w:rsid w:val="009D56FC"/>
    <w:rsid w:val="009D5977"/>
    <w:rsid w:val="009D5E03"/>
    <w:rsid w:val="009D6298"/>
    <w:rsid w:val="009D6BE7"/>
    <w:rsid w:val="009D6E85"/>
    <w:rsid w:val="009D7312"/>
    <w:rsid w:val="009D796B"/>
    <w:rsid w:val="009D7AFB"/>
    <w:rsid w:val="009E00C7"/>
    <w:rsid w:val="009E0C19"/>
    <w:rsid w:val="009E20F6"/>
    <w:rsid w:val="009E3643"/>
    <w:rsid w:val="009E39B2"/>
    <w:rsid w:val="009E39BF"/>
    <w:rsid w:val="009E4134"/>
    <w:rsid w:val="009E42FD"/>
    <w:rsid w:val="009E4639"/>
    <w:rsid w:val="009E46D1"/>
    <w:rsid w:val="009E4E22"/>
    <w:rsid w:val="009E529C"/>
    <w:rsid w:val="009E5D54"/>
    <w:rsid w:val="009E6037"/>
    <w:rsid w:val="009E6A96"/>
    <w:rsid w:val="009E6BE8"/>
    <w:rsid w:val="009E78A4"/>
    <w:rsid w:val="009E7B21"/>
    <w:rsid w:val="009F0781"/>
    <w:rsid w:val="009F086B"/>
    <w:rsid w:val="009F0BD1"/>
    <w:rsid w:val="009F0EBB"/>
    <w:rsid w:val="009F17A9"/>
    <w:rsid w:val="009F2639"/>
    <w:rsid w:val="009F31A3"/>
    <w:rsid w:val="009F3508"/>
    <w:rsid w:val="009F4088"/>
    <w:rsid w:val="009F4473"/>
    <w:rsid w:val="009F4A86"/>
    <w:rsid w:val="009F53F4"/>
    <w:rsid w:val="009F584E"/>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5FF3"/>
    <w:rsid w:val="00A0643A"/>
    <w:rsid w:val="00A068F7"/>
    <w:rsid w:val="00A06BCF"/>
    <w:rsid w:val="00A07261"/>
    <w:rsid w:val="00A0728D"/>
    <w:rsid w:val="00A0768C"/>
    <w:rsid w:val="00A07B9D"/>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2FA5"/>
    <w:rsid w:val="00A236BB"/>
    <w:rsid w:val="00A24976"/>
    <w:rsid w:val="00A24988"/>
    <w:rsid w:val="00A24C79"/>
    <w:rsid w:val="00A25B5D"/>
    <w:rsid w:val="00A262BA"/>
    <w:rsid w:val="00A27D4E"/>
    <w:rsid w:val="00A3004B"/>
    <w:rsid w:val="00A3012C"/>
    <w:rsid w:val="00A30420"/>
    <w:rsid w:val="00A31CA8"/>
    <w:rsid w:val="00A32F30"/>
    <w:rsid w:val="00A33910"/>
    <w:rsid w:val="00A33C92"/>
    <w:rsid w:val="00A33E4F"/>
    <w:rsid w:val="00A34673"/>
    <w:rsid w:val="00A346F1"/>
    <w:rsid w:val="00A348FE"/>
    <w:rsid w:val="00A34B8A"/>
    <w:rsid w:val="00A36AC7"/>
    <w:rsid w:val="00A36B22"/>
    <w:rsid w:val="00A378FC"/>
    <w:rsid w:val="00A37B98"/>
    <w:rsid w:val="00A40C1E"/>
    <w:rsid w:val="00A40D44"/>
    <w:rsid w:val="00A411C7"/>
    <w:rsid w:val="00A415A5"/>
    <w:rsid w:val="00A4171F"/>
    <w:rsid w:val="00A417BF"/>
    <w:rsid w:val="00A426D4"/>
    <w:rsid w:val="00A438B3"/>
    <w:rsid w:val="00A43B11"/>
    <w:rsid w:val="00A43E54"/>
    <w:rsid w:val="00A44679"/>
    <w:rsid w:val="00A44A46"/>
    <w:rsid w:val="00A44E75"/>
    <w:rsid w:val="00A455BA"/>
    <w:rsid w:val="00A4714A"/>
    <w:rsid w:val="00A47627"/>
    <w:rsid w:val="00A47983"/>
    <w:rsid w:val="00A47DF5"/>
    <w:rsid w:val="00A50F8F"/>
    <w:rsid w:val="00A51BA4"/>
    <w:rsid w:val="00A51E9C"/>
    <w:rsid w:val="00A51F4D"/>
    <w:rsid w:val="00A52152"/>
    <w:rsid w:val="00A52B3A"/>
    <w:rsid w:val="00A52BF8"/>
    <w:rsid w:val="00A533B6"/>
    <w:rsid w:val="00A5345F"/>
    <w:rsid w:val="00A5349A"/>
    <w:rsid w:val="00A5454F"/>
    <w:rsid w:val="00A54642"/>
    <w:rsid w:val="00A54F9D"/>
    <w:rsid w:val="00A555CF"/>
    <w:rsid w:val="00A5579D"/>
    <w:rsid w:val="00A558B6"/>
    <w:rsid w:val="00A55CA8"/>
    <w:rsid w:val="00A565A5"/>
    <w:rsid w:val="00A56DBE"/>
    <w:rsid w:val="00A57398"/>
    <w:rsid w:val="00A576DE"/>
    <w:rsid w:val="00A57767"/>
    <w:rsid w:val="00A57A5F"/>
    <w:rsid w:val="00A57C57"/>
    <w:rsid w:val="00A60250"/>
    <w:rsid w:val="00A6035B"/>
    <w:rsid w:val="00A60813"/>
    <w:rsid w:val="00A608CE"/>
    <w:rsid w:val="00A610EB"/>
    <w:rsid w:val="00A6152F"/>
    <w:rsid w:val="00A61CAD"/>
    <w:rsid w:val="00A61F1F"/>
    <w:rsid w:val="00A62CD5"/>
    <w:rsid w:val="00A632AE"/>
    <w:rsid w:val="00A633B2"/>
    <w:rsid w:val="00A634F0"/>
    <w:rsid w:val="00A642DC"/>
    <w:rsid w:val="00A6476B"/>
    <w:rsid w:val="00A6551F"/>
    <w:rsid w:val="00A65787"/>
    <w:rsid w:val="00A66BBA"/>
    <w:rsid w:val="00A6720C"/>
    <w:rsid w:val="00A6737A"/>
    <w:rsid w:val="00A676F1"/>
    <w:rsid w:val="00A678A6"/>
    <w:rsid w:val="00A67ABB"/>
    <w:rsid w:val="00A67B2F"/>
    <w:rsid w:val="00A67E1C"/>
    <w:rsid w:val="00A700B5"/>
    <w:rsid w:val="00A70B4B"/>
    <w:rsid w:val="00A72E14"/>
    <w:rsid w:val="00A73BD0"/>
    <w:rsid w:val="00A73F5A"/>
    <w:rsid w:val="00A74485"/>
    <w:rsid w:val="00A75014"/>
    <w:rsid w:val="00A75124"/>
    <w:rsid w:val="00A7549C"/>
    <w:rsid w:val="00A75F27"/>
    <w:rsid w:val="00A75FE1"/>
    <w:rsid w:val="00A76813"/>
    <w:rsid w:val="00A769A0"/>
    <w:rsid w:val="00A76B4F"/>
    <w:rsid w:val="00A773B9"/>
    <w:rsid w:val="00A802E6"/>
    <w:rsid w:val="00A80721"/>
    <w:rsid w:val="00A8104F"/>
    <w:rsid w:val="00A8130C"/>
    <w:rsid w:val="00A817B6"/>
    <w:rsid w:val="00A81E6A"/>
    <w:rsid w:val="00A821BE"/>
    <w:rsid w:val="00A8237A"/>
    <w:rsid w:val="00A83938"/>
    <w:rsid w:val="00A83BBB"/>
    <w:rsid w:val="00A84825"/>
    <w:rsid w:val="00A84F40"/>
    <w:rsid w:val="00A85202"/>
    <w:rsid w:val="00A8568A"/>
    <w:rsid w:val="00A85806"/>
    <w:rsid w:val="00A85C01"/>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1583"/>
    <w:rsid w:val="00A92DF6"/>
    <w:rsid w:val="00A933D2"/>
    <w:rsid w:val="00A93579"/>
    <w:rsid w:val="00A93A4C"/>
    <w:rsid w:val="00A941A3"/>
    <w:rsid w:val="00A945B6"/>
    <w:rsid w:val="00A94638"/>
    <w:rsid w:val="00A94E8D"/>
    <w:rsid w:val="00A952B2"/>
    <w:rsid w:val="00A959A0"/>
    <w:rsid w:val="00A95D4E"/>
    <w:rsid w:val="00A962FB"/>
    <w:rsid w:val="00A972A9"/>
    <w:rsid w:val="00A97E97"/>
    <w:rsid w:val="00AA0EB5"/>
    <w:rsid w:val="00AA0F6B"/>
    <w:rsid w:val="00AA0FD6"/>
    <w:rsid w:val="00AA2561"/>
    <w:rsid w:val="00AA2C08"/>
    <w:rsid w:val="00AA32BB"/>
    <w:rsid w:val="00AA453C"/>
    <w:rsid w:val="00AA4831"/>
    <w:rsid w:val="00AA4A77"/>
    <w:rsid w:val="00AA4B1B"/>
    <w:rsid w:val="00AA60C7"/>
    <w:rsid w:val="00AA69E9"/>
    <w:rsid w:val="00AA6B0F"/>
    <w:rsid w:val="00AA6B28"/>
    <w:rsid w:val="00AA6BE0"/>
    <w:rsid w:val="00AA6D67"/>
    <w:rsid w:val="00AA722D"/>
    <w:rsid w:val="00AA7E5E"/>
    <w:rsid w:val="00AB042F"/>
    <w:rsid w:val="00AB063E"/>
    <w:rsid w:val="00AB0F19"/>
    <w:rsid w:val="00AB110B"/>
    <w:rsid w:val="00AB16DC"/>
    <w:rsid w:val="00AB1EBF"/>
    <w:rsid w:val="00AB23AD"/>
    <w:rsid w:val="00AB2BBF"/>
    <w:rsid w:val="00AB2F45"/>
    <w:rsid w:val="00AB3119"/>
    <w:rsid w:val="00AB3828"/>
    <w:rsid w:val="00AB48BB"/>
    <w:rsid w:val="00AB4978"/>
    <w:rsid w:val="00AB5235"/>
    <w:rsid w:val="00AB5436"/>
    <w:rsid w:val="00AB57CD"/>
    <w:rsid w:val="00AB6DF7"/>
    <w:rsid w:val="00AC092E"/>
    <w:rsid w:val="00AC131D"/>
    <w:rsid w:val="00AC14BA"/>
    <w:rsid w:val="00AC18CE"/>
    <w:rsid w:val="00AC1AD0"/>
    <w:rsid w:val="00AC225C"/>
    <w:rsid w:val="00AC2450"/>
    <w:rsid w:val="00AC285B"/>
    <w:rsid w:val="00AC3312"/>
    <w:rsid w:val="00AC3377"/>
    <w:rsid w:val="00AC3529"/>
    <w:rsid w:val="00AC3ED8"/>
    <w:rsid w:val="00AC42DC"/>
    <w:rsid w:val="00AC453B"/>
    <w:rsid w:val="00AC46AD"/>
    <w:rsid w:val="00AC4E8C"/>
    <w:rsid w:val="00AC4EBE"/>
    <w:rsid w:val="00AC519D"/>
    <w:rsid w:val="00AC6807"/>
    <w:rsid w:val="00AC6B2E"/>
    <w:rsid w:val="00AC6F3E"/>
    <w:rsid w:val="00AC777A"/>
    <w:rsid w:val="00AC7804"/>
    <w:rsid w:val="00AD0530"/>
    <w:rsid w:val="00AD0D6E"/>
    <w:rsid w:val="00AD0E60"/>
    <w:rsid w:val="00AD0EF0"/>
    <w:rsid w:val="00AD1655"/>
    <w:rsid w:val="00AD16C2"/>
    <w:rsid w:val="00AD1D74"/>
    <w:rsid w:val="00AD21BB"/>
    <w:rsid w:val="00AD2206"/>
    <w:rsid w:val="00AD273C"/>
    <w:rsid w:val="00AD30F1"/>
    <w:rsid w:val="00AD399F"/>
    <w:rsid w:val="00AD3B01"/>
    <w:rsid w:val="00AD3C10"/>
    <w:rsid w:val="00AD3F14"/>
    <w:rsid w:val="00AD4004"/>
    <w:rsid w:val="00AD41E8"/>
    <w:rsid w:val="00AD47D9"/>
    <w:rsid w:val="00AD50CD"/>
    <w:rsid w:val="00AD53A8"/>
    <w:rsid w:val="00AD53D1"/>
    <w:rsid w:val="00AD5E71"/>
    <w:rsid w:val="00AD5F43"/>
    <w:rsid w:val="00AD695F"/>
    <w:rsid w:val="00AD698D"/>
    <w:rsid w:val="00AD6E3B"/>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08B"/>
    <w:rsid w:val="00AE6203"/>
    <w:rsid w:val="00AE6B6B"/>
    <w:rsid w:val="00AE6D8B"/>
    <w:rsid w:val="00AE6EFD"/>
    <w:rsid w:val="00AE70F7"/>
    <w:rsid w:val="00AE78D2"/>
    <w:rsid w:val="00AE7E09"/>
    <w:rsid w:val="00AF0215"/>
    <w:rsid w:val="00AF07F4"/>
    <w:rsid w:val="00AF08C5"/>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4AC8"/>
    <w:rsid w:val="00AF5E4F"/>
    <w:rsid w:val="00AF5F3D"/>
    <w:rsid w:val="00AF5F5B"/>
    <w:rsid w:val="00AF656C"/>
    <w:rsid w:val="00AF6C7C"/>
    <w:rsid w:val="00AF6D8C"/>
    <w:rsid w:val="00AF7212"/>
    <w:rsid w:val="00AF793E"/>
    <w:rsid w:val="00B002B7"/>
    <w:rsid w:val="00B00476"/>
    <w:rsid w:val="00B00B69"/>
    <w:rsid w:val="00B00E64"/>
    <w:rsid w:val="00B00EC8"/>
    <w:rsid w:val="00B011EB"/>
    <w:rsid w:val="00B0215E"/>
    <w:rsid w:val="00B02893"/>
    <w:rsid w:val="00B029DE"/>
    <w:rsid w:val="00B02A1B"/>
    <w:rsid w:val="00B03E6E"/>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3C86"/>
    <w:rsid w:val="00B147D0"/>
    <w:rsid w:val="00B14856"/>
    <w:rsid w:val="00B14900"/>
    <w:rsid w:val="00B1491C"/>
    <w:rsid w:val="00B14A1D"/>
    <w:rsid w:val="00B15234"/>
    <w:rsid w:val="00B15C0D"/>
    <w:rsid w:val="00B169CF"/>
    <w:rsid w:val="00B16B71"/>
    <w:rsid w:val="00B16C97"/>
    <w:rsid w:val="00B16CA9"/>
    <w:rsid w:val="00B17011"/>
    <w:rsid w:val="00B17509"/>
    <w:rsid w:val="00B20B32"/>
    <w:rsid w:val="00B2113A"/>
    <w:rsid w:val="00B21150"/>
    <w:rsid w:val="00B226D6"/>
    <w:rsid w:val="00B22747"/>
    <w:rsid w:val="00B23292"/>
    <w:rsid w:val="00B232A8"/>
    <w:rsid w:val="00B23C73"/>
    <w:rsid w:val="00B24052"/>
    <w:rsid w:val="00B241F4"/>
    <w:rsid w:val="00B2466D"/>
    <w:rsid w:val="00B2490F"/>
    <w:rsid w:val="00B24E0A"/>
    <w:rsid w:val="00B2551A"/>
    <w:rsid w:val="00B25899"/>
    <w:rsid w:val="00B25E4F"/>
    <w:rsid w:val="00B27A9A"/>
    <w:rsid w:val="00B3016D"/>
    <w:rsid w:val="00B305D9"/>
    <w:rsid w:val="00B30DA7"/>
    <w:rsid w:val="00B33A20"/>
    <w:rsid w:val="00B33CBB"/>
    <w:rsid w:val="00B342BB"/>
    <w:rsid w:val="00B345BE"/>
    <w:rsid w:val="00B35578"/>
    <w:rsid w:val="00B35D2E"/>
    <w:rsid w:val="00B35D5A"/>
    <w:rsid w:val="00B36297"/>
    <w:rsid w:val="00B367FD"/>
    <w:rsid w:val="00B374E0"/>
    <w:rsid w:val="00B37986"/>
    <w:rsid w:val="00B4039A"/>
    <w:rsid w:val="00B4103F"/>
    <w:rsid w:val="00B415D4"/>
    <w:rsid w:val="00B42203"/>
    <w:rsid w:val="00B423AE"/>
    <w:rsid w:val="00B42C77"/>
    <w:rsid w:val="00B42CF6"/>
    <w:rsid w:val="00B42DEE"/>
    <w:rsid w:val="00B43548"/>
    <w:rsid w:val="00B43F70"/>
    <w:rsid w:val="00B44305"/>
    <w:rsid w:val="00B44A37"/>
    <w:rsid w:val="00B44CE9"/>
    <w:rsid w:val="00B45611"/>
    <w:rsid w:val="00B46373"/>
    <w:rsid w:val="00B46A07"/>
    <w:rsid w:val="00B47000"/>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63A9"/>
    <w:rsid w:val="00B57010"/>
    <w:rsid w:val="00B5725C"/>
    <w:rsid w:val="00B57737"/>
    <w:rsid w:val="00B57ADF"/>
    <w:rsid w:val="00B6027A"/>
    <w:rsid w:val="00B602F3"/>
    <w:rsid w:val="00B60979"/>
    <w:rsid w:val="00B61012"/>
    <w:rsid w:val="00B61BB8"/>
    <w:rsid w:val="00B62FE7"/>
    <w:rsid w:val="00B63030"/>
    <w:rsid w:val="00B634D1"/>
    <w:rsid w:val="00B6408C"/>
    <w:rsid w:val="00B641DE"/>
    <w:rsid w:val="00B64587"/>
    <w:rsid w:val="00B64594"/>
    <w:rsid w:val="00B64937"/>
    <w:rsid w:val="00B64A1A"/>
    <w:rsid w:val="00B64F90"/>
    <w:rsid w:val="00B65351"/>
    <w:rsid w:val="00B6584B"/>
    <w:rsid w:val="00B65955"/>
    <w:rsid w:val="00B659BE"/>
    <w:rsid w:val="00B65F00"/>
    <w:rsid w:val="00B67778"/>
    <w:rsid w:val="00B7088F"/>
    <w:rsid w:val="00B70C50"/>
    <w:rsid w:val="00B7173D"/>
    <w:rsid w:val="00B717D3"/>
    <w:rsid w:val="00B71C0E"/>
    <w:rsid w:val="00B71DBB"/>
    <w:rsid w:val="00B72D7D"/>
    <w:rsid w:val="00B75D9E"/>
    <w:rsid w:val="00B75EE8"/>
    <w:rsid w:val="00B75F29"/>
    <w:rsid w:val="00B76DE1"/>
    <w:rsid w:val="00B76F1A"/>
    <w:rsid w:val="00B76FCD"/>
    <w:rsid w:val="00B771B4"/>
    <w:rsid w:val="00B8015B"/>
    <w:rsid w:val="00B803BA"/>
    <w:rsid w:val="00B804DD"/>
    <w:rsid w:val="00B80D84"/>
    <w:rsid w:val="00B80E19"/>
    <w:rsid w:val="00B80EE6"/>
    <w:rsid w:val="00B81022"/>
    <w:rsid w:val="00B81D6C"/>
    <w:rsid w:val="00B82347"/>
    <w:rsid w:val="00B8286C"/>
    <w:rsid w:val="00B82DCB"/>
    <w:rsid w:val="00B82E38"/>
    <w:rsid w:val="00B83350"/>
    <w:rsid w:val="00B838BD"/>
    <w:rsid w:val="00B84702"/>
    <w:rsid w:val="00B84E0A"/>
    <w:rsid w:val="00B850E6"/>
    <w:rsid w:val="00B85EAD"/>
    <w:rsid w:val="00B86D33"/>
    <w:rsid w:val="00B876F5"/>
    <w:rsid w:val="00B8770B"/>
    <w:rsid w:val="00B8798F"/>
    <w:rsid w:val="00B87C76"/>
    <w:rsid w:val="00B90110"/>
    <w:rsid w:val="00B90307"/>
    <w:rsid w:val="00B90C67"/>
    <w:rsid w:val="00B910A0"/>
    <w:rsid w:val="00B91157"/>
    <w:rsid w:val="00B9132B"/>
    <w:rsid w:val="00B917CF"/>
    <w:rsid w:val="00B91AB3"/>
    <w:rsid w:val="00B91D7B"/>
    <w:rsid w:val="00B92004"/>
    <w:rsid w:val="00B925B8"/>
    <w:rsid w:val="00B926B5"/>
    <w:rsid w:val="00B92704"/>
    <w:rsid w:val="00B932FB"/>
    <w:rsid w:val="00B93719"/>
    <w:rsid w:val="00B93B9D"/>
    <w:rsid w:val="00B93FF8"/>
    <w:rsid w:val="00B94CC3"/>
    <w:rsid w:val="00B94EC5"/>
    <w:rsid w:val="00B955EB"/>
    <w:rsid w:val="00B95680"/>
    <w:rsid w:val="00B95B31"/>
    <w:rsid w:val="00B95E1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EA8"/>
    <w:rsid w:val="00BA3FCB"/>
    <w:rsid w:val="00BA4AA5"/>
    <w:rsid w:val="00BA4CC3"/>
    <w:rsid w:val="00BA4D0C"/>
    <w:rsid w:val="00BA5173"/>
    <w:rsid w:val="00BA5D61"/>
    <w:rsid w:val="00BA5F4F"/>
    <w:rsid w:val="00BA62F1"/>
    <w:rsid w:val="00BA65B1"/>
    <w:rsid w:val="00BA6616"/>
    <w:rsid w:val="00BA69E5"/>
    <w:rsid w:val="00BA6ACD"/>
    <w:rsid w:val="00BA6C6F"/>
    <w:rsid w:val="00BA6C8C"/>
    <w:rsid w:val="00BA7279"/>
    <w:rsid w:val="00BA76C0"/>
    <w:rsid w:val="00BA796D"/>
    <w:rsid w:val="00BA7A62"/>
    <w:rsid w:val="00BA7C77"/>
    <w:rsid w:val="00BA7D35"/>
    <w:rsid w:val="00BB046C"/>
    <w:rsid w:val="00BB04B9"/>
    <w:rsid w:val="00BB05DB"/>
    <w:rsid w:val="00BB0BCE"/>
    <w:rsid w:val="00BB130A"/>
    <w:rsid w:val="00BB1938"/>
    <w:rsid w:val="00BB21B5"/>
    <w:rsid w:val="00BB2993"/>
    <w:rsid w:val="00BB336A"/>
    <w:rsid w:val="00BB45A5"/>
    <w:rsid w:val="00BB4A2B"/>
    <w:rsid w:val="00BB4EB5"/>
    <w:rsid w:val="00BB5C60"/>
    <w:rsid w:val="00BB610F"/>
    <w:rsid w:val="00BB6151"/>
    <w:rsid w:val="00BB61E0"/>
    <w:rsid w:val="00BB6511"/>
    <w:rsid w:val="00BB6817"/>
    <w:rsid w:val="00BB6831"/>
    <w:rsid w:val="00BB7289"/>
    <w:rsid w:val="00BB76AC"/>
    <w:rsid w:val="00BB79F8"/>
    <w:rsid w:val="00BB7A9D"/>
    <w:rsid w:val="00BC030D"/>
    <w:rsid w:val="00BC1944"/>
    <w:rsid w:val="00BC2763"/>
    <w:rsid w:val="00BC2C8B"/>
    <w:rsid w:val="00BC3720"/>
    <w:rsid w:val="00BC434F"/>
    <w:rsid w:val="00BC46AD"/>
    <w:rsid w:val="00BC49C5"/>
    <w:rsid w:val="00BC4FBC"/>
    <w:rsid w:val="00BC528C"/>
    <w:rsid w:val="00BC566F"/>
    <w:rsid w:val="00BC5BA8"/>
    <w:rsid w:val="00BC5C6E"/>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4EBE"/>
    <w:rsid w:val="00BD518E"/>
    <w:rsid w:val="00BD51F2"/>
    <w:rsid w:val="00BD5308"/>
    <w:rsid w:val="00BD6317"/>
    <w:rsid w:val="00BD6B00"/>
    <w:rsid w:val="00BD6BC6"/>
    <w:rsid w:val="00BD7474"/>
    <w:rsid w:val="00BD74A1"/>
    <w:rsid w:val="00BD7982"/>
    <w:rsid w:val="00BD7AB6"/>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806"/>
    <w:rsid w:val="00BE6B9B"/>
    <w:rsid w:val="00BE6D9A"/>
    <w:rsid w:val="00BE701F"/>
    <w:rsid w:val="00BE76E4"/>
    <w:rsid w:val="00BE771D"/>
    <w:rsid w:val="00BE7795"/>
    <w:rsid w:val="00BE7B77"/>
    <w:rsid w:val="00BF097F"/>
    <w:rsid w:val="00BF0B42"/>
    <w:rsid w:val="00BF168E"/>
    <w:rsid w:val="00BF21F4"/>
    <w:rsid w:val="00BF2324"/>
    <w:rsid w:val="00BF2448"/>
    <w:rsid w:val="00BF2535"/>
    <w:rsid w:val="00BF25B3"/>
    <w:rsid w:val="00BF286F"/>
    <w:rsid w:val="00BF31B8"/>
    <w:rsid w:val="00BF396B"/>
    <w:rsid w:val="00BF4349"/>
    <w:rsid w:val="00BF4D37"/>
    <w:rsid w:val="00BF5229"/>
    <w:rsid w:val="00BF5DBC"/>
    <w:rsid w:val="00BF639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5B6"/>
    <w:rsid w:val="00C0580D"/>
    <w:rsid w:val="00C06EC6"/>
    <w:rsid w:val="00C06F95"/>
    <w:rsid w:val="00C07249"/>
    <w:rsid w:val="00C0773A"/>
    <w:rsid w:val="00C077CA"/>
    <w:rsid w:val="00C10115"/>
    <w:rsid w:val="00C10840"/>
    <w:rsid w:val="00C10960"/>
    <w:rsid w:val="00C11E02"/>
    <w:rsid w:val="00C11E12"/>
    <w:rsid w:val="00C11F79"/>
    <w:rsid w:val="00C123E7"/>
    <w:rsid w:val="00C12880"/>
    <w:rsid w:val="00C13A37"/>
    <w:rsid w:val="00C13BDB"/>
    <w:rsid w:val="00C1412F"/>
    <w:rsid w:val="00C142C5"/>
    <w:rsid w:val="00C14C8C"/>
    <w:rsid w:val="00C1686B"/>
    <w:rsid w:val="00C1694B"/>
    <w:rsid w:val="00C16CB9"/>
    <w:rsid w:val="00C173BC"/>
    <w:rsid w:val="00C17EC1"/>
    <w:rsid w:val="00C20339"/>
    <w:rsid w:val="00C2091E"/>
    <w:rsid w:val="00C216FE"/>
    <w:rsid w:val="00C21B27"/>
    <w:rsid w:val="00C21F0D"/>
    <w:rsid w:val="00C239DA"/>
    <w:rsid w:val="00C23AD2"/>
    <w:rsid w:val="00C23CBB"/>
    <w:rsid w:val="00C243DF"/>
    <w:rsid w:val="00C24457"/>
    <w:rsid w:val="00C24FC6"/>
    <w:rsid w:val="00C25117"/>
    <w:rsid w:val="00C253A7"/>
    <w:rsid w:val="00C25664"/>
    <w:rsid w:val="00C258B4"/>
    <w:rsid w:val="00C25E37"/>
    <w:rsid w:val="00C25E8C"/>
    <w:rsid w:val="00C2626E"/>
    <w:rsid w:val="00C26DAA"/>
    <w:rsid w:val="00C270B5"/>
    <w:rsid w:val="00C2710A"/>
    <w:rsid w:val="00C2714C"/>
    <w:rsid w:val="00C2741E"/>
    <w:rsid w:val="00C27778"/>
    <w:rsid w:val="00C27F47"/>
    <w:rsid w:val="00C308F4"/>
    <w:rsid w:val="00C3099B"/>
    <w:rsid w:val="00C309D2"/>
    <w:rsid w:val="00C31A17"/>
    <w:rsid w:val="00C31AA4"/>
    <w:rsid w:val="00C31CBB"/>
    <w:rsid w:val="00C321EE"/>
    <w:rsid w:val="00C32288"/>
    <w:rsid w:val="00C326F8"/>
    <w:rsid w:val="00C3449A"/>
    <w:rsid w:val="00C34722"/>
    <w:rsid w:val="00C34DB9"/>
    <w:rsid w:val="00C34DE8"/>
    <w:rsid w:val="00C34FCB"/>
    <w:rsid w:val="00C35063"/>
    <w:rsid w:val="00C3565E"/>
    <w:rsid w:val="00C35964"/>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10"/>
    <w:rsid w:val="00C436CF"/>
    <w:rsid w:val="00C43F14"/>
    <w:rsid w:val="00C44439"/>
    <w:rsid w:val="00C44552"/>
    <w:rsid w:val="00C45654"/>
    <w:rsid w:val="00C458B2"/>
    <w:rsid w:val="00C45C05"/>
    <w:rsid w:val="00C46687"/>
    <w:rsid w:val="00C4690C"/>
    <w:rsid w:val="00C46D3D"/>
    <w:rsid w:val="00C4711D"/>
    <w:rsid w:val="00C504D0"/>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473"/>
    <w:rsid w:val="00C54566"/>
    <w:rsid w:val="00C545F0"/>
    <w:rsid w:val="00C5484E"/>
    <w:rsid w:val="00C55310"/>
    <w:rsid w:val="00C55D06"/>
    <w:rsid w:val="00C55D97"/>
    <w:rsid w:val="00C56741"/>
    <w:rsid w:val="00C5676B"/>
    <w:rsid w:val="00C567DA"/>
    <w:rsid w:val="00C579A0"/>
    <w:rsid w:val="00C61128"/>
    <w:rsid w:val="00C61461"/>
    <w:rsid w:val="00C619ED"/>
    <w:rsid w:val="00C61BB3"/>
    <w:rsid w:val="00C62157"/>
    <w:rsid w:val="00C63729"/>
    <w:rsid w:val="00C641EA"/>
    <w:rsid w:val="00C648CC"/>
    <w:rsid w:val="00C64D2F"/>
    <w:rsid w:val="00C64EC6"/>
    <w:rsid w:val="00C65847"/>
    <w:rsid w:val="00C65ED9"/>
    <w:rsid w:val="00C661B6"/>
    <w:rsid w:val="00C662A7"/>
    <w:rsid w:val="00C66334"/>
    <w:rsid w:val="00C67246"/>
    <w:rsid w:val="00C67DB0"/>
    <w:rsid w:val="00C70070"/>
    <w:rsid w:val="00C70461"/>
    <w:rsid w:val="00C7090C"/>
    <w:rsid w:val="00C70DA3"/>
    <w:rsid w:val="00C714EA"/>
    <w:rsid w:val="00C7167A"/>
    <w:rsid w:val="00C7364F"/>
    <w:rsid w:val="00C73AB7"/>
    <w:rsid w:val="00C73D6D"/>
    <w:rsid w:val="00C74751"/>
    <w:rsid w:val="00C74B0E"/>
    <w:rsid w:val="00C74D30"/>
    <w:rsid w:val="00C75356"/>
    <w:rsid w:val="00C75585"/>
    <w:rsid w:val="00C75C99"/>
    <w:rsid w:val="00C75D27"/>
    <w:rsid w:val="00C75E4A"/>
    <w:rsid w:val="00C76BFD"/>
    <w:rsid w:val="00C76E7B"/>
    <w:rsid w:val="00C77A1C"/>
    <w:rsid w:val="00C77E5A"/>
    <w:rsid w:val="00C800BC"/>
    <w:rsid w:val="00C80139"/>
    <w:rsid w:val="00C81034"/>
    <w:rsid w:val="00C81153"/>
    <w:rsid w:val="00C81174"/>
    <w:rsid w:val="00C8129F"/>
    <w:rsid w:val="00C81D23"/>
    <w:rsid w:val="00C81E17"/>
    <w:rsid w:val="00C8242C"/>
    <w:rsid w:val="00C82760"/>
    <w:rsid w:val="00C828EA"/>
    <w:rsid w:val="00C82DE8"/>
    <w:rsid w:val="00C8396F"/>
    <w:rsid w:val="00C83DD3"/>
    <w:rsid w:val="00C84087"/>
    <w:rsid w:val="00C8418E"/>
    <w:rsid w:val="00C84944"/>
    <w:rsid w:val="00C85B53"/>
    <w:rsid w:val="00C85E0A"/>
    <w:rsid w:val="00C862F8"/>
    <w:rsid w:val="00C86711"/>
    <w:rsid w:val="00C8720C"/>
    <w:rsid w:val="00C90221"/>
    <w:rsid w:val="00C902B2"/>
    <w:rsid w:val="00C90AB9"/>
    <w:rsid w:val="00C90B09"/>
    <w:rsid w:val="00C90BBF"/>
    <w:rsid w:val="00C9153C"/>
    <w:rsid w:val="00C91865"/>
    <w:rsid w:val="00C93098"/>
    <w:rsid w:val="00C93308"/>
    <w:rsid w:val="00C93C03"/>
    <w:rsid w:val="00C93CAE"/>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992"/>
    <w:rsid w:val="00CA1A43"/>
    <w:rsid w:val="00CA1C94"/>
    <w:rsid w:val="00CA1CC7"/>
    <w:rsid w:val="00CA1E64"/>
    <w:rsid w:val="00CA2A43"/>
    <w:rsid w:val="00CA2BD3"/>
    <w:rsid w:val="00CA3044"/>
    <w:rsid w:val="00CA3168"/>
    <w:rsid w:val="00CA39E2"/>
    <w:rsid w:val="00CA3FA9"/>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4D2"/>
    <w:rsid w:val="00CB35B0"/>
    <w:rsid w:val="00CB39AE"/>
    <w:rsid w:val="00CB4474"/>
    <w:rsid w:val="00CB45D2"/>
    <w:rsid w:val="00CB571B"/>
    <w:rsid w:val="00CB57F3"/>
    <w:rsid w:val="00CB58B8"/>
    <w:rsid w:val="00CB5A8C"/>
    <w:rsid w:val="00CB66CC"/>
    <w:rsid w:val="00CB6782"/>
    <w:rsid w:val="00CB6892"/>
    <w:rsid w:val="00CB692B"/>
    <w:rsid w:val="00CB7023"/>
    <w:rsid w:val="00CB724B"/>
    <w:rsid w:val="00CB7F24"/>
    <w:rsid w:val="00CC05F3"/>
    <w:rsid w:val="00CC0B0E"/>
    <w:rsid w:val="00CC0DE8"/>
    <w:rsid w:val="00CC1194"/>
    <w:rsid w:val="00CC13B2"/>
    <w:rsid w:val="00CC196E"/>
    <w:rsid w:val="00CC2664"/>
    <w:rsid w:val="00CC2DD6"/>
    <w:rsid w:val="00CC2F05"/>
    <w:rsid w:val="00CC33F8"/>
    <w:rsid w:val="00CC3D99"/>
    <w:rsid w:val="00CC46C6"/>
    <w:rsid w:val="00CC49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968"/>
    <w:rsid w:val="00CD2A4F"/>
    <w:rsid w:val="00CD2D43"/>
    <w:rsid w:val="00CD2EAD"/>
    <w:rsid w:val="00CD3906"/>
    <w:rsid w:val="00CD51C7"/>
    <w:rsid w:val="00CD5B5D"/>
    <w:rsid w:val="00CD5D14"/>
    <w:rsid w:val="00CD6417"/>
    <w:rsid w:val="00CD6812"/>
    <w:rsid w:val="00CD6A58"/>
    <w:rsid w:val="00CD72F7"/>
    <w:rsid w:val="00CE0CC6"/>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E7E8B"/>
    <w:rsid w:val="00CF0E9B"/>
    <w:rsid w:val="00CF297A"/>
    <w:rsid w:val="00CF2BD9"/>
    <w:rsid w:val="00CF327B"/>
    <w:rsid w:val="00CF3432"/>
    <w:rsid w:val="00CF3687"/>
    <w:rsid w:val="00CF36DB"/>
    <w:rsid w:val="00CF3842"/>
    <w:rsid w:val="00CF3FAE"/>
    <w:rsid w:val="00CF4B06"/>
    <w:rsid w:val="00CF590B"/>
    <w:rsid w:val="00CF5CB6"/>
    <w:rsid w:val="00CF6300"/>
    <w:rsid w:val="00CF7423"/>
    <w:rsid w:val="00CF7CCA"/>
    <w:rsid w:val="00D00507"/>
    <w:rsid w:val="00D0072D"/>
    <w:rsid w:val="00D00F80"/>
    <w:rsid w:val="00D0176D"/>
    <w:rsid w:val="00D02248"/>
    <w:rsid w:val="00D03BA8"/>
    <w:rsid w:val="00D03F8F"/>
    <w:rsid w:val="00D041F5"/>
    <w:rsid w:val="00D0424B"/>
    <w:rsid w:val="00D042D8"/>
    <w:rsid w:val="00D042E9"/>
    <w:rsid w:val="00D04EA8"/>
    <w:rsid w:val="00D05338"/>
    <w:rsid w:val="00D059C9"/>
    <w:rsid w:val="00D07308"/>
    <w:rsid w:val="00D07A1C"/>
    <w:rsid w:val="00D07AA4"/>
    <w:rsid w:val="00D103FC"/>
    <w:rsid w:val="00D10425"/>
    <w:rsid w:val="00D11102"/>
    <w:rsid w:val="00D11C25"/>
    <w:rsid w:val="00D11DDC"/>
    <w:rsid w:val="00D13A3D"/>
    <w:rsid w:val="00D13FB3"/>
    <w:rsid w:val="00D1451F"/>
    <w:rsid w:val="00D148CE"/>
    <w:rsid w:val="00D14E24"/>
    <w:rsid w:val="00D151B4"/>
    <w:rsid w:val="00D174C0"/>
    <w:rsid w:val="00D178A9"/>
    <w:rsid w:val="00D17AF7"/>
    <w:rsid w:val="00D210B8"/>
    <w:rsid w:val="00D21D7D"/>
    <w:rsid w:val="00D22176"/>
    <w:rsid w:val="00D22E7B"/>
    <w:rsid w:val="00D22F70"/>
    <w:rsid w:val="00D22FDA"/>
    <w:rsid w:val="00D23ACB"/>
    <w:rsid w:val="00D23E45"/>
    <w:rsid w:val="00D23FE3"/>
    <w:rsid w:val="00D24E1C"/>
    <w:rsid w:val="00D257C2"/>
    <w:rsid w:val="00D268DB"/>
    <w:rsid w:val="00D26D6A"/>
    <w:rsid w:val="00D273EB"/>
    <w:rsid w:val="00D27DE1"/>
    <w:rsid w:val="00D3040B"/>
    <w:rsid w:val="00D30D64"/>
    <w:rsid w:val="00D31541"/>
    <w:rsid w:val="00D317C9"/>
    <w:rsid w:val="00D3239C"/>
    <w:rsid w:val="00D32655"/>
    <w:rsid w:val="00D3274D"/>
    <w:rsid w:val="00D327B6"/>
    <w:rsid w:val="00D32818"/>
    <w:rsid w:val="00D32836"/>
    <w:rsid w:val="00D329A9"/>
    <w:rsid w:val="00D32BDE"/>
    <w:rsid w:val="00D32C6C"/>
    <w:rsid w:val="00D32E97"/>
    <w:rsid w:val="00D33982"/>
    <w:rsid w:val="00D33A99"/>
    <w:rsid w:val="00D3402E"/>
    <w:rsid w:val="00D347C1"/>
    <w:rsid w:val="00D3598A"/>
    <w:rsid w:val="00D36244"/>
    <w:rsid w:val="00D36309"/>
    <w:rsid w:val="00D36658"/>
    <w:rsid w:val="00D36A9C"/>
    <w:rsid w:val="00D37046"/>
    <w:rsid w:val="00D40B74"/>
    <w:rsid w:val="00D40D8B"/>
    <w:rsid w:val="00D413E8"/>
    <w:rsid w:val="00D4177A"/>
    <w:rsid w:val="00D41BAC"/>
    <w:rsid w:val="00D41E39"/>
    <w:rsid w:val="00D41FBB"/>
    <w:rsid w:val="00D42140"/>
    <w:rsid w:val="00D4215C"/>
    <w:rsid w:val="00D4285A"/>
    <w:rsid w:val="00D42D2A"/>
    <w:rsid w:val="00D4358D"/>
    <w:rsid w:val="00D4388D"/>
    <w:rsid w:val="00D43913"/>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C95"/>
    <w:rsid w:val="00D51E71"/>
    <w:rsid w:val="00D51F8A"/>
    <w:rsid w:val="00D521F2"/>
    <w:rsid w:val="00D522AC"/>
    <w:rsid w:val="00D52503"/>
    <w:rsid w:val="00D52723"/>
    <w:rsid w:val="00D528CC"/>
    <w:rsid w:val="00D52936"/>
    <w:rsid w:val="00D529D3"/>
    <w:rsid w:val="00D52FB1"/>
    <w:rsid w:val="00D53660"/>
    <w:rsid w:val="00D54286"/>
    <w:rsid w:val="00D54721"/>
    <w:rsid w:val="00D55087"/>
    <w:rsid w:val="00D55C31"/>
    <w:rsid w:val="00D55DB6"/>
    <w:rsid w:val="00D55F46"/>
    <w:rsid w:val="00D562F7"/>
    <w:rsid w:val="00D56B4A"/>
    <w:rsid w:val="00D57357"/>
    <w:rsid w:val="00D57A82"/>
    <w:rsid w:val="00D57C81"/>
    <w:rsid w:val="00D6030A"/>
    <w:rsid w:val="00D606F2"/>
    <w:rsid w:val="00D61E13"/>
    <w:rsid w:val="00D61F36"/>
    <w:rsid w:val="00D62211"/>
    <w:rsid w:val="00D63140"/>
    <w:rsid w:val="00D6319B"/>
    <w:rsid w:val="00D63641"/>
    <w:rsid w:val="00D6456D"/>
    <w:rsid w:val="00D646FB"/>
    <w:rsid w:val="00D64B51"/>
    <w:rsid w:val="00D6546D"/>
    <w:rsid w:val="00D65661"/>
    <w:rsid w:val="00D65E1E"/>
    <w:rsid w:val="00D65EFD"/>
    <w:rsid w:val="00D664BF"/>
    <w:rsid w:val="00D664EC"/>
    <w:rsid w:val="00D6651A"/>
    <w:rsid w:val="00D66581"/>
    <w:rsid w:val="00D66BC7"/>
    <w:rsid w:val="00D675B3"/>
    <w:rsid w:val="00D675BF"/>
    <w:rsid w:val="00D67D8C"/>
    <w:rsid w:val="00D701C3"/>
    <w:rsid w:val="00D70203"/>
    <w:rsid w:val="00D71962"/>
    <w:rsid w:val="00D72C98"/>
    <w:rsid w:val="00D73119"/>
    <w:rsid w:val="00D732FE"/>
    <w:rsid w:val="00D73AA0"/>
    <w:rsid w:val="00D74145"/>
    <w:rsid w:val="00D74697"/>
    <w:rsid w:val="00D75201"/>
    <w:rsid w:val="00D752F2"/>
    <w:rsid w:val="00D7623A"/>
    <w:rsid w:val="00D76447"/>
    <w:rsid w:val="00D7673F"/>
    <w:rsid w:val="00D76EF3"/>
    <w:rsid w:val="00D77161"/>
    <w:rsid w:val="00D77273"/>
    <w:rsid w:val="00D772FC"/>
    <w:rsid w:val="00D77514"/>
    <w:rsid w:val="00D77952"/>
    <w:rsid w:val="00D77B8A"/>
    <w:rsid w:val="00D8037F"/>
    <w:rsid w:val="00D806B5"/>
    <w:rsid w:val="00D8128F"/>
    <w:rsid w:val="00D8197D"/>
    <w:rsid w:val="00D81E87"/>
    <w:rsid w:val="00D82C74"/>
    <w:rsid w:val="00D832E7"/>
    <w:rsid w:val="00D83578"/>
    <w:rsid w:val="00D83B10"/>
    <w:rsid w:val="00D83EAD"/>
    <w:rsid w:val="00D846E3"/>
    <w:rsid w:val="00D8508E"/>
    <w:rsid w:val="00D85266"/>
    <w:rsid w:val="00D85436"/>
    <w:rsid w:val="00D85819"/>
    <w:rsid w:val="00D85D87"/>
    <w:rsid w:val="00D864FB"/>
    <w:rsid w:val="00D86525"/>
    <w:rsid w:val="00D86B61"/>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1956"/>
    <w:rsid w:val="00DA23E4"/>
    <w:rsid w:val="00DA259E"/>
    <w:rsid w:val="00DA2A2B"/>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4D4"/>
    <w:rsid w:val="00DB094F"/>
    <w:rsid w:val="00DB0D61"/>
    <w:rsid w:val="00DB0F6D"/>
    <w:rsid w:val="00DB28BC"/>
    <w:rsid w:val="00DB2B7A"/>
    <w:rsid w:val="00DB3490"/>
    <w:rsid w:val="00DB36E0"/>
    <w:rsid w:val="00DB3A03"/>
    <w:rsid w:val="00DB3AA4"/>
    <w:rsid w:val="00DB41B4"/>
    <w:rsid w:val="00DB4232"/>
    <w:rsid w:val="00DB49BE"/>
    <w:rsid w:val="00DB4BBA"/>
    <w:rsid w:val="00DB55B8"/>
    <w:rsid w:val="00DB6013"/>
    <w:rsid w:val="00DB605B"/>
    <w:rsid w:val="00DB6351"/>
    <w:rsid w:val="00DB6822"/>
    <w:rsid w:val="00DB6D64"/>
    <w:rsid w:val="00DB7880"/>
    <w:rsid w:val="00DB7D63"/>
    <w:rsid w:val="00DB7ED9"/>
    <w:rsid w:val="00DC03A7"/>
    <w:rsid w:val="00DC0880"/>
    <w:rsid w:val="00DC182C"/>
    <w:rsid w:val="00DC21D0"/>
    <w:rsid w:val="00DC3D4D"/>
    <w:rsid w:val="00DC42B6"/>
    <w:rsid w:val="00DC4FB7"/>
    <w:rsid w:val="00DC54F9"/>
    <w:rsid w:val="00DC552F"/>
    <w:rsid w:val="00DC57A5"/>
    <w:rsid w:val="00DC5E3E"/>
    <w:rsid w:val="00DC6095"/>
    <w:rsid w:val="00DC6294"/>
    <w:rsid w:val="00DC6AF3"/>
    <w:rsid w:val="00DC6FB6"/>
    <w:rsid w:val="00DC724F"/>
    <w:rsid w:val="00DC7727"/>
    <w:rsid w:val="00DD060D"/>
    <w:rsid w:val="00DD0816"/>
    <w:rsid w:val="00DD0C21"/>
    <w:rsid w:val="00DD11E6"/>
    <w:rsid w:val="00DD1BD0"/>
    <w:rsid w:val="00DD2B67"/>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46AF"/>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64"/>
    <w:rsid w:val="00DF4491"/>
    <w:rsid w:val="00DF4518"/>
    <w:rsid w:val="00DF481A"/>
    <w:rsid w:val="00DF4E81"/>
    <w:rsid w:val="00DF5545"/>
    <w:rsid w:val="00DF5C11"/>
    <w:rsid w:val="00DF5C39"/>
    <w:rsid w:val="00DF5F8C"/>
    <w:rsid w:val="00DF65F0"/>
    <w:rsid w:val="00DF751A"/>
    <w:rsid w:val="00DF7E8F"/>
    <w:rsid w:val="00E008DF"/>
    <w:rsid w:val="00E017FC"/>
    <w:rsid w:val="00E01F90"/>
    <w:rsid w:val="00E0246E"/>
    <w:rsid w:val="00E02621"/>
    <w:rsid w:val="00E02874"/>
    <w:rsid w:val="00E033CF"/>
    <w:rsid w:val="00E04C23"/>
    <w:rsid w:val="00E05C91"/>
    <w:rsid w:val="00E05F39"/>
    <w:rsid w:val="00E06192"/>
    <w:rsid w:val="00E069F5"/>
    <w:rsid w:val="00E07350"/>
    <w:rsid w:val="00E07FED"/>
    <w:rsid w:val="00E104A5"/>
    <w:rsid w:val="00E1052E"/>
    <w:rsid w:val="00E105F2"/>
    <w:rsid w:val="00E106CB"/>
    <w:rsid w:val="00E115CD"/>
    <w:rsid w:val="00E11BFD"/>
    <w:rsid w:val="00E12CED"/>
    <w:rsid w:val="00E13328"/>
    <w:rsid w:val="00E13444"/>
    <w:rsid w:val="00E13FC5"/>
    <w:rsid w:val="00E14068"/>
    <w:rsid w:val="00E1506B"/>
    <w:rsid w:val="00E15110"/>
    <w:rsid w:val="00E1583A"/>
    <w:rsid w:val="00E15974"/>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A7F"/>
    <w:rsid w:val="00E25C7C"/>
    <w:rsid w:val="00E26158"/>
    <w:rsid w:val="00E262C3"/>
    <w:rsid w:val="00E2688B"/>
    <w:rsid w:val="00E269E7"/>
    <w:rsid w:val="00E300DA"/>
    <w:rsid w:val="00E3028F"/>
    <w:rsid w:val="00E3092C"/>
    <w:rsid w:val="00E31824"/>
    <w:rsid w:val="00E3213E"/>
    <w:rsid w:val="00E32270"/>
    <w:rsid w:val="00E32C06"/>
    <w:rsid w:val="00E32F4C"/>
    <w:rsid w:val="00E3346E"/>
    <w:rsid w:val="00E335D5"/>
    <w:rsid w:val="00E33FC9"/>
    <w:rsid w:val="00E3442D"/>
    <w:rsid w:val="00E34D28"/>
    <w:rsid w:val="00E34EA0"/>
    <w:rsid w:val="00E3562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A52"/>
    <w:rsid w:val="00E46E5E"/>
    <w:rsid w:val="00E47404"/>
    <w:rsid w:val="00E47581"/>
    <w:rsid w:val="00E4788B"/>
    <w:rsid w:val="00E47AA1"/>
    <w:rsid w:val="00E501D7"/>
    <w:rsid w:val="00E506A3"/>
    <w:rsid w:val="00E50AE6"/>
    <w:rsid w:val="00E5140F"/>
    <w:rsid w:val="00E5179F"/>
    <w:rsid w:val="00E522EC"/>
    <w:rsid w:val="00E54F0A"/>
    <w:rsid w:val="00E552C5"/>
    <w:rsid w:val="00E55B3E"/>
    <w:rsid w:val="00E55E68"/>
    <w:rsid w:val="00E564AF"/>
    <w:rsid w:val="00E56972"/>
    <w:rsid w:val="00E57672"/>
    <w:rsid w:val="00E60FAD"/>
    <w:rsid w:val="00E61293"/>
    <w:rsid w:val="00E63EB1"/>
    <w:rsid w:val="00E64464"/>
    <w:rsid w:val="00E6587D"/>
    <w:rsid w:val="00E65E22"/>
    <w:rsid w:val="00E66056"/>
    <w:rsid w:val="00E6641D"/>
    <w:rsid w:val="00E664C5"/>
    <w:rsid w:val="00E66505"/>
    <w:rsid w:val="00E6657E"/>
    <w:rsid w:val="00E667DA"/>
    <w:rsid w:val="00E67355"/>
    <w:rsid w:val="00E70266"/>
    <w:rsid w:val="00E709F8"/>
    <w:rsid w:val="00E72F70"/>
    <w:rsid w:val="00E7399A"/>
    <w:rsid w:val="00E74155"/>
    <w:rsid w:val="00E74E2B"/>
    <w:rsid w:val="00E751E2"/>
    <w:rsid w:val="00E76654"/>
    <w:rsid w:val="00E76890"/>
    <w:rsid w:val="00E76DA3"/>
    <w:rsid w:val="00E773DD"/>
    <w:rsid w:val="00E774F0"/>
    <w:rsid w:val="00E77664"/>
    <w:rsid w:val="00E77B8C"/>
    <w:rsid w:val="00E806BC"/>
    <w:rsid w:val="00E80AA4"/>
    <w:rsid w:val="00E82E71"/>
    <w:rsid w:val="00E83D22"/>
    <w:rsid w:val="00E845EC"/>
    <w:rsid w:val="00E8461C"/>
    <w:rsid w:val="00E84754"/>
    <w:rsid w:val="00E849A5"/>
    <w:rsid w:val="00E84DCD"/>
    <w:rsid w:val="00E850EE"/>
    <w:rsid w:val="00E8541A"/>
    <w:rsid w:val="00E85754"/>
    <w:rsid w:val="00E85DD4"/>
    <w:rsid w:val="00E85EC5"/>
    <w:rsid w:val="00E85FD9"/>
    <w:rsid w:val="00E86357"/>
    <w:rsid w:val="00E872F8"/>
    <w:rsid w:val="00E87BA7"/>
    <w:rsid w:val="00E87F39"/>
    <w:rsid w:val="00E91B72"/>
    <w:rsid w:val="00E92346"/>
    <w:rsid w:val="00E92F2B"/>
    <w:rsid w:val="00E937F9"/>
    <w:rsid w:val="00E950AA"/>
    <w:rsid w:val="00E950BC"/>
    <w:rsid w:val="00E9511C"/>
    <w:rsid w:val="00E951EA"/>
    <w:rsid w:val="00E95BFC"/>
    <w:rsid w:val="00E96AF8"/>
    <w:rsid w:val="00E97107"/>
    <w:rsid w:val="00E9715C"/>
    <w:rsid w:val="00E974C5"/>
    <w:rsid w:val="00EA095D"/>
    <w:rsid w:val="00EA10B9"/>
    <w:rsid w:val="00EA18E0"/>
    <w:rsid w:val="00EA1FAE"/>
    <w:rsid w:val="00EA202A"/>
    <w:rsid w:val="00EA210E"/>
    <w:rsid w:val="00EA2171"/>
    <w:rsid w:val="00EA226C"/>
    <w:rsid w:val="00EA2345"/>
    <w:rsid w:val="00EA2461"/>
    <w:rsid w:val="00EA25AF"/>
    <w:rsid w:val="00EA271A"/>
    <w:rsid w:val="00EA4180"/>
    <w:rsid w:val="00EA4E87"/>
    <w:rsid w:val="00EA55E1"/>
    <w:rsid w:val="00EA56B1"/>
    <w:rsid w:val="00EA575D"/>
    <w:rsid w:val="00EA5BC7"/>
    <w:rsid w:val="00EA5F15"/>
    <w:rsid w:val="00EA6439"/>
    <w:rsid w:val="00EA6569"/>
    <w:rsid w:val="00EA7527"/>
    <w:rsid w:val="00EA7D43"/>
    <w:rsid w:val="00EB0050"/>
    <w:rsid w:val="00EB09B3"/>
    <w:rsid w:val="00EB101A"/>
    <w:rsid w:val="00EB1136"/>
    <w:rsid w:val="00EB1D20"/>
    <w:rsid w:val="00EB3612"/>
    <w:rsid w:val="00EB40E3"/>
    <w:rsid w:val="00EB4546"/>
    <w:rsid w:val="00EB456E"/>
    <w:rsid w:val="00EB5196"/>
    <w:rsid w:val="00EB5374"/>
    <w:rsid w:val="00EB54AD"/>
    <w:rsid w:val="00EB5697"/>
    <w:rsid w:val="00EB5F3E"/>
    <w:rsid w:val="00EB5F74"/>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3C51"/>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9F3"/>
    <w:rsid w:val="00ED7DAC"/>
    <w:rsid w:val="00ED7E96"/>
    <w:rsid w:val="00EE05BF"/>
    <w:rsid w:val="00EE1169"/>
    <w:rsid w:val="00EE1FAB"/>
    <w:rsid w:val="00EE25BB"/>
    <w:rsid w:val="00EE2CC4"/>
    <w:rsid w:val="00EE4450"/>
    <w:rsid w:val="00EE4579"/>
    <w:rsid w:val="00EE47F6"/>
    <w:rsid w:val="00EE4921"/>
    <w:rsid w:val="00EE4A19"/>
    <w:rsid w:val="00EE5363"/>
    <w:rsid w:val="00EE55DF"/>
    <w:rsid w:val="00EE5892"/>
    <w:rsid w:val="00EE6620"/>
    <w:rsid w:val="00EE6B5D"/>
    <w:rsid w:val="00EE6BFE"/>
    <w:rsid w:val="00EE72FC"/>
    <w:rsid w:val="00EE78D7"/>
    <w:rsid w:val="00EF0210"/>
    <w:rsid w:val="00EF184A"/>
    <w:rsid w:val="00EF1A3E"/>
    <w:rsid w:val="00EF264B"/>
    <w:rsid w:val="00EF2A9C"/>
    <w:rsid w:val="00EF2BB5"/>
    <w:rsid w:val="00EF3C4B"/>
    <w:rsid w:val="00EF3E7C"/>
    <w:rsid w:val="00EF3F08"/>
    <w:rsid w:val="00EF3FED"/>
    <w:rsid w:val="00EF402D"/>
    <w:rsid w:val="00EF5D61"/>
    <w:rsid w:val="00EF5D6A"/>
    <w:rsid w:val="00EF652C"/>
    <w:rsid w:val="00EF66A4"/>
    <w:rsid w:val="00EF6AB2"/>
    <w:rsid w:val="00EF6BF6"/>
    <w:rsid w:val="00EF7632"/>
    <w:rsid w:val="00EF7638"/>
    <w:rsid w:val="00EF7703"/>
    <w:rsid w:val="00F00750"/>
    <w:rsid w:val="00F00C6C"/>
    <w:rsid w:val="00F018D8"/>
    <w:rsid w:val="00F01928"/>
    <w:rsid w:val="00F0241A"/>
    <w:rsid w:val="00F024B2"/>
    <w:rsid w:val="00F030D2"/>
    <w:rsid w:val="00F0519B"/>
    <w:rsid w:val="00F056C8"/>
    <w:rsid w:val="00F05D0E"/>
    <w:rsid w:val="00F0647A"/>
    <w:rsid w:val="00F0687B"/>
    <w:rsid w:val="00F06DE6"/>
    <w:rsid w:val="00F06DF2"/>
    <w:rsid w:val="00F06F1B"/>
    <w:rsid w:val="00F06F1C"/>
    <w:rsid w:val="00F111B3"/>
    <w:rsid w:val="00F1298D"/>
    <w:rsid w:val="00F12B72"/>
    <w:rsid w:val="00F1394A"/>
    <w:rsid w:val="00F13CB4"/>
    <w:rsid w:val="00F13F73"/>
    <w:rsid w:val="00F14364"/>
    <w:rsid w:val="00F14B18"/>
    <w:rsid w:val="00F14F1F"/>
    <w:rsid w:val="00F151D3"/>
    <w:rsid w:val="00F15345"/>
    <w:rsid w:val="00F15C10"/>
    <w:rsid w:val="00F15CAB"/>
    <w:rsid w:val="00F16981"/>
    <w:rsid w:val="00F209AD"/>
    <w:rsid w:val="00F21427"/>
    <w:rsid w:val="00F217B0"/>
    <w:rsid w:val="00F229D5"/>
    <w:rsid w:val="00F22F3E"/>
    <w:rsid w:val="00F23ADC"/>
    <w:rsid w:val="00F25015"/>
    <w:rsid w:val="00F257F0"/>
    <w:rsid w:val="00F25B7C"/>
    <w:rsid w:val="00F25C50"/>
    <w:rsid w:val="00F25CB4"/>
    <w:rsid w:val="00F26017"/>
    <w:rsid w:val="00F26615"/>
    <w:rsid w:val="00F2677E"/>
    <w:rsid w:val="00F26992"/>
    <w:rsid w:val="00F26E1A"/>
    <w:rsid w:val="00F26E62"/>
    <w:rsid w:val="00F271A8"/>
    <w:rsid w:val="00F277DB"/>
    <w:rsid w:val="00F27977"/>
    <w:rsid w:val="00F27A42"/>
    <w:rsid w:val="00F27DAE"/>
    <w:rsid w:val="00F30031"/>
    <w:rsid w:val="00F30505"/>
    <w:rsid w:val="00F31000"/>
    <w:rsid w:val="00F31399"/>
    <w:rsid w:val="00F320C0"/>
    <w:rsid w:val="00F322EC"/>
    <w:rsid w:val="00F32B30"/>
    <w:rsid w:val="00F3302D"/>
    <w:rsid w:val="00F33503"/>
    <w:rsid w:val="00F33CAE"/>
    <w:rsid w:val="00F33EC8"/>
    <w:rsid w:val="00F34152"/>
    <w:rsid w:val="00F34653"/>
    <w:rsid w:val="00F34C55"/>
    <w:rsid w:val="00F34C87"/>
    <w:rsid w:val="00F359E8"/>
    <w:rsid w:val="00F35F04"/>
    <w:rsid w:val="00F365DC"/>
    <w:rsid w:val="00F3679F"/>
    <w:rsid w:val="00F40B97"/>
    <w:rsid w:val="00F40FA4"/>
    <w:rsid w:val="00F41C85"/>
    <w:rsid w:val="00F4203D"/>
    <w:rsid w:val="00F42BA4"/>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B30"/>
    <w:rsid w:val="00F55D0F"/>
    <w:rsid w:val="00F56270"/>
    <w:rsid w:val="00F562A9"/>
    <w:rsid w:val="00F5685E"/>
    <w:rsid w:val="00F573CB"/>
    <w:rsid w:val="00F57457"/>
    <w:rsid w:val="00F57490"/>
    <w:rsid w:val="00F5761C"/>
    <w:rsid w:val="00F57828"/>
    <w:rsid w:val="00F57CF3"/>
    <w:rsid w:val="00F57CFE"/>
    <w:rsid w:val="00F57D0C"/>
    <w:rsid w:val="00F6007E"/>
    <w:rsid w:val="00F60640"/>
    <w:rsid w:val="00F607B0"/>
    <w:rsid w:val="00F60B83"/>
    <w:rsid w:val="00F61159"/>
    <w:rsid w:val="00F61259"/>
    <w:rsid w:val="00F627C3"/>
    <w:rsid w:val="00F629E4"/>
    <w:rsid w:val="00F62EE0"/>
    <w:rsid w:val="00F6301B"/>
    <w:rsid w:val="00F63D5A"/>
    <w:rsid w:val="00F63FE8"/>
    <w:rsid w:val="00F64BC5"/>
    <w:rsid w:val="00F650B4"/>
    <w:rsid w:val="00F65192"/>
    <w:rsid w:val="00F654FA"/>
    <w:rsid w:val="00F65C1B"/>
    <w:rsid w:val="00F67A45"/>
    <w:rsid w:val="00F67F4E"/>
    <w:rsid w:val="00F70336"/>
    <w:rsid w:val="00F71F0C"/>
    <w:rsid w:val="00F72C93"/>
    <w:rsid w:val="00F72CE5"/>
    <w:rsid w:val="00F74253"/>
    <w:rsid w:val="00F7480B"/>
    <w:rsid w:val="00F7512C"/>
    <w:rsid w:val="00F751B7"/>
    <w:rsid w:val="00F76C0D"/>
    <w:rsid w:val="00F76E70"/>
    <w:rsid w:val="00F77299"/>
    <w:rsid w:val="00F77A0F"/>
    <w:rsid w:val="00F80280"/>
    <w:rsid w:val="00F8036B"/>
    <w:rsid w:val="00F8047C"/>
    <w:rsid w:val="00F80840"/>
    <w:rsid w:val="00F80AD1"/>
    <w:rsid w:val="00F81032"/>
    <w:rsid w:val="00F810AE"/>
    <w:rsid w:val="00F81504"/>
    <w:rsid w:val="00F818A6"/>
    <w:rsid w:val="00F81ADD"/>
    <w:rsid w:val="00F82417"/>
    <w:rsid w:val="00F82580"/>
    <w:rsid w:val="00F83CF9"/>
    <w:rsid w:val="00F8409E"/>
    <w:rsid w:val="00F842C0"/>
    <w:rsid w:val="00F84467"/>
    <w:rsid w:val="00F8496F"/>
    <w:rsid w:val="00F84990"/>
    <w:rsid w:val="00F84EFC"/>
    <w:rsid w:val="00F85619"/>
    <w:rsid w:val="00F8571B"/>
    <w:rsid w:val="00F85F7E"/>
    <w:rsid w:val="00F86ED7"/>
    <w:rsid w:val="00F873C6"/>
    <w:rsid w:val="00F9004B"/>
    <w:rsid w:val="00F90758"/>
    <w:rsid w:val="00F91239"/>
    <w:rsid w:val="00F915E0"/>
    <w:rsid w:val="00F926EC"/>
    <w:rsid w:val="00F92833"/>
    <w:rsid w:val="00F9305E"/>
    <w:rsid w:val="00F9317D"/>
    <w:rsid w:val="00F9335B"/>
    <w:rsid w:val="00F939EB"/>
    <w:rsid w:val="00F94F4E"/>
    <w:rsid w:val="00F9535E"/>
    <w:rsid w:val="00F9569E"/>
    <w:rsid w:val="00F957B2"/>
    <w:rsid w:val="00F959AC"/>
    <w:rsid w:val="00F95DB5"/>
    <w:rsid w:val="00F95E02"/>
    <w:rsid w:val="00F97AE3"/>
    <w:rsid w:val="00F97D93"/>
    <w:rsid w:val="00F97E8C"/>
    <w:rsid w:val="00FA0030"/>
    <w:rsid w:val="00FA0086"/>
    <w:rsid w:val="00FA06A0"/>
    <w:rsid w:val="00FA0893"/>
    <w:rsid w:val="00FA0A7B"/>
    <w:rsid w:val="00FA11A3"/>
    <w:rsid w:val="00FA1DDF"/>
    <w:rsid w:val="00FA3558"/>
    <w:rsid w:val="00FA4636"/>
    <w:rsid w:val="00FA4AA9"/>
    <w:rsid w:val="00FA4FEF"/>
    <w:rsid w:val="00FA54A3"/>
    <w:rsid w:val="00FA5780"/>
    <w:rsid w:val="00FA5937"/>
    <w:rsid w:val="00FA718F"/>
    <w:rsid w:val="00FA79C2"/>
    <w:rsid w:val="00FA7DCE"/>
    <w:rsid w:val="00FA7EAA"/>
    <w:rsid w:val="00FB0A65"/>
    <w:rsid w:val="00FB0AEF"/>
    <w:rsid w:val="00FB0B85"/>
    <w:rsid w:val="00FB18FD"/>
    <w:rsid w:val="00FB2358"/>
    <w:rsid w:val="00FB2783"/>
    <w:rsid w:val="00FB2995"/>
    <w:rsid w:val="00FB2CF9"/>
    <w:rsid w:val="00FB2D9C"/>
    <w:rsid w:val="00FB38E3"/>
    <w:rsid w:val="00FB3951"/>
    <w:rsid w:val="00FB39FB"/>
    <w:rsid w:val="00FB3ECA"/>
    <w:rsid w:val="00FB3FFD"/>
    <w:rsid w:val="00FB4614"/>
    <w:rsid w:val="00FB461D"/>
    <w:rsid w:val="00FB4A92"/>
    <w:rsid w:val="00FB57E6"/>
    <w:rsid w:val="00FB5B9E"/>
    <w:rsid w:val="00FB6D88"/>
    <w:rsid w:val="00FB6FDE"/>
    <w:rsid w:val="00FB7265"/>
    <w:rsid w:val="00FB7A93"/>
    <w:rsid w:val="00FB7BCE"/>
    <w:rsid w:val="00FB7CFE"/>
    <w:rsid w:val="00FC089F"/>
    <w:rsid w:val="00FC0F6C"/>
    <w:rsid w:val="00FC11CC"/>
    <w:rsid w:val="00FC1756"/>
    <w:rsid w:val="00FC1DCB"/>
    <w:rsid w:val="00FC1FA7"/>
    <w:rsid w:val="00FC31F8"/>
    <w:rsid w:val="00FC36A0"/>
    <w:rsid w:val="00FC3993"/>
    <w:rsid w:val="00FC3DF1"/>
    <w:rsid w:val="00FC4580"/>
    <w:rsid w:val="00FC4E4C"/>
    <w:rsid w:val="00FC5860"/>
    <w:rsid w:val="00FC5BF2"/>
    <w:rsid w:val="00FC5D81"/>
    <w:rsid w:val="00FC6979"/>
    <w:rsid w:val="00FC6EAD"/>
    <w:rsid w:val="00FC6FFD"/>
    <w:rsid w:val="00FC7834"/>
    <w:rsid w:val="00FC789B"/>
    <w:rsid w:val="00FD0AF9"/>
    <w:rsid w:val="00FD0F83"/>
    <w:rsid w:val="00FD0FA6"/>
    <w:rsid w:val="00FD2E89"/>
    <w:rsid w:val="00FD316C"/>
    <w:rsid w:val="00FD3A96"/>
    <w:rsid w:val="00FD3BDB"/>
    <w:rsid w:val="00FD4100"/>
    <w:rsid w:val="00FD470E"/>
    <w:rsid w:val="00FD50C6"/>
    <w:rsid w:val="00FD55B9"/>
    <w:rsid w:val="00FD5FD7"/>
    <w:rsid w:val="00FD63F8"/>
    <w:rsid w:val="00FD645E"/>
    <w:rsid w:val="00FD6AD6"/>
    <w:rsid w:val="00FD6B50"/>
    <w:rsid w:val="00FD6F5E"/>
    <w:rsid w:val="00FD77C0"/>
    <w:rsid w:val="00FD7AAD"/>
    <w:rsid w:val="00FE031E"/>
    <w:rsid w:val="00FE06BC"/>
    <w:rsid w:val="00FE0E51"/>
    <w:rsid w:val="00FE17EA"/>
    <w:rsid w:val="00FE1FCD"/>
    <w:rsid w:val="00FE277F"/>
    <w:rsid w:val="00FE3565"/>
    <w:rsid w:val="00FE379B"/>
    <w:rsid w:val="00FE3DB4"/>
    <w:rsid w:val="00FE6522"/>
    <w:rsid w:val="00FE6D64"/>
    <w:rsid w:val="00FE76C0"/>
    <w:rsid w:val="00FE7FD2"/>
    <w:rsid w:val="00FE7FEF"/>
    <w:rsid w:val="00FF0024"/>
    <w:rsid w:val="00FF010E"/>
    <w:rsid w:val="00FF0EBB"/>
    <w:rsid w:val="00FF24F8"/>
    <w:rsid w:val="00FF4975"/>
    <w:rsid w:val="00FF6013"/>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9641E"/>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9641E"/>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44670005">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335111749">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655">
      <w:bodyDiv w:val="1"/>
      <w:marLeft w:val="0"/>
      <w:marRight w:val="0"/>
      <w:marTop w:val="0"/>
      <w:marBottom w:val="0"/>
      <w:divBdr>
        <w:top w:val="none" w:sz="0" w:space="0" w:color="auto"/>
        <w:left w:val="none" w:sz="0" w:space="0" w:color="auto"/>
        <w:bottom w:val="none" w:sz="0" w:space="0" w:color="auto"/>
        <w:right w:val="none" w:sz="0" w:space="0" w:color="auto"/>
      </w:divBdr>
    </w:div>
    <w:div w:id="474568618">
      <w:bodyDiv w:val="1"/>
      <w:marLeft w:val="0"/>
      <w:marRight w:val="0"/>
      <w:marTop w:val="0"/>
      <w:marBottom w:val="0"/>
      <w:divBdr>
        <w:top w:val="none" w:sz="0" w:space="0" w:color="auto"/>
        <w:left w:val="none" w:sz="0" w:space="0" w:color="auto"/>
        <w:bottom w:val="none" w:sz="0" w:space="0" w:color="auto"/>
        <w:right w:val="none" w:sz="0" w:space="0" w:color="auto"/>
      </w:divBdr>
    </w:div>
    <w:div w:id="486670660">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82AA1-0BE2-2240-8E44-76F6D51E8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30</Pages>
  <Words>34853</Words>
  <Characters>198665</Characters>
  <Application>Microsoft Office Word</Application>
  <DocSecurity>0</DocSecurity>
  <Lines>1655</Lines>
  <Paragraphs>466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233052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9</cp:revision>
  <cp:lastPrinted>2019-07-25T21:06:00Z</cp:lastPrinted>
  <dcterms:created xsi:type="dcterms:W3CDTF">2019-07-26T09:57:00Z</dcterms:created>
  <dcterms:modified xsi:type="dcterms:W3CDTF">2019-07-30T07:07:00Z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