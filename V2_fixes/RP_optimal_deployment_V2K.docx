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37760" behindDoc="0" locked="0" layoutInCell="1" allowOverlap="1" wp14:anchorId="31A4910F" wp14:editId="0665DAB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6A222F63" w14:textId="429EC31D" w:rsidR="004F072C" w:rsidRPr="00A10451" w:rsidRDefault="007C6D6D" w:rsidP="002B55CD">
      <w:pPr>
        <w:ind w:right="-2"/>
        <w:jc w:val="center"/>
        <w:rPr>
          <w:rFonts w:cs="David"/>
          <w:sz w:val="48"/>
          <w:szCs w:val="48"/>
        </w:rPr>
      </w:pPr>
      <w:bookmarkStart w:id="0" w:name="OLE_LINK184"/>
      <w:bookmarkStart w:id="1" w:name="OLE_LINK185"/>
      <w:r>
        <w:rPr>
          <w:rFonts w:cs="David"/>
          <w:sz w:val="48"/>
          <w:szCs w:val="48"/>
        </w:rPr>
        <w:t>D</w:t>
      </w:r>
      <w:r w:rsidR="00150108">
        <w:rPr>
          <w:rFonts w:cs="David"/>
          <w:sz w:val="48"/>
          <w:szCs w:val="48"/>
        </w:rPr>
        <w:t>evelopment</w:t>
      </w:r>
      <w:r w:rsidR="004C22E7">
        <w:rPr>
          <w:rFonts w:cs="David"/>
          <w:sz w:val="48"/>
          <w:szCs w:val="48"/>
        </w:rPr>
        <w:t xml:space="preserve"> </w:t>
      </w:r>
      <w:r w:rsidR="005B0C85">
        <w:rPr>
          <w:rFonts w:cs="David"/>
          <w:sz w:val="48"/>
          <w:szCs w:val="48"/>
        </w:rPr>
        <w:t xml:space="preserve">of methods for </w:t>
      </w:r>
      <w:r w:rsidR="00395474">
        <w:rPr>
          <w:rFonts w:cs="David"/>
          <w:sz w:val="48"/>
          <w:szCs w:val="48"/>
        </w:rPr>
        <w:t>adaptive</w:t>
      </w:r>
      <w:r w:rsidR="007272F8">
        <w:rPr>
          <w:rFonts w:cs="David"/>
          <w:sz w:val="48"/>
          <w:szCs w:val="48"/>
        </w:rPr>
        <w:t xml:space="preserve"> </w:t>
      </w:r>
      <w:r w:rsidR="00666877">
        <w:rPr>
          <w:rFonts w:cs="David"/>
          <w:sz w:val="48"/>
          <w:szCs w:val="48"/>
        </w:rPr>
        <w:t xml:space="preserve">and </w:t>
      </w:r>
      <w:r w:rsidR="005B6581">
        <w:rPr>
          <w:rFonts w:cs="David"/>
          <w:sz w:val="48"/>
          <w:szCs w:val="48"/>
        </w:rPr>
        <w:t>optimal</w:t>
      </w:r>
      <w:r w:rsidR="002B55CD">
        <w:rPr>
          <w:rFonts w:cs="David" w:hint="cs"/>
          <w:sz w:val="48"/>
          <w:szCs w:val="48"/>
          <w:rtl/>
        </w:rPr>
        <w:t xml:space="preserve"> </w:t>
      </w:r>
      <w:r w:rsidR="00C31CBB" w:rsidRPr="00C31CBB">
        <w:rPr>
          <w:rFonts w:cs="David" w:hint="cs"/>
          <w:sz w:val="48"/>
          <w:szCs w:val="48"/>
        </w:rPr>
        <w:t>deployment</w:t>
      </w:r>
      <w:r w:rsidR="002575EF">
        <w:rPr>
          <w:rFonts w:cs="David"/>
          <w:sz w:val="48"/>
          <w:szCs w:val="48"/>
        </w:rPr>
        <w:t xml:space="preserve"> </w:t>
      </w:r>
      <w:r w:rsidR="004D4306">
        <w:rPr>
          <w:rFonts w:cs="David"/>
          <w:sz w:val="48"/>
          <w:szCs w:val="48"/>
        </w:rPr>
        <w:t xml:space="preserve">of heterogeneous </w:t>
      </w:r>
      <w:r w:rsidR="004D4306" w:rsidRPr="00A10451">
        <w:rPr>
          <w:rFonts w:cs="David" w:hint="cs"/>
          <w:sz w:val="48"/>
          <w:szCs w:val="48"/>
        </w:rPr>
        <w:t>sensor</w:t>
      </w:r>
      <w:r w:rsidR="004D4306">
        <w:rPr>
          <w:rFonts w:cs="David"/>
          <w:sz w:val="48"/>
          <w:szCs w:val="48"/>
        </w:rPr>
        <w:t xml:space="preserve"> array</w:t>
      </w:r>
      <w:r w:rsidR="004D4306" w:rsidRPr="00A10451">
        <w:rPr>
          <w:rFonts w:cs="David" w:hint="cs"/>
          <w:sz w:val="48"/>
          <w:szCs w:val="48"/>
        </w:rPr>
        <w:t xml:space="preserve"> </w:t>
      </w:r>
      <w:r w:rsidR="005B6581">
        <w:rPr>
          <w:rFonts w:cs="David"/>
          <w:sz w:val="48"/>
          <w:szCs w:val="48"/>
        </w:rPr>
        <w:t>for accurate</w:t>
      </w:r>
      <w:r w:rsidR="000A4FE6" w:rsidRPr="000A4FE6">
        <w:rPr>
          <w:rFonts w:cs="David"/>
          <w:sz w:val="48"/>
          <w:szCs w:val="48"/>
        </w:rPr>
        <w:t xml:space="preserve"> </w:t>
      </w:r>
      <w:r w:rsidR="00C93308">
        <w:rPr>
          <w:rFonts w:cs="David"/>
          <w:sz w:val="48"/>
          <w:szCs w:val="48"/>
        </w:rPr>
        <w:t>represent</w:t>
      </w:r>
      <w:r w:rsidR="005B6581">
        <w:rPr>
          <w:rFonts w:cs="David"/>
          <w:sz w:val="48"/>
          <w:szCs w:val="48"/>
        </w:rPr>
        <w:t>ation of</w:t>
      </w:r>
      <w:r w:rsidR="002575EF">
        <w:rPr>
          <w:rFonts w:cs="David"/>
          <w:sz w:val="48"/>
          <w:szCs w:val="48"/>
        </w:rPr>
        <w:t xml:space="preserve"> </w:t>
      </w:r>
      <w:r w:rsidR="00EA4E87">
        <w:rPr>
          <w:rFonts w:cs="David"/>
          <w:sz w:val="48"/>
          <w:szCs w:val="48"/>
        </w:rPr>
        <w:t>air pollution</w:t>
      </w:r>
      <w:r w:rsidR="00C93308">
        <w:rPr>
          <w:rFonts w:cs="David"/>
          <w:sz w:val="48"/>
          <w:szCs w:val="48"/>
        </w:rPr>
        <w:t xml:space="preserve"> </w:t>
      </w:r>
      <w:r w:rsidR="00171C12">
        <w:rPr>
          <w:rFonts w:cs="David"/>
          <w:sz w:val="48"/>
          <w:szCs w:val="48"/>
        </w:rPr>
        <w:t>and its</w:t>
      </w:r>
      <w:r w:rsidR="00427108">
        <w:rPr>
          <w:rFonts w:cs="David"/>
          <w:sz w:val="48"/>
          <w:szCs w:val="48"/>
        </w:rPr>
        <w:t xml:space="preserve"> </w:t>
      </w:r>
      <w:r w:rsidR="00171C12">
        <w:rPr>
          <w:rFonts w:cs="David"/>
          <w:sz w:val="48"/>
          <w:szCs w:val="48"/>
        </w:rPr>
        <w:t>sources</w:t>
      </w:r>
    </w:p>
    <w:bookmarkEnd w:id="0"/>
    <w:bookmarkEnd w:id="1"/>
    <w:p w14:paraId="3E533FF5" w14:textId="6978BF9A" w:rsidR="00682A94" w:rsidRPr="00A10451" w:rsidRDefault="00682A94" w:rsidP="00E87BA7">
      <w:pPr>
        <w:ind w:right="-2"/>
        <w:jc w:val="center"/>
        <w:rPr>
          <w:rFonts w:cs="David"/>
        </w:rPr>
      </w:pPr>
    </w:p>
    <w:p w14:paraId="0810E7CF" w14:textId="65ECC72D" w:rsidR="00E937F9" w:rsidRPr="00A10451" w:rsidRDefault="00395474" w:rsidP="00EB5F3E">
      <w:pPr>
        <w:bidi/>
        <w:ind w:right="-2"/>
        <w:jc w:val="center"/>
        <w:rPr>
          <w:rFonts w:cs="David"/>
          <w:color w:val="000000" w:themeColor="text1"/>
          <w:sz w:val="28"/>
          <w:szCs w:val="28"/>
          <w:rtl/>
        </w:rPr>
      </w:pPr>
      <w:r>
        <w:rPr>
          <w:rFonts w:cs="David" w:hint="cs"/>
          <w:color w:val="000000" w:themeColor="text1"/>
          <w:sz w:val="28"/>
          <w:szCs w:val="28"/>
          <w:rtl/>
        </w:rPr>
        <w:t xml:space="preserve">פיתוח </w:t>
      </w:r>
      <w:r w:rsidR="00BD4EBE">
        <w:rPr>
          <w:rFonts w:cs="David" w:hint="cs"/>
          <w:color w:val="000000" w:themeColor="text1"/>
          <w:sz w:val="28"/>
          <w:szCs w:val="28"/>
          <w:rtl/>
        </w:rPr>
        <w:t xml:space="preserve">שיטות </w:t>
      </w:r>
      <w:r w:rsidR="00687E02">
        <w:rPr>
          <w:rFonts w:cs="David" w:hint="cs"/>
          <w:color w:val="000000" w:themeColor="text1"/>
          <w:sz w:val="28"/>
          <w:szCs w:val="28"/>
          <w:rtl/>
        </w:rPr>
        <w:t>ל</w:t>
      </w:r>
      <w:r w:rsidR="00BD4EBE">
        <w:rPr>
          <w:rFonts w:cs="David" w:hint="cs"/>
          <w:color w:val="000000" w:themeColor="text1"/>
          <w:sz w:val="28"/>
          <w:szCs w:val="28"/>
          <w:rtl/>
        </w:rPr>
        <w:t>פריס</w:t>
      </w:r>
      <w:r w:rsidR="00687E02">
        <w:rPr>
          <w:rFonts w:cs="David" w:hint="cs"/>
          <w:color w:val="000000" w:themeColor="text1"/>
          <w:sz w:val="28"/>
          <w:szCs w:val="28"/>
          <w:rtl/>
        </w:rPr>
        <w:t xml:space="preserve">ה </w:t>
      </w:r>
      <w:r w:rsidR="007272F8">
        <w:rPr>
          <w:rFonts w:cs="David" w:hint="cs"/>
          <w:color w:val="000000" w:themeColor="text1"/>
          <w:sz w:val="28"/>
          <w:szCs w:val="28"/>
          <w:rtl/>
        </w:rPr>
        <w:t xml:space="preserve">אופטימלית </w:t>
      </w:r>
      <w:r w:rsidR="00666877">
        <w:rPr>
          <w:rFonts w:cs="David" w:hint="cs"/>
          <w:color w:val="000000" w:themeColor="text1"/>
          <w:sz w:val="28"/>
          <w:szCs w:val="28"/>
          <w:rtl/>
        </w:rPr>
        <w:t>ו</w:t>
      </w:r>
      <w:r w:rsidR="00785AC8">
        <w:rPr>
          <w:rFonts w:cs="David" w:hint="cs"/>
          <w:color w:val="000000" w:themeColor="text1"/>
          <w:sz w:val="28"/>
          <w:szCs w:val="28"/>
          <w:rtl/>
        </w:rPr>
        <w:t>אדפטיבית</w:t>
      </w:r>
      <w:r w:rsidR="00687E02">
        <w:rPr>
          <w:rFonts w:cs="David" w:hint="cs"/>
          <w:color w:val="000000" w:themeColor="text1"/>
          <w:sz w:val="28"/>
          <w:szCs w:val="28"/>
          <w:rtl/>
        </w:rPr>
        <w:t xml:space="preserve"> של</w:t>
      </w:r>
      <w:r w:rsidR="00BD4EBE">
        <w:rPr>
          <w:rFonts w:cs="David" w:hint="cs"/>
          <w:color w:val="000000" w:themeColor="text1"/>
          <w:sz w:val="28"/>
          <w:szCs w:val="28"/>
          <w:rtl/>
        </w:rPr>
        <w:t xml:space="preserve">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sidR="00C12F18">
        <w:rPr>
          <w:rFonts w:cs="David" w:hint="cs"/>
          <w:color w:val="000000" w:themeColor="text1"/>
          <w:sz w:val="28"/>
          <w:szCs w:val="28"/>
          <w:rtl/>
        </w:rPr>
        <w:t>מדויק</w:t>
      </w:r>
      <w:r w:rsidR="00692804">
        <w:rPr>
          <w:rFonts w:cs="David" w:hint="cs"/>
          <w:color w:val="000000" w:themeColor="text1"/>
          <w:sz w:val="28"/>
          <w:szCs w:val="28"/>
          <w:rtl/>
        </w:rPr>
        <w:t xml:space="preserve"> של</w:t>
      </w:r>
      <w:r w:rsidR="00D21279">
        <w:rPr>
          <w:rFonts w:cs="David" w:hint="cs"/>
          <w:color w:val="000000" w:themeColor="text1"/>
          <w:sz w:val="28"/>
          <w:szCs w:val="28"/>
          <w:rtl/>
        </w:rPr>
        <w:t xml:space="preserve"> </w:t>
      </w:r>
      <w:r w:rsidR="00692804">
        <w:rPr>
          <w:rFonts w:cs="David" w:hint="cs"/>
          <w:color w:val="000000" w:themeColor="text1"/>
          <w:sz w:val="28"/>
          <w:szCs w:val="28"/>
          <w:rtl/>
        </w:rPr>
        <w:t>זיהום אוויר</w:t>
      </w:r>
      <w:r w:rsidR="00171C12">
        <w:rPr>
          <w:rFonts w:cs="David" w:hint="cs"/>
          <w:color w:val="000000" w:themeColor="text1"/>
          <w:sz w:val="28"/>
          <w:szCs w:val="28"/>
          <w:rtl/>
        </w:rPr>
        <w:t xml:space="preserve"> 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2" w:name="OLE_LINK1"/>
      <w:bookmarkStart w:id="3" w:name="OLE_LINK2"/>
      <w:r w:rsidR="00F0519B" w:rsidRPr="00A10451">
        <w:rPr>
          <w:rFonts w:cs="David" w:hint="cs"/>
        </w:rPr>
        <w:t xml:space="preserve"> </w:t>
      </w:r>
      <w:r w:rsidRPr="00A10451">
        <w:rPr>
          <w:rFonts w:cs="David" w:hint="cs"/>
        </w:rPr>
        <w:t xml:space="preserve">Associate Professor </w:t>
      </w:r>
      <w:bookmarkStart w:id="4" w:name="OLE_LINK186"/>
      <w:bookmarkStart w:id="5" w:name="OLE_LINK187"/>
      <w:bookmarkEnd w:id="2"/>
      <w:bookmarkEnd w:id="3"/>
      <w:r w:rsidRPr="00A10451">
        <w:rPr>
          <w:rFonts w:cs="David" w:hint="cs"/>
        </w:rPr>
        <w:t xml:space="preserve">Barak </w:t>
      </w:r>
      <w:proofErr w:type="spellStart"/>
      <w:r w:rsidRPr="00A10451">
        <w:rPr>
          <w:rFonts w:cs="David" w:hint="cs"/>
        </w:rPr>
        <w:t>Fishbain</w:t>
      </w:r>
      <w:bookmarkEnd w:id="4"/>
      <w:bookmarkEnd w:id="5"/>
      <w:proofErr w:type="spellEnd"/>
      <w:r w:rsidR="00902D52" w:rsidRPr="00A10451">
        <w:rPr>
          <w:rFonts w:cs="David" w:hint="cs"/>
        </w:rPr>
        <w:t xml:space="preserve">, </w:t>
      </w:r>
      <w:r w:rsidRPr="00A10451">
        <w:rPr>
          <w:rFonts w:cs="David" w:hint="cs"/>
        </w:rPr>
        <w:t xml:space="preserve">Associate Professor </w:t>
      </w:r>
      <w:bookmarkStart w:id="6" w:name="OLE_LINK188"/>
      <w:bookmarkStart w:id="7" w:name="OLE_LINK189"/>
      <w:r w:rsidRPr="00A10451">
        <w:rPr>
          <w:rFonts w:cs="David" w:hint="cs"/>
        </w:rPr>
        <w:t>Shai Kendler</w:t>
      </w:r>
      <w:bookmarkEnd w:id="6"/>
      <w:bookmarkEnd w:id="7"/>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4F6DA60F" w14:textId="77777777"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lastRenderedPageBreak/>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7DBF6EA" w14:textId="74C9E960" w:rsidR="00E34EA0" w:rsidRPr="00CD72F7" w:rsidRDefault="006C67B2" w:rsidP="00CD72F7">
      <w:pPr>
        <w:ind w:right="-2"/>
        <w:rPr>
          <w:rFonts w:cs="David"/>
          <w:color w:val="000000" w:themeColor="text1"/>
        </w:rPr>
      </w:pPr>
      <w:bookmarkStart w:id="8" w:name="OLE_LINK118"/>
      <w:bookmarkStart w:id="9" w:name="OLE_LINK119"/>
      <w:bookmarkStart w:id="10" w:name="OLE_LINK182"/>
      <w:bookmarkStart w:id="11" w:name="OLE_LINK183"/>
      <w:r w:rsidRPr="00C93CAE">
        <w:rPr>
          <w:rFonts w:cs="David"/>
          <w:color w:val="000000" w:themeColor="text1"/>
        </w:rPr>
        <w:t xml:space="preserve">Adequate monitoring of ambient air pollution is needed </w:t>
      </w:r>
      <w:ins w:id="12" w:author="Idit Balachsan" w:date="2019-07-30T09:42:00Z">
        <w:r w:rsidR="00137494">
          <w:rPr>
            <w:rFonts w:cs="David"/>
            <w:color w:val="000000" w:themeColor="text1"/>
          </w:rPr>
          <w:t xml:space="preserve">in order </w:t>
        </w:r>
      </w:ins>
      <w:r w:rsidRPr="00C93CAE">
        <w:rPr>
          <w:rFonts w:cs="David"/>
          <w:color w:val="000000" w:themeColor="text1"/>
        </w:rPr>
        <w:t>to prevent population exposure to hazardous concentrations</w:t>
      </w:r>
      <w:r>
        <w:rPr>
          <w:rFonts w:cs="David"/>
          <w:color w:val="000000" w:themeColor="text1"/>
        </w:rPr>
        <w:t xml:space="preserve"> of harmful materials</w:t>
      </w:r>
      <w:r w:rsidRPr="00C93CAE">
        <w:rPr>
          <w:rFonts w:cs="David"/>
          <w:color w:val="000000" w:themeColor="text1"/>
        </w:rPr>
        <w:t xml:space="preserve">, </w:t>
      </w:r>
      <w:r w:rsidR="00DB6822">
        <w:rPr>
          <w:rFonts w:cs="David"/>
          <w:color w:val="000000" w:themeColor="text1"/>
        </w:rPr>
        <w:t>for</w:t>
      </w:r>
      <w:r w:rsidRPr="00C93CAE">
        <w:rPr>
          <w:rFonts w:cs="David"/>
          <w:color w:val="000000" w:themeColor="text1"/>
        </w:rPr>
        <w:t xml:space="preserve"> </w:t>
      </w:r>
      <w:r w:rsidR="00DB6822">
        <w:rPr>
          <w:rFonts w:cs="David"/>
          <w:color w:val="000000" w:themeColor="text1"/>
        </w:rPr>
        <w:t xml:space="preserve">regulation on </w:t>
      </w:r>
      <w:r w:rsidRPr="00C93CAE">
        <w:rPr>
          <w:rFonts w:cs="David"/>
          <w:color w:val="000000" w:themeColor="text1"/>
        </w:rPr>
        <w:t>industrial activit</w:t>
      </w:r>
      <w:r w:rsidR="00DB6822">
        <w:rPr>
          <w:rFonts w:cs="David"/>
          <w:color w:val="000000" w:themeColor="text1"/>
        </w:rPr>
        <w:t xml:space="preserve">y </w:t>
      </w:r>
      <w:r w:rsidRPr="00C93CAE">
        <w:rPr>
          <w:rFonts w:cs="David"/>
          <w:color w:val="000000" w:themeColor="text1"/>
        </w:rPr>
        <w:t xml:space="preserve">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using the current monitoring methods – standard air quality monitoring (AQM) and short-term measurements campaigns. The two methods have complementary benefits - AQM stations provide consistent but sparse high-quality data while short-term measurement campaigns achieve higher spatial resolution, but for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larger area</w:t>
      </w:r>
      <w:r w:rsidR="007B0CB2">
        <w:rPr>
          <w:rFonts w:cs="David"/>
          <w:color w:val="000000" w:themeColor="text1"/>
        </w:rPr>
        <w:t>s</w:t>
      </w:r>
      <w:r w:rsidRPr="00C93CAE">
        <w:rPr>
          <w:rFonts w:cs="David"/>
          <w:color w:val="000000" w:themeColor="text1"/>
        </w:rPr>
        <w:t xml:space="preserve"> and obtaining finer spatial and temporal resolution of measurements than the standard methodology, but certainly poses a new challenge – finding the optimal way to deploy it while keeping operational costs low. </w:t>
      </w:r>
      <w:r w:rsidR="008471C1">
        <w:rPr>
          <w:rFonts w:cs="David"/>
          <w:color w:val="000000" w:themeColor="text1"/>
        </w:rPr>
        <w:t xml:space="preserve">The optimal deployment problem becomes even more challenging when the time varying </w:t>
      </w:r>
      <w:r w:rsidR="008471C1" w:rsidRPr="00AD50CD">
        <w:rPr>
          <w:rFonts w:cs="David"/>
          <w:color w:val="000000" w:themeColor="text1"/>
        </w:rPr>
        <w:t xml:space="preserve">weather </w:t>
      </w:r>
      <w:r w:rsidR="00A75FE1" w:rsidRPr="00AD50CD">
        <w:rPr>
          <w:rFonts w:cs="David"/>
          <w:color w:val="000000" w:themeColor="text1"/>
        </w:rPr>
        <w:t xml:space="preserve">and emission </w:t>
      </w:r>
      <w:r w:rsidR="008471C1">
        <w:rPr>
          <w:rFonts w:cs="David"/>
          <w:color w:val="000000" w:themeColor="text1"/>
        </w:rPr>
        <w:t>conditions</w:t>
      </w:r>
      <w:r w:rsidR="00FC1DCB">
        <w:rPr>
          <w:rFonts w:cs="David"/>
          <w:color w:val="000000" w:themeColor="text1"/>
        </w:rPr>
        <w:t xml:space="preserve"> are considered</w:t>
      </w:r>
      <w:r w:rsidR="00A75FE1">
        <w:rPr>
          <w:rFonts w:cs="David"/>
          <w:color w:val="000000" w:themeColor="text1"/>
        </w:rPr>
        <w:t xml:space="preserve">, </w:t>
      </w:r>
      <w:r w:rsidR="00B64937">
        <w:rPr>
          <w:rFonts w:cs="David"/>
          <w:color w:val="000000" w:themeColor="text1"/>
        </w:rPr>
        <w:t>and the</w:t>
      </w:r>
      <w:r w:rsidR="00A75FE1">
        <w:rPr>
          <w:rFonts w:cs="David"/>
          <w:color w:val="000000" w:themeColor="text1"/>
        </w:rPr>
        <w:t xml:space="preserve"> optimal layout</w:t>
      </w:r>
      <w:r w:rsidR="00B64937">
        <w:rPr>
          <w:rFonts w:cs="David"/>
          <w:color w:val="000000" w:themeColor="text1"/>
        </w:rPr>
        <w:t xml:space="preserve"> varies</w:t>
      </w:r>
      <w:r w:rsidR="00AD1056">
        <w:rPr>
          <w:rFonts w:cs="David"/>
          <w:color w:val="000000" w:themeColor="text1"/>
        </w:rPr>
        <w:t xml:space="preserve"> accordingly</w:t>
      </w:r>
      <w:r w:rsidR="00A75FE1">
        <w:rPr>
          <w:rFonts w:cs="David"/>
          <w:color w:val="000000" w:themeColor="text1"/>
        </w:rPr>
        <w:t>.</w:t>
      </w:r>
      <w:bookmarkEnd w:id="8"/>
      <w:bookmarkEnd w:id="9"/>
      <w:r w:rsidR="00CD72F7">
        <w:rPr>
          <w:rFonts w:cs="David"/>
          <w:color w:val="000000" w:themeColor="text1"/>
        </w:rPr>
        <w:t xml:space="preserve"> </w:t>
      </w:r>
      <w:r w:rsidR="00E3616C" w:rsidRPr="00C61461">
        <w:rPr>
          <w:rFonts w:cs="David" w:hint="cs"/>
          <w:color w:val="000000" w:themeColor="text1"/>
        </w:rPr>
        <w:t xml:space="preserve">The following proposal </w:t>
      </w:r>
      <w:bookmarkStart w:id="13" w:name="OLE_LINK164"/>
      <w:bookmarkStart w:id="14" w:name="OLE_LINK165"/>
      <w:r w:rsidR="00582174">
        <w:rPr>
          <w:rFonts w:cs="David"/>
          <w:color w:val="000000" w:themeColor="text1"/>
        </w:rPr>
        <w:t>offers</w:t>
      </w:r>
      <w:r w:rsidR="00E3616C" w:rsidRPr="00C61461">
        <w:rPr>
          <w:rFonts w:cs="David" w:hint="cs"/>
          <w:color w:val="000000" w:themeColor="text1"/>
        </w:rPr>
        <w:t xml:space="preserve"> </w:t>
      </w:r>
      <w:bookmarkEnd w:id="13"/>
      <w:bookmarkEnd w:id="14"/>
      <w:ins w:id="15" w:author="Idit Balachsan" w:date="2019-07-30T09:42:00Z">
        <w:r w:rsidR="00137494">
          <w:rPr>
            <w:rFonts w:cs="David"/>
            <w:color w:val="000000" w:themeColor="text1"/>
          </w:rPr>
          <w:t xml:space="preserve">to investigate </w:t>
        </w:r>
      </w:ins>
      <w:ins w:id="16" w:author="Idit Balachsan" w:date="2019-07-30T09:43:00Z">
        <w:r w:rsidR="00137494">
          <w:rPr>
            <w:rFonts w:cs="David"/>
            <w:color w:val="000000" w:themeColor="text1"/>
          </w:rPr>
          <w:t xml:space="preserve">the theoretical and practical aspects through </w:t>
        </w:r>
      </w:ins>
      <w:r w:rsidR="00E3616C" w:rsidRPr="00C61461">
        <w:rPr>
          <w:rFonts w:cs="David" w:hint="cs"/>
          <w:color w:val="000000" w:themeColor="text1"/>
        </w:rPr>
        <w:t>a multi-objective optimization model</w:t>
      </w:r>
      <w:r w:rsidR="008E3823">
        <w:rPr>
          <w:rFonts w:cs="David"/>
          <w:color w:val="000000" w:themeColor="text1"/>
        </w:rPr>
        <w:t>,</w:t>
      </w:r>
      <w:r w:rsidR="00E3616C" w:rsidRPr="00C61461">
        <w:rPr>
          <w:rFonts w:cs="David" w:hint="cs"/>
          <w:color w:val="000000" w:themeColor="text1"/>
        </w:rPr>
        <w:t xml:space="preserve"> </w:t>
      </w:r>
      <w:r w:rsidR="00EC3A76">
        <w:rPr>
          <w:rFonts w:cs="David"/>
          <w:color w:val="000000" w:themeColor="text1"/>
        </w:rPr>
        <w:t xml:space="preserve">coupled with </w:t>
      </w:r>
      <w:r w:rsidR="005E533C">
        <w:rPr>
          <w:rFonts w:cs="David"/>
          <w:color w:val="000000" w:themeColor="text1"/>
        </w:rPr>
        <w:t xml:space="preserve">an </w:t>
      </w:r>
      <w:r w:rsidR="00D10425">
        <w:rPr>
          <w:rFonts w:cs="David"/>
          <w:color w:val="000000" w:themeColor="text1"/>
        </w:rPr>
        <w:t>air pollution</w:t>
      </w:r>
      <w:r w:rsidR="00522327">
        <w:rPr>
          <w:rFonts w:cs="David"/>
          <w:color w:val="000000" w:themeColor="text1"/>
        </w:rPr>
        <w:t xml:space="preserve"> </w:t>
      </w:r>
      <w:r w:rsidR="00EC3A76">
        <w:rPr>
          <w:rFonts w:cs="David"/>
          <w:color w:val="000000" w:themeColor="text1"/>
        </w:rPr>
        <w:t>model</w:t>
      </w:r>
      <w:r w:rsidR="008E3823">
        <w:rPr>
          <w:rFonts w:cs="David"/>
          <w:color w:val="000000" w:themeColor="text1"/>
        </w:rPr>
        <w:t>,</w:t>
      </w:r>
      <w:r w:rsidR="00EC3A76">
        <w:rPr>
          <w:rFonts w:cs="David"/>
          <w:color w:val="000000" w:themeColor="text1"/>
        </w:rPr>
        <w:t xml:space="preserve"> </w:t>
      </w:r>
      <w:r w:rsidR="00E3616C" w:rsidRPr="00C61461">
        <w:rPr>
          <w:rFonts w:cs="David" w:hint="cs"/>
          <w:color w:val="000000" w:themeColor="text1"/>
        </w:rPr>
        <w:t xml:space="preserve">for </w:t>
      </w:r>
      <w:r w:rsidR="00D10425">
        <w:rPr>
          <w:rFonts w:cs="David"/>
          <w:color w:val="000000" w:themeColor="text1"/>
        </w:rPr>
        <w:t xml:space="preserve">studying </w:t>
      </w:r>
      <w:r w:rsidR="00E3616C" w:rsidRPr="00C61461">
        <w:rPr>
          <w:rFonts w:cs="David" w:hint="cs"/>
          <w:color w:val="000000" w:themeColor="text1"/>
        </w:rPr>
        <w:t xml:space="preserve">the deployment of </w:t>
      </w:r>
      <w:r w:rsidR="00E3616C" w:rsidRPr="00C61461">
        <w:rPr>
          <w:rFonts w:cs="David"/>
          <w:color w:val="000000" w:themeColor="text1"/>
        </w:rPr>
        <w:t>WDESN</w:t>
      </w:r>
      <w:r w:rsidR="00D86B61">
        <w:rPr>
          <w:rFonts w:cs="David"/>
          <w:color w:val="000000" w:themeColor="text1"/>
        </w:rPr>
        <w:t xml:space="preserve"> in a site with</w:t>
      </w:r>
      <w:del w:id="17" w:author="Idit Balachsan" w:date="2019-07-30T09:45:00Z">
        <w:r w:rsidR="00D86B61" w:rsidDel="00137494">
          <w:rPr>
            <w:rFonts w:cs="David"/>
            <w:color w:val="000000" w:themeColor="text1"/>
          </w:rPr>
          <w:delText xml:space="preserve"> a</w:delText>
        </w:r>
      </w:del>
      <w:r w:rsidR="00D86B61">
        <w:rPr>
          <w:rFonts w:cs="David"/>
          <w:color w:val="000000" w:themeColor="text1"/>
        </w:rPr>
        <w:t xml:space="preserve"> complex source</w:t>
      </w:r>
      <w:ins w:id="18" w:author="Idit Balachsan" w:date="2019-07-30T09:43:00Z">
        <w:r w:rsidR="00137494">
          <w:rPr>
            <w:rFonts w:cs="David"/>
            <w:color w:val="000000" w:themeColor="text1"/>
          </w:rPr>
          <w:t>s</w:t>
        </w:r>
      </w:ins>
      <w:ins w:id="19" w:author="Idit Balachsan" w:date="2019-07-30T09:45:00Z">
        <w:r w:rsidR="00137494">
          <w:rPr>
            <w:rFonts w:cs="David"/>
            <w:color w:val="000000" w:themeColor="text1"/>
          </w:rPr>
          <w:t>’</w:t>
        </w:r>
      </w:ins>
      <w:ins w:id="20" w:author="Idit Balachsan" w:date="2019-07-30T09:47:00Z">
        <w:r w:rsidR="004703E8">
          <w:rPr>
            <w:rFonts w:cs="David"/>
            <w:color w:val="000000" w:themeColor="text1"/>
          </w:rPr>
          <w:t xml:space="preserve"> </w:t>
        </w:r>
      </w:ins>
      <w:ins w:id="21" w:author="Idit Balachsan" w:date="2019-07-30T09:45:00Z">
        <w:r w:rsidR="00137494">
          <w:rPr>
            <w:rFonts w:cs="David"/>
            <w:color w:val="000000" w:themeColor="text1"/>
          </w:rPr>
          <w:t>configuration</w:t>
        </w:r>
      </w:ins>
      <w:r w:rsidR="00D86B61">
        <w:rPr>
          <w:rFonts w:cs="David"/>
          <w:color w:val="000000" w:themeColor="text1"/>
        </w:rPr>
        <w:t xml:space="preserve"> </w:t>
      </w:r>
      <w:del w:id="22" w:author="Idit Balachsan" w:date="2019-07-30T09:46:00Z">
        <w:r w:rsidR="00D86B61" w:rsidDel="00137494">
          <w:rPr>
            <w:rFonts w:cs="David"/>
            <w:color w:val="000000" w:themeColor="text1"/>
          </w:rPr>
          <w:delText xml:space="preserve">term </w:delText>
        </w:r>
      </w:del>
      <w:r w:rsidR="00D86B61">
        <w:rPr>
          <w:rFonts w:cs="David"/>
          <w:color w:val="000000" w:themeColor="text1"/>
        </w:rPr>
        <w:t xml:space="preserve">and changing </w:t>
      </w:r>
      <w:r w:rsidR="00985AED">
        <w:rPr>
          <w:rFonts w:cs="David"/>
          <w:color w:val="000000" w:themeColor="text1"/>
        </w:rPr>
        <w:t>weather</w:t>
      </w:r>
      <w:r w:rsidR="00D86B61">
        <w:rPr>
          <w:rFonts w:cs="David"/>
          <w:color w:val="000000" w:themeColor="text1"/>
        </w:rPr>
        <w:t xml:space="preserve"> conditions</w:t>
      </w:r>
      <w:r w:rsidR="004A788B">
        <w:rPr>
          <w:rFonts w:cs="David"/>
          <w:color w:val="000000" w:themeColor="text1"/>
        </w:rPr>
        <w:t>. The basic model</w:t>
      </w:r>
      <w:r w:rsidR="00E3616C" w:rsidRPr="00C61461">
        <w:rPr>
          <w:rFonts w:cs="David" w:hint="cs"/>
          <w:color w:val="000000" w:themeColor="text1"/>
        </w:rPr>
        <w:t xml:space="preserve"> aim</w:t>
      </w:r>
      <w:r w:rsidR="004A788B">
        <w:rPr>
          <w:rFonts w:cs="David"/>
          <w:color w:val="000000" w:themeColor="text1"/>
        </w:rPr>
        <w:t>s</w:t>
      </w:r>
      <w:r w:rsidR="00E3616C" w:rsidRPr="00C61461">
        <w:rPr>
          <w:rFonts w:cs="David" w:hint="cs"/>
          <w:color w:val="000000" w:themeColor="text1"/>
        </w:rPr>
        <w:t xml:space="preserve"> at </w:t>
      </w:r>
      <w:r w:rsidR="00E3616C" w:rsidRPr="00C61461">
        <w:rPr>
          <w:rFonts w:cs="David"/>
          <w:color w:val="000000" w:themeColor="text1"/>
        </w:rPr>
        <w:t>finding a</w:t>
      </w:r>
      <w:ins w:id="23" w:author="Idit Balachsan" w:date="2019-07-30T09:46:00Z">
        <w:r w:rsidR="00137494">
          <w:rPr>
            <w:rFonts w:cs="David"/>
            <w:color w:val="000000" w:themeColor="text1"/>
          </w:rPr>
          <w:t xml:space="preserve">n algorithm </w:t>
        </w:r>
      </w:ins>
      <w:del w:id="24" w:author="Idit Balachsan" w:date="2019-07-30T09:46:00Z">
        <w:r w:rsidR="00E3616C" w:rsidRPr="00C61461" w:rsidDel="00137494">
          <w:rPr>
            <w:rFonts w:cs="David"/>
            <w:color w:val="000000" w:themeColor="text1"/>
          </w:rPr>
          <w:delText xml:space="preserve"> protocol </w:delText>
        </w:r>
      </w:del>
      <w:r w:rsidR="00E3616C" w:rsidRPr="00C61461">
        <w:rPr>
          <w:rFonts w:cs="David"/>
          <w:color w:val="000000" w:themeColor="text1"/>
        </w:rPr>
        <w:t>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E35620">
        <w:t>p</w:t>
      </w:r>
      <w:r w:rsidR="006D5882">
        <w:t xml:space="preserve">airwise Euclidean </w:t>
      </w:r>
      <w:r w:rsidR="00E35620">
        <w:t>d</w:t>
      </w:r>
      <w:r w:rsidR="006D5882">
        <w:t>istance (PED) between the sensor network potential readings</w:t>
      </w:r>
      <w:r w:rsidR="00F12B72">
        <w:t xml:space="preserve"> of</w:t>
      </w:r>
      <w:r w:rsidR="006D5882">
        <w:t xml:space="preserve"> different number of active </w:t>
      </w:r>
      <w:r w:rsidR="00544B5A">
        <w:t xml:space="preserve">sources. </w:t>
      </w:r>
      <w:ins w:id="25" w:author="Idit Balachsan" w:date="2019-07-30T09:47:00Z">
        <w:r w:rsidR="00137494">
          <w:t xml:space="preserve">The task in hand is very complex and in order to accomplish it successfully, </w:t>
        </w:r>
      </w:ins>
      <w:del w:id="26" w:author="Idit Balachsan" w:date="2019-07-30T09:47:00Z">
        <w:r w:rsidR="00674F8E" w:rsidDel="00137494">
          <w:delText>Three</w:delText>
        </w:r>
        <w:r w:rsidR="00674F8E" w:rsidDel="00137494">
          <w:rPr>
            <w:rFonts w:asciiTheme="majorBidi" w:hAnsiTheme="majorBidi" w:cstheme="majorBidi"/>
          </w:rPr>
          <w:delText xml:space="preserve"> </w:delText>
        </w:r>
      </w:del>
      <w:ins w:id="27" w:author="Idit Balachsan" w:date="2019-07-30T09:47:00Z">
        <w:r w:rsidR="00137494">
          <w:t>three</w:t>
        </w:r>
        <w:r w:rsidR="00137494">
          <w:rPr>
            <w:rFonts w:asciiTheme="majorBidi" w:hAnsiTheme="majorBidi" w:cstheme="majorBidi"/>
          </w:rPr>
          <w:t xml:space="preserve"> </w:t>
        </w:r>
      </w:ins>
      <w:r w:rsidR="002F660C">
        <w:rPr>
          <w:rFonts w:asciiTheme="majorBidi" w:hAnsiTheme="majorBidi" w:cstheme="majorBidi"/>
        </w:rPr>
        <w:t xml:space="preserve">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 xml:space="preserve">the sensitivity of the network to changes in </w:t>
      </w:r>
      <w:r w:rsidR="00FF6013">
        <w:rPr>
          <w:rFonts w:cs="David"/>
        </w:rPr>
        <w:t>emissions</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xml:space="preserve">, considering a change in weather </w:t>
      </w:r>
      <w:r w:rsidR="00CD72F7">
        <w:rPr>
          <w:rFonts w:cs="David"/>
          <w:color w:val="000000" w:themeColor="text1"/>
        </w:rPr>
        <w:t xml:space="preserve">or emission </w:t>
      </w:r>
      <w:r w:rsidR="00BF5DBC">
        <w:rPr>
          <w:rFonts w:cs="David"/>
          <w:color w:val="000000" w:themeColor="text1"/>
        </w:rPr>
        <w:t>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9512D6">
        <w:rPr>
          <w:rFonts w:cs="David"/>
          <w:color w:val="000000" w:themeColor="text1"/>
        </w:rPr>
        <w:t xml:space="preserve"> </w:t>
      </w:r>
      <w:r w:rsidR="009512D6" w:rsidRPr="004C280C">
        <w:rPr>
          <w:rFonts w:cs="David"/>
          <w:color w:val="000000" w:themeColor="text1"/>
        </w:rPr>
        <w:t xml:space="preserve">and emission patterns. </w:t>
      </w:r>
      <w:r w:rsidR="00BF5DBC" w:rsidRPr="004C280C">
        <w:rPr>
          <w:rFonts w:cs="David"/>
          <w:color w:val="000000" w:themeColor="text1"/>
        </w:rPr>
        <w:t xml:space="preserve"> </w:t>
      </w:r>
      <w:r w:rsidR="00C545F0">
        <w:rPr>
          <w:rFonts w:cs="David"/>
          <w:color w:val="000000"/>
        </w:rPr>
        <w:t xml:space="preserve">An initial </w:t>
      </w:r>
      <w:r w:rsidR="00EE47F6">
        <w:rPr>
          <w:rFonts w:cs="David"/>
          <w:color w:val="000000"/>
        </w:rPr>
        <w:t xml:space="preserve">simulation set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11" w:displacedByCustomXml="next"/>
    <w:bookmarkEnd w:id="10"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noProof/>
        </w:rPr>
      </w:sdtEndPr>
      <w:sdtContent>
        <w:p w14:paraId="24DDFB19" w14:textId="2A95FA0F" w:rsidR="00EF1A3E" w:rsidRPr="0088444A" w:rsidRDefault="00EF1A3E" w:rsidP="0088444A">
          <w:pPr>
            <w:pStyle w:val="TOCHeading"/>
            <w:numPr>
              <w:ilvl w:val="0"/>
              <w:numId w:val="0"/>
            </w:numPr>
            <w:rPr>
              <w:rFonts w:ascii="David" w:eastAsia="Times New Roman" w:hAnsi="David" w:cs="David"/>
              <w:color w:val="auto"/>
              <w:lang w:bidi="he-IL"/>
            </w:rPr>
          </w:pPr>
          <w:r w:rsidRPr="0089641E">
            <w:rPr>
              <w:rFonts w:ascii="David" w:eastAsia="Times New Roman" w:hAnsi="David" w:cs="David"/>
              <w:color w:val="auto"/>
              <w:lang w:bidi="he-IL"/>
            </w:rPr>
            <w:t>Table of Contents</w:t>
          </w:r>
        </w:p>
        <w:p w14:paraId="56A6E8D1" w14:textId="77777777" w:rsidR="0089641E" w:rsidRPr="0088444A" w:rsidRDefault="0089641E" w:rsidP="0056587D">
          <w:pPr>
            <w:rPr>
              <w:rFonts w:cs="David"/>
            </w:rPr>
          </w:pPr>
        </w:p>
        <w:p w14:paraId="5313B7DA" w14:textId="68150654" w:rsidR="0088444A" w:rsidRPr="0088444A" w:rsidRDefault="00EF1A3E" w:rsidP="0088444A">
          <w:pPr>
            <w:pStyle w:val="TOC1"/>
            <w:rPr>
              <w:rFonts w:ascii="David" w:eastAsiaTheme="minorEastAsia" w:hAnsi="David" w:cs="David"/>
              <w:b w:val="0"/>
              <w:bCs w:val="0"/>
              <w:i w:val="0"/>
              <w:iCs w:val="0"/>
              <w:noProof/>
              <w:rtl/>
            </w:rPr>
          </w:pPr>
          <w:r w:rsidRPr="0088444A">
            <w:rPr>
              <w:rFonts w:ascii="David" w:hAnsi="David" w:cs="David" w:hint="cs"/>
              <w:i w:val="0"/>
              <w:iCs w:val="0"/>
            </w:rPr>
            <w:fldChar w:fldCharType="begin"/>
          </w:r>
          <w:r w:rsidRPr="0088444A">
            <w:rPr>
              <w:rFonts w:ascii="David" w:hAnsi="David" w:cs="David" w:hint="cs"/>
              <w:i w:val="0"/>
              <w:iCs w:val="0"/>
            </w:rPr>
            <w:instrText xml:space="preserve"> TOC \o "1-3" \h \z \u </w:instrText>
          </w:r>
          <w:r w:rsidRPr="0088444A">
            <w:rPr>
              <w:rFonts w:ascii="David" w:hAnsi="David" w:cs="David" w:hint="cs"/>
              <w:i w:val="0"/>
              <w:iCs w:val="0"/>
            </w:rPr>
            <w:fldChar w:fldCharType="separate"/>
          </w:r>
          <w:r w:rsidR="003705CF">
            <w:fldChar w:fldCharType="begin"/>
          </w:r>
          <w:r w:rsidR="003705CF">
            <w:instrText xml:space="preserve"> HYPERLINK \l "_Toc14991874" </w:instrText>
          </w:r>
          <w:r w:rsidR="003705CF">
            <w:fldChar w:fldCharType="separate"/>
          </w:r>
          <w:r w:rsidR="0088444A" w:rsidRPr="0088444A">
            <w:rPr>
              <w:rStyle w:val="Hyperlink"/>
              <w:rFonts w:ascii="David" w:eastAsiaTheme="minorHAnsi" w:hAnsi="David" w:cs="David" w:hint="cs"/>
              <w:noProof/>
            </w:rPr>
            <w:t>1</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Introduction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w:t>
          </w:r>
          <w:r w:rsidR="0088444A" w:rsidRPr="0088444A">
            <w:rPr>
              <w:rFonts w:ascii="David" w:hAnsi="David" w:cs="David" w:hint="cs"/>
              <w:noProof/>
              <w:webHidden/>
              <w:rtl/>
            </w:rPr>
            <w:fldChar w:fldCharType="end"/>
          </w:r>
          <w:r w:rsidR="003705CF">
            <w:rPr>
              <w:rFonts w:ascii="David" w:hAnsi="David" w:cs="David"/>
              <w:noProof/>
            </w:rPr>
            <w:fldChar w:fldCharType="end"/>
          </w:r>
        </w:p>
        <w:p w14:paraId="36811504" w14:textId="2B268970"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"_Toc14991875" </w:instrText>
          </w:r>
          <w:r>
            <w:fldChar w:fldCharType="separate"/>
          </w:r>
          <w:r w:rsidR="0088444A" w:rsidRPr="0088444A">
            <w:rPr>
              <w:rStyle w:val="Hyperlink"/>
              <w:rFonts w:ascii="David" w:hAnsi="David" w:cs="David" w:hint="cs"/>
              <w:noProof/>
            </w:rPr>
            <w:t>1.1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Air pollution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Toc14991875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w:t>
          </w:r>
          <w:r w:rsidR="0088444A" w:rsidRPr="0088444A">
            <w:rPr>
              <w:rFonts w:ascii="David" w:hAnsi="David" w:cs="David" w:hint="cs"/>
              <w:noProof/>
              <w:webHidden/>
              <w:rtl/>
            </w:rPr>
            <w:fldChar w:fldCharType="end"/>
          </w:r>
          <w:r>
            <w:rPr>
              <w:rFonts w:ascii="David" w:hAnsi="David" w:cs="David"/>
              <w:noProof/>
            </w:rPr>
            <w:fldChar w:fldCharType="end"/>
          </w:r>
        </w:p>
        <w:p w14:paraId="111006BC" w14:textId="62D6A010" w:rsidR="0088444A" w:rsidRPr="0088444A" w:rsidRDefault="003705CF" w:rsidP="0088444A">
          <w:pPr>
            <w:pStyle w:val="TOC2"/>
            <w:tabs>
              <w:tab w:val="left" w:pos="2384"/>
            </w:tabs>
            <w:rPr>
              <w:rFonts w:ascii="David" w:eastAsiaTheme="minorEastAsia" w:hAnsi="David" w:cs="David"/>
              <w:b w:val="0"/>
              <w:bCs w:val="0"/>
              <w:noProof/>
              <w:sz w:val="24"/>
              <w:szCs w:val="24"/>
              <w:rtl/>
            </w:rPr>
          </w:pPr>
          <w:r>
            <w:fldChar w:fldCharType="begin"/>
          </w:r>
          <w:r>
            <w:instrText xml:space="preserve"> HYPERLINK \l "_Toc14991876" </w:instrText>
          </w:r>
          <w:r>
            <w:fldChar w:fldCharType="separate"/>
          </w:r>
          <w:r w:rsidR="0088444A" w:rsidRPr="0088444A">
            <w:rPr>
              <w:rStyle w:val="Hyperlink"/>
              <w:rFonts w:ascii="David" w:hAnsi="David" w:cs="David" w:hint="cs"/>
              <w:noProof/>
            </w:rPr>
            <w:t>1.2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Monitoring air pollution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Toc14991876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w:t>
          </w:r>
          <w:r w:rsidR="0088444A" w:rsidRPr="0088444A">
            <w:rPr>
              <w:rFonts w:ascii="David" w:hAnsi="David" w:cs="David" w:hint="cs"/>
              <w:noProof/>
              <w:webHidden/>
              <w:rtl/>
            </w:rPr>
            <w:fldChar w:fldCharType="end"/>
          </w:r>
          <w:r>
            <w:rPr>
              <w:rFonts w:ascii="David" w:hAnsi="David" w:cs="David"/>
              <w:noProof/>
            </w:rPr>
            <w:fldChar w:fldCharType="end"/>
          </w:r>
        </w:p>
        <w:p w14:paraId="2EDF0A54" w14:textId="24930571" w:rsidR="0088444A" w:rsidRPr="0088444A" w:rsidRDefault="003705CF" w:rsidP="0088444A">
          <w:pPr>
            <w:pStyle w:val="TOC2"/>
            <w:tabs>
              <w:tab w:val="left" w:pos="4616"/>
            </w:tabs>
            <w:rPr>
              <w:rFonts w:ascii="David" w:eastAsiaTheme="minorEastAsia" w:hAnsi="David" w:cs="David"/>
              <w:b w:val="0"/>
              <w:bCs w:val="0"/>
              <w:noProof/>
              <w:sz w:val="24"/>
              <w:szCs w:val="24"/>
              <w:rtl/>
            </w:rPr>
          </w:pPr>
          <w:r>
            <w:fldChar w:fldCharType="begin"/>
          </w:r>
          <w:r>
            <w:instrText xml:space="preserve"> HYPERLINK \l "_Toc14991877" </w:instrText>
          </w:r>
          <w:r>
            <w:fldChar w:fldCharType="separate"/>
          </w:r>
          <w:r w:rsidR="0088444A" w:rsidRPr="0088444A">
            <w:rPr>
              <w:rStyle w:val="Hyperlink"/>
              <w:rFonts w:ascii="David" w:hAnsi="David" w:cs="David" w:hint="cs"/>
              <w:noProof/>
            </w:rPr>
            <w:t>1.3</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Air pollution representation in time and in space</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Toc14991877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w:t>
          </w:r>
          <w:r w:rsidR="0088444A" w:rsidRPr="0088444A">
            <w:rPr>
              <w:rFonts w:ascii="David" w:hAnsi="David" w:cs="David" w:hint="cs"/>
              <w:noProof/>
              <w:webHidden/>
              <w:rtl/>
            </w:rPr>
            <w:fldChar w:fldCharType="end"/>
          </w:r>
          <w:r>
            <w:rPr>
              <w:rFonts w:ascii="David" w:hAnsi="David" w:cs="David"/>
              <w:noProof/>
            </w:rPr>
            <w:fldChar w:fldCharType="end"/>
          </w:r>
        </w:p>
        <w:p w14:paraId="3D9BFC8D" w14:textId="586FAF72" w:rsidR="0088444A" w:rsidRPr="0088444A" w:rsidRDefault="003705CF" w:rsidP="0088444A">
          <w:pPr>
            <w:pStyle w:val="TOC2"/>
            <w:tabs>
              <w:tab w:val="left" w:pos="2331"/>
            </w:tabs>
            <w:rPr>
              <w:rFonts w:ascii="David" w:eastAsiaTheme="minorEastAsia" w:hAnsi="David" w:cs="David"/>
              <w:b w:val="0"/>
              <w:bCs w:val="0"/>
              <w:noProof/>
              <w:sz w:val="24"/>
              <w:szCs w:val="24"/>
              <w:rtl/>
            </w:rPr>
          </w:pPr>
          <w:r>
            <w:fldChar w:fldCharType="begin"/>
          </w:r>
          <w:r>
            <w:instrText xml:space="preserve"> HYPERLINK \l "_Toc14991878" </w:instrText>
          </w:r>
          <w:r>
            <w:fldChar w:fldCharType="separate"/>
          </w:r>
          <w:r w:rsidR="0088444A" w:rsidRPr="0088444A">
            <w:rPr>
              <w:rStyle w:val="Hyperlink"/>
              <w:rFonts w:ascii="David" w:hAnsi="David" w:cs="David" w:hint="cs"/>
              <w:noProof/>
            </w:rPr>
            <w:t>1.4</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Source term estimation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Toc14991878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3</w:t>
          </w:r>
          <w:r w:rsidR="0088444A" w:rsidRPr="0088444A">
            <w:rPr>
              <w:rFonts w:ascii="David" w:hAnsi="David" w:cs="David" w:hint="cs"/>
              <w:noProof/>
              <w:webHidden/>
              <w:rtl/>
            </w:rPr>
            <w:fldChar w:fldCharType="end"/>
          </w:r>
          <w:r>
            <w:rPr>
              <w:rFonts w:ascii="David" w:hAnsi="David" w:cs="David"/>
              <w:noProof/>
            </w:rPr>
            <w:fldChar w:fldCharType="end"/>
          </w:r>
        </w:p>
        <w:p w14:paraId="2434845E" w14:textId="5DE04BED"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"_Toc14991879" </w:instrText>
          </w:r>
          <w:r>
            <w:fldChar w:fldCharType="separate"/>
          </w:r>
          <w:r w:rsidR="0088444A" w:rsidRPr="0088444A">
            <w:rPr>
              <w:rStyle w:val="Hyperlink"/>
              <w:rFonts w:ascii="David" w:hAnsi="David" w:cs="David" w:hint="cs"/>
              <w:noProof/>
            </w:rPr>
            <w:t>1.5</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Network deployment</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Toc14991879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3</w:t>
          </w:r>
          <w:r w:rsidR="0088444A" w:rsidRPr="0088444A">
            <w:rPr>
              <w:rFonts w:ascii="David" w:hAnsi="David" w:cs="David" w:hint="cs"/>
              <w:noProof/>
              <w:webHidden/>
              <w:rtl/>
            </w:rPr>
            <w:fldChar w:fldCharType="end"/>
          </w:r>
          <w:r>
            <w:rPr>
              <w:rFonts w:ascii="David" w:hAnsi="David" w:cs="David"/>
              <w:noProof/>
            </w:rPr>
            <w:fldChar w:fldCharType="end"/>
          </w:r>
        </w:p>
        <w:p w14:paraId="0DC6C725" w14:textId="6E82ACE5" w:rsidR="0088444A" w:rsidRPr="0088444A" w:rsidRDefault="003705CF" w:rsidP="0088444A">
          <w:pPr>
            <w:pStyle w:val="TOC1"/>
            <w:tabs>
              <w:tab w:val="left" w:pos="3580"/>
            </w:tabs>
            <w:rPr>
              <w:rFonts w:ascii="David" w:eastAsiaTheme="minorEastAsia" w:hAnsi="David" w:cs="David"/>
              <w:b w:val="0"/>
              <w:bCs w:val="0"/>
              <w:i w:val="0"/>
              <w:iCs w:val="0"/>
              <w:noProof/>
              <w:rtl/>
            </w:rPr>
          </w:pPr>
          <w:r>
            <w:fldChar w:fldCharType="begin"/>
          </w:r>
          <w:r>
            <w:instrText xml:space="preserve"> HYPERLINK \l "_Toc14991880" </w:instrText>
          </w:r>
          <w:r>
            <w:fldChar w:fldCharType="separate"/>
          </w:r>
          <w:r w:rsidR="0088444A" w:rsidRPr="0088444A">
            <w:rPr>
              <w:rStyle w:val="Hyperlink"/>
              <w:rFonts w:ascii="David" w:hAnsi="David" w:cs="David" w:hint="cs"/>
              <w:noProof/>
            </w:rPr>
            <w:t>2</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Research hypothesis and objectives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Toc14991880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5</w:t>
          </w:r>
          <w:r w:rsidR="0088444A" w:rsidRPr="0088444A">
            <w:rPr>
              <w:rFonts w:ascii="David" w:hAnsi="David" w:cs="David" w:hint="cs"/>
              <w:noProof/>
              <w:webHidden/>
              <w:rtl/>
            </w:rPr>
            <w:fldChar w:fldCharType="end"/>
          </w:r>
          <w:r>
            <w:rPr>
              <w:rFonts w:ascii="David" w:hAnsi="David" w:cs="David"/>
              <w:noProof/>
            </w:rPr>
            <w:fldChar w:fldCharType="end"/>
          </w:r>
        </w:p>
        <w:p w14:paraId="1DD28460" w14:textId="11B9A67C"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"_Toc14991881" </w:instrText>
          </w:r>
          <w:r>
            <w:fldChar w:fldCharType="separate"/>
          </w:r>
          <w:r w:rsidR="0088444A" w:rsidRPr="0088444A">
            <w:rPr>
              <w:rStyle w:val="Hyperlink"/>
              <w:rFonts w:ascii="David" w:hAnsi="David" w:cs="David" w:hint="cs"/>
              <w:noProof/>
            </w:rPr>
            <w:t>2.1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Research hypothesis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Toc14991881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5</w:t>
          </w:r>
          <w:r w:rsidR="0088444A" w:rsidRPr="0088444A">
            <w:rPr>
              <w:rFonts w:ascii="David" w:hAnsi="David" w:cs="David" w:hint="cs"/>
              <w:noProof/>
              <w:webHidden/>
              <w:rtl/>
            </w:rPr>
            <w:fldChar w:fldCharType="end"/>
          </w:r>
          <w:r>
            <w:rPr>
              <w:rFonts w:ascii="David" w:hAnsi="David" w:cs="David"/>
              <w:noProof/>
            </w:rPr>
            <w:fldChar w:fldCharType="end"/>
          </w:r>
        </w:p>
        <w:p w14:paraId="302D179D" w14:textId="6FE0F471"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"_Toc14991882" </w:instrText>
          </w:r>
          <w:r>
            <w:fldChar w:fldCharType="separate"/>
          </w:r>
          <w:r w:rsidR="0088444A" w:rsidRPr="0088444A">
            <w:rPr>
              <w:rStyle w:val="Hyperlink"/>
              <w:rFonts w:ascii="David" w:hAnsi="David" w:cs="David" w:hint="cs"/>
              <w:noProof/>
            </w:rPr>
            <w:t>2.2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Research objectives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Toc14991882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5</w:t>
          </w:r>
          <w:r w:rsidR="0088444A" w:rsidRPr="0088444A">
            <w:rPr>
              <w:rFonts w:ascii="David" w:hAnsi="David" w:cs="David" w:hint="cs"/>
              <w:noProof/>
              <w:webHidden/>
              <w:rtl/>
            </w:rPr>
            <w:fldChar w:fldCharType="end"/>
          </w:r>
          <w:r>
            <w:rPr>
              <w:rFonts w:ascii="David" w:hAnsi="David" w:cs="David"/>
              <w:noProof/>
            </w:rPr>
            <w:fldChar w:fldCharType="end"/>
          </w:r>
        </w:p>
        <w:p w14:paraId="4CEFB97A" w14:textId="5CE96528" w:rsidR="0088444A" w:rsidRPr="0088444A" w:rsidRDefault="003705CF" w:rsidP="0088444A">
          <w:pPr>
            <w:pStyle w:val="TOC1"/>
            <w:tabs>
              <w:tab w:val="left" w:pos="2252"/>
            </w:tabs>
            <w:rPr>
              <w:rFonts w:ascii="David" w:eastAsiaTheme="minorEastAsia" w:hAnsi="David" w:cs="David"/>
              <w:b w:val="0"/>
              <w:bCs w:val="0"/>
              <w:i w:val="0"/>
              <w:iCs w:val="0"/>
              <w:noProof/>
              <w:rtl/>
            </w:rPr>
          </w:pPr>
          <w:r>
            <w:fldChar w:fldCharType="begin"/>
          </w:r>
          <w:r>
            <w:instrText xml:space="preserve"> HYPERLINK \l "_Toc14991883" </w:instrText>
          </w:r>
          <w:r>
            <w:fldChar w:fldCharType="separate"/>
          </w:r>
          <w:r w:rsidR="0088444A" w:rsidRPr="0088444A">
            <w:rPr>
              <w:rStyle w:val="Hyperlink"/>
              <w:rFonts w:ascii="David" w:hAnsi="David" w:cs="David" w:hint="cs"/>
              <w:noProof/>
            </w:rPr>
            <w:t>3</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Research contribution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Toc14991883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6</w:t>
          </w:r>
          <w:r w:rsidR="0088444A" w:rsidRPr="0088444A">
            <w:rPr>
              <w:rFonts w:ascii="David" w:hAnsi="David" w:cs="David" w:hint="cs"/>
              <w:noProof/>
              <w:webHidden/>
              <w:rtl/>
            </w:rPr>
            <w:fldChar w:fldCharType="end"/>
          </w:r>
          <w:r>
            <w:rPr>
              <w:rFonts w:ascii="David" w:hAnsi="David" w:cs="David"/>
              <w:noProof/>
            </w:rPr>
            <w:fldChar w:fldCharType="end"/>
          </w:r>
        </w:p>
        <w:p w14:paraId="23AB5630" w14:textId="5CCBDC8D" w:rsidR="0088444A" w:rsidRPr="0088444A" w:rsidRDefault="003705CF" w:rsidP="0088444A">
          <w:pPr>
            <w:pStyle w:val="TOC1"/>
            <w:tabs>
              <w:tab w:val="left" w:pos="1920"/>
            </w:tabs>
            <w:rPr>
              <w:rFonts w:ascii="David" w:eastAsiaTheme="minorEastAsia" w:hAnsi="David" w:cs="David"/>
              <w:b w:val="0"/>
              <w:bCs w:val="0"/>
              <w:i w:val="0"/>
              <w:iCs w:val="0"/>
              <w:noProof/>
              <w:rtl/>
            </w:rPr>
          </w:pPr>
          <w:r>
            <w:fldChar w:fldCharType="begin"/>
          </w:r>
          <w:r>
            <w:instrText xml:space="preserve"> HYPERLINK \l "_Toc14991884" </w:instrText>
          </w:r>
          <w:r>
            <w:fldChar w:fldCharType="separate"/>
          </w:r>
          <w:r w:rsidR="0088444A" w:rsidRPr="0088444A">
            <w:rPr>
              <w:rStyle w:val="Hyperlink"/>
              <w:rFonts w:ascii="David" w:hAnsi="David" w:cs="David" w:hint="cs"/>
              <w:noProof/>
            </w:rPr>
            <w:t>4</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Literature review</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7</w:t>
          </w:r>
          <w:r w:rsidR="0088444A" w:rsidRPr="0088444A">
            <w:rPr>
              <w:rFonts w:ascii="David" w:hAnsi="David" w:cs="David" w:hint="cs"/>
              <w:noProof/>
              <w:webHidden/>
              <w:rtl/>
            </w:rPr>
            <w:fldChar w:fldCharType="end"/>
          </w:r>
          <w:r>
            <w:rPr>
              <w:rFonts w:ascii="David" w:hAnsi="David" w:cs="David"/>
              <w:noProof/>
            </w:rPr>
            <w:fldChar w:fldCharType="end"/>
          </w:r>
        </w:p>
        <w:p w14:paraId="7F16333E" w14:textId="043C0168" w:rsidR="0088444A" w:rsidRPr="0088444A" w:rsidRDefault="003705CF" w:rsidP="0088444A">
          <w:pPr>
            <w:pStyle w:val="TOC2"/>
            <w:tabs>
              <w:tab w:val="left" w:pos="3480"/>
            </w:tabs>
            <w:rPr>
              <w:rFonts w:ascii="David" w:eastAsiaTheme="minorEastAsia" w:hAnsi="David" w:cs="David"/>
              <w:b w:val="0"/>
              <w:bCs w:val="0"/>
              <w:noProof/>
              <w:sz w:val="24"/>
              <w:szCs w:val="24"/>
              <w:rtl/>
            </w:rPr>
          </w:pPr>
          <w:r>
            <w:fldChar w:fldCharType="begin"/>
          </w:r>
          <w:r>
            <w:instrText xml:space="preserve"> HYPERLINK \l "_Toc14991885" </w:instrText>
          </w:r>
          <w:r>
            <w:fldChar w:fldCharType="separate"/>
          </w:r>
          <w:r w:rsidR="0088444A" w:rsidRPr="0088444A">
            <w:rPr>
              <w:rStyle w:val="Hyperlink"/>
              <w:rFonts w:ascii="David" w:hAnsi="David" w:cs="David" w:hint="cs"/>
              <w:noProof/>
            </w:rPr>
            <w:t>4.1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The problem of sensors deployment</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Toc14991885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7</w:t>
          </w:r>
          <w:r w:rsidR="0088444A" w:rsidRPr="0088444A">
            <w:rPr>
              <w:rFonts w:ascii="David" w:hAnsi="David" w:cs="David" w:hint="cs"/>
              <w:noProof/>
              <w:webHidden/>
              <w:rtl/>
            </w:rPr>
            <w:fldChar w:fldCharType="end"/>
          </w:r>
          <w:r>
            <w:rPr>
              <w:rFonts w:ascii="David" w:hAnsi="David" w:cs="David"/>
              <w:noProof/>
            </w:rPr>
            <w:fldChar w:fldCharType="end"/>
          </w:r>
        </w:p>
        <w:p w14:paraId="11B8E07D" w14:textId="081DEBDB" w:rsidR="0088444A" w:rsidRPr="0088444A" w:rsidRDefault="003705CF" w:rsidP="0088444A">
          <w:pPr>
            <w:pStyle w:val="TOC2"/>
            <w:tabs>
              <w:tab w:val="left" w:pos="3896"/>
            </w:tabs>
            <w:rPr>
              <w:rFonts w:ascii="David" w:eastAsiaTheme="minorEastAsia" w:hAnsi="David" w:cs="David"/>
              <w:b w:val="0"/>
              <w:bCs w:val="0"/>
              <w:noProof/>
              <w:sz w:val="24"/>
              <w:szCs w:val="24"/>
              <w:rtl/>
            </w:rPr>
          </w:pPr>
          <w:r>
            <w:fldChar w:fldCharType="begin"/>
          </w:r>
          <w:r>
            <w:instrText xml:space="preserve"> HYPERLINK \l "_Toc14991886" </w:instrText>
          </w:r>
          <w:r>
            <w:fldChar w:fldCharType="separate"/>
          </w:r>
          <w:r w:rsidR="0088444A" w:rsidRPr="0088444A">
            <w:rPr>
              <w:rStyle w:val="Hyperlink"/>
              <w:rFonts w:ascii="David" w:hAnsi="David" w:cs="David" w:hint="cs"/>
              <w:noProof/>
            </w:rPr>
            <w:t>4.2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The importance of network’s application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Toc14991886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7</w:t>
          </w:r>
          <w:r w:rsidR="0088444A" w:rsidRPr="0088444A">
            <w:rPr>
              <w:rFonts w:ascii="David" w:hAnsi="David" w:cs="David" w:hint="cs"/>
              <w:noProof/>
              <w:webHidden/>
              <w:rtl/>
            </w:rPr>
            <w:fldChar w:fldCharType="end"/>
          </w:r>
          <w:r>
            <w:rPr>
              <w:rFonts w:ascii="David" w:hAnsi="David" w:cs="David"/>
              <w:noProof/>
            </w:rPr>
            <w:fldChar w:fldCharType="end"/>
          </w:r>
        </w:p>
        <w:p w14:paraId="7C88E4C3" w14:textId="0899B034" w:rsidR="0088444A" w:rsidRPr="0088444A" w:rsidRDefault="003705CF" w:rsidP="0088444A">
          <w:pPr>
            <w:pStyle w:val="TOC2"/>
            <w:tabs>
              <w:tab w:val="left" w:pos="2321"/>
            </w:tabs>
            <w:rPr>
              <w:rFonts w:ascii="David" w:eastAsiaTheme="minorEastAsia" w:hAnsi="David" w:cs="David"/>
              <w:b w:val="0"/>
              <w:bCs w:val="0"/>
              <w:noProof/>
              <w:sz w:val="24"/>
              <w:szCs w:val="24"/>
              <w:rtl/>
            </w:rPr>
          </w:pPr>
          <w:r>
            <w:fldChar w:fldCharType="begin"/>
          </w:r>
          <w:r>
            <w:instrText xml:space="preserve"> HYPERLINK \l "_Toc14991887" </w:instrText>
          </w:r>
          <w:r>
            <w:fldChar w:fldCharType="separate"/>
          </w:r>
          <w:r w:rsidR="0088444A" w:rsidRPr="0088444A">
            <w:rPr>
              <w:rStyle w:val="Hyperlink"/>
              <w:rFonts w:ascii="David" w:hAnsi="David" w:cs="David" w:hint="cs"/>
              <w:noProof/>
            </w:rPr>
            <w:t>4.3</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Network heterogeneity</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Toc14991887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8</w:t>
          </w:r>
          <w:r w:rsidR="0088444A" w:rsidRPr="0088444A">
            <w:rPr>
              <w:rFonts w:ascii="David" w:hAnsi="David" w:cs="David" w:hint="cs"/>
              <w:noProof/>
              <w:webHidden/>
              <w:rtl/>
            </w:rPr>
            <w:fldChar w:fldCharType="end"/>
          </w:r>
          <w:r>
            <w:rPr>
              <w:rFonts w:ascii="David" w:hAnsi="David" w:cs="David"/>
              <w:noProof/>
            </w:rPr>
            <w:fldChar w:fldCharType="end"/>
          </w:r>
        </w:p>
        <w:p w14:paraId="2ABD0660" w14:textId="02606EE5" w:rsidR="0088444A" w:rsidRPr="0088444A" w:rsidRDefault="003705CF" w:rsidP="0088444A">
          <w:pPr>
            <w:pStyle w:val="TOC2"/>
            <w:tabs>
              <w:tab w:val="left" w:pos="2501"/>
            </w:tabs>
            <w:rPr>
              <w:rFonts w:ascii="David" w:eastAsiaTheme="minorEastAsia" w:hAnsi="David" w:cs="David"/>
              <w:b w:val="0"/>
              <w:bCs w:val="0"/>
              <w:noProof/>
              <w:sz w:val="24"/>
              <w:szCs w:val="24"/>
              <w:rtl/>
            </w:rPr>
          </w:pPr>
          <w:r>
            <w:fldChar w:fldCharType="begin"/>
          </w:r>
          <w:r>
            <w:instrText xml:space="preserve"> HYPERLINK \l "_Toc14991888" </w:instrText>
          </w:r>
          <w:r>
            <w:fldChar w:fldCharType="separate"/>
          </w:r>
          <w:r w:rsidR="0088444A" w:rsidRPr="0088444A">
            <w:rPr>
              <w:rStyle w:val="Hyperlink"/>
              <w:rFonts w:ascii="David" w:hAnsi="David" w:cs="David" w:hint="cs"/>
              <w:noProof/>
            </w:rPr>
            <w:t>4.4</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Redeployment of sensors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Toc14991888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9</w:t>
          </w:r>
          <w:r w:rsidR="0088444A" w:rsidRPr="0088444A">
            <w:rPr>
              <w:rFonts w:ascii="David" w:hAnsi="David" w:cs="David" w:hint="cs"/>
              <w:noProof/>
              <w:webHidden/>
              <w:rtl/>
            </w:rPr>
            <w:fldChar w:fldCharType="end"/>
          </w:r>
          <w:r>
            <w:rPr>
              <w:rFonts w:ascii="David" w:hAnsi="David" w:cs="David"/>
              <w:noProof/>
            </w:rPr>
            <w:fldChar w:fldCharType="end"/>
          </w:r>
        </w:p>
        <w:p w14:paraId="30AA5C54" w14:textId="17B678AD"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"_Toc14991889" </w:instrText>
          </w:r>
          <w:r>
            <w:fldChar w:fldCharType="separate"/>
          </w:r>
          <w:r w:rsidR="0088444A" w:rsidRPr="0088444A">
            <w:rPr>
              <w:rStyle w:val="Hyperlink"/>
              <w:rFonts w:ascii="David" w:hAnsi="David" w:cs="David" w:hint="cs"/>
              <w:noProof/>
            </w:rPr>
            <w:t>4.5</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Optimization aspect</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Toc14991889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9</w:t>
          </w:r>
          <w:r w:rsidR="0088444A" w:rsidRPr="0088444A">
            <w:rPr>
              <w:rFonts w:ascii="David" w:hAnsi="David" w:cs="David" w:hint="cs"/>
              <w:noProof/>
              <w:webHidden/>
              <w:rtl/>
            </w:rPr>
            <w:fldChar w:fldCharType="end"/>
          </w:r>
          <w:r>
            <w:rPr>
              <w:rFonts w:ascii="David" w:hAnsi="David" w:cs="David"/>
              <w:noProof/>
            </w:rPr>
            <w:fldChar w:fldCharType="end"/>
          </w:r>
        </w:p>
        <w:p w14:paraId="12A4D8FC" w14:textId="12C022AE" w:rsidR="0088444A" w:rsidRPr="0088444A" w:rsidRDefault="003705CF" w:rsidP="0088444A">
          <w:pPr>
            <w:pStyle w:val="TOC1"/>
            <w:tabs>
              <w:tab w:val="left" w:pos="2838"/>
            </w:tabs>
            <w:rPr>
              <w:rFonts w:ascii="David" w:eastAsiaTheme="minorEastAsia" w:hAnsi="David" w:cs="David"/>
              <w:b w:val="0"/>
              <w:bCs w:val="0"/>
              <w:i w:val="0"/>
              <w:iCs w:val="0"/>
              <w:noProof/>
              <w:rtl/>
            </w:rPr>
          </w:pPr>
          <w:r>
            <w:fldChar w:fldCharType="begin"/>
          </w:r>
          <w:r>
            <w:instrText xml:space="preserve"> HYPERLINK \l "_Toc14991890" </w:instrText>
          </w:r>
          <w:r>
            <w:fldChar w:fldCharType="separate"/>
          </w:r>
          <w:r w:rsidR="0088444A" w:rsidRPr="0088444A">
            <w:rPr>
              <w:rStyle w:val="Hyperlink"/>
              <w:rFonts w:ascii="David" w:hAnsi="David" w:cs="David" w:hint="cs"/>
              <w:noProof/>
            </w:rPr>
            <w:t>5</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Methods and Research plan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Toc14991890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11</w:t>
          </w:r>
          <w:r w:rsidR="0088444A" w:rsidRPr="0088444A">
            <w:rPr>
              <w:rFonts w:ascii="David" w:hAnsi="David" w:cs="David" w:hint="cs"/>
              <w:noProof/>
              <w:webHidden/>
              <w:rtl/>
            </w:rPr>
            <w:fldChar w:fldCharType="end"/>
          </w:r>
          <w:r>
            <w:rPr>
              <w:rFonts w:ascii="David" w:hAnsi="David" w:cs="David"/>
              <w:noProof/>
            </w:rPr>
            <w:fldChar w:fldCharType="end"/>
          </w:r>
        </w:p>
        <w:p w14:paraId="5925068D" w14:textId="28344185"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"_Toc14991891" </w:instrText>
          </w:r>
          <w:r>
            <w:fldChar w:fldCharType="separate"/>
          </w:r>
          <w:r w:rsidR="0088444A" w:rsidRPr="0088444A">
            <w:rPr>
              <w:rStyle w:val="Hyperlink"/>
              <w:rFonts w:ascii="David" w:hAnsi="David" w:cs="David" w:hint="cs"/>
              <w:noProof/>
            </w:rPr>
            <w:t>5.1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Background</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Toc14991891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11</w:t>
          </w:r>
          <w:r w:rsidR="0088444A" w:rsidRPr="0088444A">
            <w:rPr>
              <w:rFonts w:ascii="David" w:hAnsi="David" w:cs="David" w:hint="cs"/>
              <w:noProof/>
              <w:webHidden/>
              <w:rtl/>
            </w:rPr>
            <w:fldChar w:fldCharType="end"/>
          </w:r>
          <w:r>
            <w:rPr>
              <w:rFonts w:ascii="David" w:hAnsi="David" w:cs="David"/>
              <w:noProof/>
            </w:rPr>
            <w:fldChar w:fldCharType="end"/>
          </w:r>
        </w:p>
        <w:p w14:paraId="7C79223D" w14:textId="731AB5F7" w:rsidR="0088444A" w:rsidRPr="0088444A" w:rsidRDefault="003705CF" w:rsidP="0088444A">
          <w:pPr>
            <w:pStyle w:val="TOC3"/>
            <w:rPr>
              <w:rFonts w:ascii="David" w:eastAsiaTheme="minorEastAsia" w:hAnsi="David" w:cs="David"/>
              <w:noProof/>
              <w:sz w:val="24"/>
              <w:szCs w:val="24"/>
              <w:rtl/>
            </w:rPr>
          </w:pPr>
          <w:r>
            <w:fldChar w:fldCharType="begin"/>
          </w:r>
          <w:r>
            <w:instrText xml:space="preserve"> HYPERLINK \l "_Toc14991892" </w:instrText>
          </w:r>
          <w:r>
            <w:fldChar w:fldCharType="separate"/>
          </w:r>
          <w:r w:rsidR="0088444A" w:rsidRPr="0088444A">
            <w:rPr>
              <w:rStyle w:val="Hyperlink"/>
              <w:rFonts w:ascii="David" w:hAnsi="David" w:cs="David" w:hint="cs"/>
              <w:noProof/>
            </w:rPr>
            <w:t>5.1.1</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The Gaussian plume model</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Toc14991892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11</w:t>
          </w:r>
          <w:r w:rsidR="0088444A" w:rsidRPr="0088444A">
            <w:rPr>
              <w:rFonts w:ascii="David" w:hAnsi="David" w:cs="David" w:hint="cs"/>
              <w:noProof/>
              <w:webHidden/>
              <w:rtl/>
            </w:rPr>
            <w:fldChar w:fldCharType="end"/>
          </w:r>
          <w:r>
            <w:rPr>
              <w:rFonts w:ascii="David" w:hAnsi="David" w:cs="David"/>
              <w:noProof/>
            </w:rPr>
            <w:fldChar w:fldCharType="end"/>
          </w:r>
        </w:p>
        <w:p w14:paraId="4E238841" w14:textId="0A5E6279" w:rsidR="0088444A" w:rsidRPr="0088444A" w:rsidRDefault="003705CF" w:rsidP="0088444A">
          <w:pPr>
            <w:pStyle w:val="TOC3"/>
            <w:rPr>
              <w:rFonts w:ascii="David" w:eastAsiaTheme="minorEastAsia" w:hAnsi="David" w:cs="David"/>
              <w:noProof/>
              <w:sz w:val="24"/>
              <w:szCs w:val="24"/>
              <w:rtl/>
            </w:rPr>
          </w:pPr>
          <w:r>
            <w:fldChar w:fldCharType="begin"/>
          </w:r>
          <w:r>
            <w:instrText xml:space="preserve"> HYPERLINK \l "_Toc14991893" </w:instrText>
          </w:r>
          <w:r>
            <w:fldChar w:fldCharType="separate"/>
          </w:r>
          <w:r w:rsidR="0088444A" w:rsidRPr="0088444A">
            <w:rPr>
              <w:rStyle w:val="Hyperlink"/>
              <w:rFonts w:ascii="David" w:hAnsi="David" w:cs="David" w:hint="cs"/>
              <w:noProof/>
            </w:rPr>
            <w:t>5.1.2</w:t>
          </w:r>
          <w:bookmarkStart w:id="28" w:name="_Toc13776997"/>
          <w:r w:rsidR="0088444A" w:rsidRPr="0088444A">
            <w:rPr>
              <w:rFonts w:ascii="David" w:eastAsiaTheme="minorEastAsia" w:hAnsi="David" w:cs="David" w:hint="cs"/>
              <w:noProof/>
              <w:sz w:val="24"/>
              <w:szCs w:val="24"/>
              <w:rtl/>
            </w:rPr>
            <w:tab/>
          </w:r>
          <w:bookmarkEnd w:id="28"/>
          <w:r w:rsidR="0088444A" w:rsidRPr="0088444A">
            <w:rPr>
              <w:rStyle w:val="Hyperlink"/>
              <w:rFonts w:ascii="David" w:hAnsi="David" w:cs="David" w:hint="cs"/>
              <w:noProof/>
            </w:rPr>
            <w:t>Meteorology</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Toc14991893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12</w:t>
          </w:r>
          <w:r w:rsidR="0088444A" w:rsidRPr="0088444A">
            <w:rPr>
              <w:rFonts w:ascii="David" w:hAnsi="David" w:cs="David" w:hint="cs"/>
              <w:noProof/>
              <w:webHidden/>
              <w:rtl/>
            </w:rPr>
            <w:fldChar w:fldCharType="end"/>
          </w:r>
          <w:r>
            <w:rPr>
              <w:rFonts w:ascii="David" w:hAnsi="David" w:cs="David"/>
              <w:noProof/>
            </w:rPr>
            <w:fldChar w:fldCharType="end"/>
          </w:r>
        </w:p>
        <w:p w14:paraId="442EF676" w14:textId="79B16380" w:rsidR="0088444A" w:rsidRPr="0088444A" w:rsidRDefault="003705CF" w:rsidP="0088444A">
          <w:pPr>
            <w:pStyle w:val="TOC3"/>
            <w:tabs>
              <w:tab w:val="left" w:pos="5880"/>
            </w:tabs>
            <w:rPr>
              <w:rFonts w:ascii="David" w:eastAsiaTheme="minorEastAsia" w:hAnsi="David" w:cs="David"/>
              <w:noProof/>
              <w:sz w:val="24"/>
              <w:szCs w:val="24"/>
              <w:rtl/>
            </w:rPr>
          </w:pPr>
          <w:r>
            <w:fldChar w:fldCharType="begin"/>
          </w:r>
          <w:r>
            <w:instrText xml:space="preserve"> HYPERLINK \l "_Toc14991894" </w:instrText>
          </w:r>
          <w:r>
            <w:fldChar w:fldCharType="separate"/>
          </w:r>
          <w:r w:rsidR="0088444A" w:rsidRPr="0088444A">
            <w:rPr>
              <w:rStyle w:val="Hyperlink"/>
              <w:rFonts w:ascii="David" w:hAnsi="David" w:cs="David" w:hint="cs"/>
              <w:noProof/>
            </w:rPr>
            <w:t>5.1.3</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The Borg Multi-Objective Evolutionary Algorithm (MOEA) framework</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13</w:t>
          </w:r>
          <w:r w:rsidR="0088444A" w:rsidRPr="0088444A">
            <w:rPr>
              <w:rFonts w:ascii="David" w:hAnsi="David" w:cs="David" w:hint="cs"/>
              <w:noProof/>
              <w:webHidden/>
              <w:rtl/>
            </w:rPr>
            <w:fldChar w:fldCharType="end"/>
          </w:r>
          <w:r>
            <w:rPr>
              <w:rFonts w:ascii="David" w:hAnsi="David" w:cs="David"/>
              <w:noProof/>
            </w:rPr>
            <w:fldChar w:fldCharType="end"/>
          </w:r>
        </w:p>
        <w:p w14:paraId="58B1E655" w14:textId="1C8B963F"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"_Toc14991895" </w:instrText>
          </w:r>
          <w:r>
            <w:fldChar w:fldCharType="separate"/>
          </w:r>
          <w:r w:rsidR="0088444A" w:rsidRPr="0088444A">
            <w:rPr>
              <w:rStyle w:val="Hyperlink"/>
              <w:rFonts w:ascii="David" w:hAnsi="David" w:cs="David" w:hint="cs"/>
              <w:noProof/>
            </w:rPr>
            <w:t>5.2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Problem formulation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Toc14991895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14</w:t>
          </w:r>
          <w:r w:rsidR="0088444A" w:rsidRPr="0088444A">
            <w:rPr>
              <w:rFonts w:ascii="David" w:hAnsi="David" w:cs="David" w:hint="cs"/>
              <w:noProof/>
              <w:webHidden/>
              <w:rtl/>
            </w:rPr>
            <w:fldChar w:fldCharType="end"/>
          </w:r>
          <w:r>
            <w:rPr>
              <w:rFonts w:ascii="David" w:hAnsi="David" w:cs="David"/>
              <w:noProof/>
            </w:rPr>
            <w:fldChar w:fldCharType="end"/>
          </w:r>
        </w:p>
        <w:p w14:paraId="3BDE2013" w14:textId="1DB7B13E" w:rsidR="0088444A" w:rsidRPr="0088444A" w:rsidRDefault="003705CF" w:rsidP="0088444A">
          <w:pPr>
            <w:pStyle w:val="TOC3"/>
            <w:rPr>
              <w:rFonts w:ascii="David" w:eastAsiaTheme="minorEastAsia" w:hAnsi="David" w:cs="David"/>
              <w:noProof/>
              <w:sz w:val="24"/>
              <w:szCs w:val="24"/>
              <w:rtl/>
            </w:rPr>
          </w:pPr>
          <w:r>
            <w:fldChar w:fldCharType="begin"/>
          </w:r>
          <w:r>
            <w:instrText xml:space="preserve"> HYPERLINK \l "_Toc14991896" </w:instrText>
          </w:r>
          <w:r>
            <w:fldChar w:fldCharType="separate"/>
          </w:r>
          <w:r w:rsidR="0088444A" w:rsidRPr="0088444A">
            <w:rPr>
              <w:rStyle w:val="Hyperlink"/>
              <w:rFonts w:ascii="David" w:hAnsi="David" w:cs="David" w:hint="cs"/>
              <w:noProof/>
            </w:rPr>
            <w:t>5.2.1</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Notation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Toc14991896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14</w:t>
          </w:r>
          <w:r w:rsidR="0088444A" w:rsidRPr="0088444A">
            <w:rPr>
              <w:rFonts w:ascii="David" w:hAnsi="David" w:cs="David" w:hint="cs"/>
              <w:noProof/>
              <w:webHidden/>
              <w:rtl/>
            </w:rPr>
            <w:fldChar w:fldCharType="end"/>
          </w:r>
          <w:r>
            <w:rPr>
              <w:rFonts w:ascii="David" w:hAnsi="David" w:cs="David"/>
              <w:noProof/>
            </w:rPr>
            <w:fldChar w:fldCharType="end"/>
          </w:r>
        </w:p>
        <w:p w14:paraId="53814088" w14:textId="3A87CF70" w:rsidR="0088444A" w:rsidRPr="0088444A" w:rsidRDefault="003705CF" w:rsidP="0088444A">
          <w:pPr>
            <w:pStyle w:val="TOC3"/>
            <w:rPr>
              <w:rFonts w:ascii="David" w:eastAsiaTheme="minorEastAsia" w:hAnsi="David" w:cs="David"/>
              <w:noProof/>
              <w:sz w:val="24"/>
              <w:szCs w:val="24"/>
              <w:rtl/>
            </w:rPr>
          </w:pPr>
          <w:r>
            <w:fldChar w:fldCharType="begin"/>
          </w:r>
          <w:r>
            <w:instrText xml:space="preserve"> HYPERLINK \l "_Toc14991897" </w:instrText>
          </w:r>
          <w:r>
            <w:fldChar w:fldCharType="separate"/>
          </w:r>
          <w:r w:rsidR="0088444A" w:rsidRPr="0088444A">
            <w:rPr>
              <w:rStyle w:val="Hyperlink"/>
              <w:rFonts w:ascii="David" w:hAnsi="David" w:cs="David" w:hint="cs"/>
              <w:noProof/>
            </w:rPr>
            <w:t>5.2.2</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Pairwise Euclidean Distance (PED)</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Toc14991897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14</w:t>
          </w:r>
          <w:r w:rsidR="0088444A" w:rsidRPr="0088444A">
            <w:rPr>
              <w:rFonts w:ascii="David" w:hAnsi="David" w:cs="David" w:hint="cs"/>
              <w:noProof/>
              <w:webHidden/>
              <w:rtl/>
            </w:rPr>
            <w:fldChar w:fldCharType="end"/>
          </w:r>
          <w:r>
            <w:rPr>
              <w:rFonts w:ascii="David" w:hAnsi="David" w:cs="David"/>
              <w:noProof/>
            </w:rPr>
            <w:fldChar w:fldCharType="end"/>
          </w:r>
        </w:p>
        <w:p w14:paraId="20959420" w14:textId="00D636B7" w:rsidR="0088444A" w:rsidRPr="0088444A" w:rsidRDefault="003705CF" w:rsidP="0088444A">
          <w:pPr>
            <w:pStyle w:val="TOC3"/>
            <w:rPr>
              <w:rFonts w:ascii="David" w:eastAsiaTheme="minorEastAsia" w:hAnsi="David" w:cs="David"/>
              <w:noProof/>
              <w:sz w:val="24"/>
              <w:szCs w:val="24"/>
              <w:rtl/>
            </w:rPr>
          </w:pPr>
          <w:r>
            <w:fldChar w:fldCharType="begin"/>
          </w:r>
          <w:r>
            <w:instrText xml:space="preserve"> HYPERLINK \l "_Toc14991898" </w:instrText>
          </w:r>
          <w:r>
            <w:fldChar w:fldCharType="separate"/>
          </w:r>
          <w:r w:rsidR="0088444A" w:rsidRPr="0088444A">
            <w:rPr>
              <w:rStyle w:val="Hyperlink"/>
              <w:rFonts w:ascii="David" w:hAnsi="David" w:cs="David" w:hint="cs"/>
              <w:noProof/>
            </w:rPr>
            <w:t>5.2.3</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Optimization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Toc14991898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15</w:t>
          </w:r>
          <w:r w:rsidR="0088444A" w:rsidRPr="0088444A">
            <w:rPr>
              <w:rFonts w:ascii="David" w:hAnsi="David" w:cs="David" w:hint="cs"/>
              <w:noProof/>
              <w:webHidden/>
              <w:rtl/>
            </w:rPr>
            <w:fldChar w:fldCharType="end"/>
          </w:r>
          <w:r>
            <w:rPr>
              <w:rFonts w:ascii="David" w:hAnsi="David" w:cs="David"/>
              <w:noProof/>
            </w:rPr>
            <w:fldChar w:fldCharType="end"/>
          </w:r>
        </w:p>
        <w:p w14:paraId="256046A0" w14:textId="05A98EF7" w:rsidR="0088444A" w:rsidRPr="0088444A" w:rsidRDefault="003705CF" w:rsidP="0088444A">
          <w:pPr>
            <w:pStyle w:val="TOC3"/>
            <w:rPr>
              <w:rFonts w:ascii="David" w:eastAsiaTheme="minorEastAsia" w:hAnsi="David" w:cs="David"/>
              <w:noProof/>
              <w:sz w:val="24"/>
              <w:szCs w:val="24"/>
              <w:rtl/>
            </w:rPr>
          </w:pPr>
          <w:r>
            <w:fldChar w:fldCharType="begin"/>
          </w:r>
          <w:r>
            <w:instrText xml:space="preserve"> HYPERLINK \l "_Toc14991899" </w:instrText>
          </w:r>
          <w:r>
            <w:fldChar w:fldCharType="separate"/>
          </w:r>
          <w:r w:rsidR="0088444A" w:rsidRPr="0088444A">
            <w:rPr>
              <w:rStyle w:val="Hyperlink"/>
              <w:rFonts w:ascii="David" w:hAnsi="David" w:cs="David" w:hint="cs"/>
              <w:noProof/>
            </w:rPr>
            <w:t>5.2.4</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Optimization procedure</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Toc14991899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16</w:t>
          </w:r>
          <w:r w:rsidR="0088444A" w:rsidRPr="0088444A">
            <w:rPr>
              <w:rFonts w:ascii="David" w:hAnsi="David" w:cs="David" w:hint="cs"/>
              <w:noProof/>
              <w:webHidden/>
              <w:rtl/>
            </w:rPr>
            <w:fldChar w:fldCharType="end"/>
          </w:r>
          <w:r>
            <w:rPr>
              <w:rFonts w:ascii="David" w:hAnsi="David" w:cs="David"/>
              <w:noProof/>
            </w:rPr>
            <w:fldChar w:fldCharType="end"/>
          </w:r>
        </w:p>
        <w:p w14:paraId="79822809" w14:textId="6F7429CA"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"_Toc14991900" </w:instrText>
          </w:r>
          <w:r>
            <w:fldChar w:fldCharType="separate"/>
          </w:r>
          <w:r w:rsidR="0088444A" w:rsidRPr="0088444A">
            <w:rPr>
              <w:rStyle w:val="Hyperlink"/>
              <w:rFonts w:ascii="David" w:hAnsi="David" w:cs="David" w:hint="cs"/>
              <w:noProof/>
            </w:rPr>
            <w:t>5.3</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Research plan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Toc14991900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16</w:t>
          </w:r>
          <w:r w:rsidR="0088444A" w:rsidRPr="0088444A">
            <w:rPr>
              <w:rFonts w:ascii="David" w:hAnsi="David" w:cs="David" w:hint="cs"/>
              <w:noProof/>
              <w:webHidden/>
              <w:rtl/>
            </w:rPr>
            <w:fldChar w:fldCharType="end"/>
          </w:r>
          <w:r>
            <w:rPr>
              <w:rFonts w:ascii="David" w:hAnsi="David" w:cs="David"/>
              <w:noProof/>
            </w:rPr>
            <w:fldChar w:fldCharType="end"/>
          </w:r>
        </w:p>
        <w:p w14:paraId="1146DF27" w14:textId="3FF1C111" w:rsidR="0088444A" w:rsidRPr="0088444A" w:rsidRDefault="003705CF" w:rsidP="0088444A">
          <w:pPr>
            <w:pStyle w:val="TOC1"/>
            <w:rPr>
              <w:rFonts w:ascii="David" w:eastAsiaTheme="minorEastAsia" w:hAnsi="David" w:cs="David"/>
              <w:b w:val="0"/>
              <w:bCs w:val="0"/>
              <w:i w:val="0"/>
              <w:iCs w:val="0"/>
              <w:noProof/>
              <w:rtl/>
            </w:rPr>
          </w:pPr>
          <w:r>
            <w:fldChar w:fldCharType="begin"/>
          </w:r>
          <w:r>
            <w:instrText xml:space="preserve"> HYPERLINK \l "_Toc14991901" </w:instrText>
          </w:r>
          <w:r>
            <w:fldChar w:fldCharType="separate"/>
          </w:r>
          <w:r w:rsidR="0088444A" w:rsidRPr="0088444A">
            <w:rPr>
              <w:rStyle w:val="Hyperlink"/>
              <w:rFonts w:ascii="David" w:hAnsi="David" w:cs="David" w:hint="cs"/>
              <w:noProof/>
            </w:rPr>
            <w:t>6</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Initial results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Toc14991901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18</w:t>
          </w:r>
          <w:r w:rsidR="0088444A" w:rsidRPr="0088444A">
            <w:rPr>
              <w:rFonts w:ascii="David" w:hAnsi="David" w:cs="David" w:hint="cs"/>
              <w:noProof/>
              <w:webHidden/>
              <w:rtl/>
            </w:rPr>
            <w:fldChar w:fldCharType="end"/>
          </w:r>
          <w:r>
            <w:rPr>
              <w:rFonts w:ascii="David" w:hAnsi="David" w:cs="David"/>
              <w:noProof/>
            </w:rPr>
            <w:fldChar w:fldCharType="end"/>
          </w:r>
        </w:p>
        <w:p w14:paraId="66EB94A3" w14:textId="67ACA6E8"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"_Toc14991902" </w:instrText>
          </w:r>
          <w:r>
            <w:fldChar w:fldCharType="separate"/>
          </w:r>
          <w:r w:rsidR="0088444A" w:rsidRPr="0088444A">
            <w:rPr>
              <w:rStyle w:val="Hyperlink"/>
              <w:rFonts w:ascii="David" w:hAnsi="David" w:cs="David" w:hint="cs"/>
              <w:noProof/>
            </w:rPr>
            <w:t>6.1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Simulation set</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Toc14991902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18</w:t>
          </w:r>
          <w:r w:rsidR="0088444A" w:rsidRPr="0088444A">
            <w:rPr>
              <w:rFonts w:ascii="David" w:hAnsi="David" w:cs="David" w:hint="cs"/>
              <w:noProof/>
              <w:webHidden/>
              <w:rtl/>
            </w:rPr>
            <w:fldChar w:fldCharType="end"/>
          </w:r>
          <w:r>
            <w:rPr>
              <w:rFonts w:ascii="David" w:hAnsi="David" w:cs="David"/>
              <w:noProof/>
            </w:rPr>
            <w:fldChar w:fldCharType="end"/>
          </w:r>
        </w:p>
        <w:p w14:paraId="76B21744" w14:textId="4977532D"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"_Toc14991903" </w:instrText>
          </w:r>
          <w:r>
            <w:fldChar w:fldCharType="separate"/>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Toc14991903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18</w:t>
          </w:r>
          <w:r w:rsidR="0088444A" w:rsidRPr="0088444A">
            <w:rPr>
              <w:rFonts w:ascii="David" w:hAnsi="David" w:cs="David" w:hint="cs"/>
              <w:noProof/>
              <w:webHidden/>
              <w:rtl/>
            </w:rPr>
            <w:fldChar w:fldCharType="end"/>
          </w:r>
          <w:r>
            <w:rPr>
              <w:rFonts w:ascii="David" w:hAnsi="David" w:cs="David"/>
              <w:noProof/>
            </w:rPr>
            <w:fldChar w:fldCharType="end"/>
          </w:r>
        </w:p>
        <w:p w14:paraId="293374AE" w14:textId="0DE4842C"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"_Toc14991904" </w:instrText>
          </w:r>
          <w:r>
            <w:fldChar w:fldCharType="separate"/>
          </w:r>
          <w:r w:rsidR="0088444A" w:rsidRPr="0088444A">
            <w:rPr>
              <w:rStyle w:val="Hyperlink"/>
              <w:rFonts w:ascii="David" w:hAnsi="David" w:cs="David" w:hint="cs"/>
              <w:noProof/>
            </w:rPr>
            <w:t>6.2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Obtained solutions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19</w:t>
          </w:r>
          <w:r w:rsidR="0088444A" w:rsidRPr="0088444A">
            <w:rPr>
              <w:rFonts w:ascii="David" w:hAnsi="David" w:cs="David" w:hint="cs"/>
              <w:noProof/>
              <w:webHidden/>
              <w:rtl/>
            </w:rPr>
            <w:fldChar w:fldCharType="end"/>
          </w:r>
          <w:r>
            <w:rPr>
              <w:rFonts w:ascii="David" w:hAnsi="David" w:cs="David"/>
              <w:noProof/>
            </w:rPr>
            <w:fldChar w:fldCharType="end"/>
          </w:r>
        </w:p>
        <w:p w14:paraId="360FFD1F" w14:textId="6A4D4194" w:rsidR="0088444A" w:rsidRPr="0088444A" w:rsidRDefault="003705CF" w:rsidP="0088444A">
          <w:pPr>
            <w:pStyle w:val="TOC1"/>
            <w:rPr>
              <w:rFonts w:ascii="David" w:eastAsiaTheme="minorEastAsia" w:hAnsi="David" w:cs="David"/>
              <w:b w:val="0"/>
              <w:bCs w:val="0"/>
              <w:i w:val="0"/>
              <w:iCs w:val="0"/>
              <w:noProof/>
              <w:rtl/>
            </w:rPr>
          </w:pPr>
          <w:r>
            <w:fldChar w:fldCharType="begin"/>
          </w:r>
          <w:r>
            <w:instrText xml:space="preserve"> HYPERLINK \l "_Toc14991905" </w:instrText>
          </w:r>
          <w:r>
            <w:fldChar w:fldCharType="separate"/>
          </w:r>
          <w:r w:rsidR="0088444A" w:rsidRPr="0088444A">
            <w:rPr>
              <w:rStyle w:val="Hyperlink"/>
              <w:rFonts w:ascii="David" w:hAnsi="David" w:cs="David" w:hint="cs"/>
              <w:noProof/>
            </w:rPr>
            <w:t>7</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Work schedule</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Toc14991905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21</w:t>
          </w:r>
          <w:r w:rsidR="0088444A" w:rsidRPr="0088444A">
            <w:rPr>
              <w:rFonts w:ascii="David" w:hAnsi="David" w:cs="David" w:hint="cs"/>
              <w:noProof/>
              <w:webHidden/>
              <w:rtl/>
            </w:rPr>
            <w:fldChar w:fldCharType="end"/>
          </w:r>
          <w:r>
            <w:rPr>
              <w:rFonts w:ascii="David" w:hAnsi="David" w:cs="David"/>
              <w:noProof/>
            </w:rPr>
            <w:fldChar w:fldCharType="end"/>
          </w:r>
        </w:p>
        <w:p w14:paraId="1E6E53CC" w14:textId="2E691C79" w:rsidR="0088444A" w:rsidRPr="0088444A" w:rsidRDefault="003705CF" w:rsidP="0088444A">
          <w:pPr>
            <w:pStyle w:val="TOC1"/>
            <w:rPr>
              <w:rFonts w:ascii="David" w:eastAsiaTheme="minorEastAsia" w:hAnsi="David" w:cs="David"/>
              <w:b w:val="0"/>
              <w:bCs w:val="0"/>
              <w:i w:val="0"/>
              <w:iCs w:val="0"/>
              <w:noProof/>
              <w:rtl/>
            </w:rPr>
          </w:pPr>
          <w:r>
            <w:fldChar w:fldCharType="begin"/>
          </w:r>
          <w:r>
            <w:instrText xml:space="preserve"> HYPERLINK \l "_Toc14991906" </w:instrText>
          </w:r>
          <w:r>
            <w:fldChar w:fldCharType="separate"/>
          </w:r>
          <w:r w:rsidR="0088444A" w:rsidRPr="0088444A">
            <w:rPr>
              <w:rStyle w:val="Hyperlink"/>
              <w:rFonts w:ascii="David" w:hAnsi="David" w:cs="David" w:hint="cs"/>
              <w:noProof/>
            </w:rPr>
            <w:t>8</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References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Toc14991906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22</w:t>
          </w:r>
          <w:r w:rsidR="0088444A" w:rsidRPr="0088444A">
            <w:rPr>
              <w:rFonts w:ascii="David" w:hAnsi="David" w:cs="David" w:hint="cs"/>
              <w:noProof/>
              <w:webHidden/>
              <w:rtl/>
            </w:rPr>
            <w:fldChar w:fldCharType="end"/>
          </w:r>
          <w:r>
            <w:rPr>
              <w:rFonts w:ascii="David" w:hAnsi="David" w:cs="David"/>
              <w:noProof/>
            </w:rPr>
            <w:fldChar w:fldCharType="end"/>
          </w:r>
        </w:p>
        <w:p w14:paraId="0991822B" w14:textId="7C631478" w:rsidR="0088444A" w:rsidRPr="0088444A" w:rsidRDefault="003705CF" w:rsidP="0088444A">
          <w:pPr>
            <w:pStyle w:val="TOC1"/>
            <w:rPr>
              <w:rFonts w:ascii="David" w:eastAsiaTheme="minorEastAsia" w:hAnsi="David" w:cs="David"/>
              <w:b w:val="0"/>
              <w:bCs w:val="0"/>
              <w:i w:val="0"/>
              <w:iCs w:val="0"/>
              <w:noProof/>
              <w:rtl/>
            </w:rPr>
          </w:pPr>
          <w:r>
            <w:fldChar w:fldCharType="begin"/>
          </w:r>
          <w:r>
            <w:instrText xml:space="preserve"> HYPERLINK \l "_Toc14991907" </w:instrText>
          </w:r>
          <w:r>
            <w:fldChar w:fldCharType="separate"/>
          </w:r>
          <w:r w:rsidR="0088444A" w:rsidRPr="0088444A">
            <w:rPr>
              <w:rStyle w:val="Hyperlink"/>
              <w:rFonts w:ascii="David" w:hAnsi="David" w:cs="David" w:hint="cs"/>
              <w:noProof/>
            </w:rPr>
            <w:t>9</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Appendices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Toc14991907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24</w:t>
          </w:r>
          <w:r w:rsidR="0088444A" w:rsidRPr="0088444A">
            <w:rPr>
              <w:rFonts w:ascii="David" w:hAnsi="David" w:cs="David" w:hint="cs"/>
              <w:noProof/>
              <w:webHidden/>
              <w:rtl/>
            </w:rPr>
            <w:fldChar w:fldCharType="end"/>
          </w:r>
          <w:r>
            <w:rPr>
              <w:rFonts w:ascii="David" w:hAnsi="David" w:cs="David"/>
              <w:noProof/>
            </w:rPr>
            <w:fldChar w:fldCharType="end"/>
          </w:r>
        </w:p>
        <w:p w14:paraId="2E3B62EB" w14:textId="489999BD"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"_Toc14991908" </w:instrText>
          </w:r>
          <w:r>
            <w:fldChar w:fldCharType="separate"/>
          </w:r>
          <w:r w:rsidR="0088444A" w:rsidRPr="0088444A">
            <w:rPr>
              <w:rStyle w:val="Hyperlink"/>
              <w:rFonts w:ascii="David" w:hAnsi="David" w:cs="David" w:hint="cs"/>
              <w:noProof/>
            </w:rPr>
            <w:t>9.1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Appendix A</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Toc14991908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24</w:t>
          </w:r>
          <w:r w:rsidR="0088444A" w:rsidRPr="0088444A">
            <w:rPr>
              <w:rFonts w:ascii="David" w:hAnsi="David" w:cs="David" w:hint="cs"/>
              <w:noProof/>
              <w:webHidden/>
              <w:rtl/>
            </w:rPr>
            <w:fldChar w:fldCharType="end"/>
          </w:r>
          <w:r>
            <w:rPr>
              <w:rFonts w:ascii="David" w:hAnsi="David" w:cs="David"/>
              <w:noProof/>
            </w:rPr>
            <w:fldChar w:fldCharType="end"/>
          </w:r>
        </w:p>
        <w:p w14:paraId="374EAD29" w14:textId="22539483"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"_Toc14991909" </w:instrText>
          </w:r>
          <w:r>
            <w:fldChar w:fldCharType="separate"/>
          </w:r>
          <w:r w:rsidR="0088444A" w:rsidRPr="0088444A">
            <w:rPr>
              <w:rStyle w:val="Hyperlink"/>
              <w:rFonts w:ascii="David" w:hAnsi="David" w:cs="David" w:hint="cs"/>
              <w:noProof/>
            </w:rPr>
            <w:t>9.2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Appendix B</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Toc14991909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25</w:t>
          </w:r>
          <w:r w:rsidR="0088444A" w:rsidRPr="0088444A">
            <w:rPr>
              <w:rFonts w:ascii="David" w:hAnsi="David" w:cs="David" w:hint="cs"/>
              <w:noProof/>
              <w:webHidden/>
              <w:rtl/>
            </w:rPr>
            <w:fldChar w:fldCharType="end"/>
          </w:r>
          <w:r>
            <w:rPr>
              <w:rFonts w:ascii="David" w:hAnsi="David" w:cs="David"/>
              <w:noProof/>
            </w:rPr>
            <w:fldChar w:fldCharType="end"/>
          </w:r>
        </w:p>
        <w:p w14:paraId="6055C4ED" w14:textId="56E7CBFE" w:rsidR="0088444A" w:rsidRPr="0088444A" w:rsidRDefault="003705CF" w:rsidP="0088444A">
          <w:pPr>
            <w:pStyle w:val="TOC2"/>
            <w:rPr>
              <w:rFonts w:ascii="David" w:eastAsiaTheme="minorEastAsia" w:hAnsi="David" w:cs="David"/>
              <w:b w:val="0"/>
              <w:bCs w:val="0"/>
              <w:noProof/>
              <w:sz w:val="24"/>
              <w:szCs w:val="24"/>
              <w:rtl/>
            </w:rPr>
          </w:pPr>
          <w:r>
            <w:fldChar w:fldCharType="begin"/>
          </w:r>
          <w:r>
            <w:instrText xml:space="preserve"> HYPERLINK \l "_Toc14991910" </w:instrText>
          </w:r>
          <w:r>
            <w:fldChar w:fldCharType="separate"/>
          </w:r>
          <w:r w:rsidR="0088444A" w:rsidRPr="0088444A">
            <w:rPr>
              <w:rStyle w:val="Hyperlink"/>
              <w:rFonts w:ascii="David" w:hAnsi="David" w:cs="David" w:hint="cs"/>
              <w:noProof/>
            </w:rPr>
            <w:t>9.3</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Appendix C</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Toc14991910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26</w:t>
          </w:r>
          <w:r w:rsidR="0088444A" w:rsidRPr="0088444A">
            <w:rPr>
              <w:rFonts w:ascii="David" w:hAnsi="David" w:cs="David" w:hint="cs"/>
              <w:noProof/>
              <w:webHidden/>
              <w:rtl/>
            </w:rPr>
            <w:fldChar w:fldCharType="end"/>
          </w:r>
          <w:r>
            <w:rPr>
              <w:rFonts w:ascii="David" w:hAnsi="David" w:cs="David"/>
              <w:noProof/>
            </w:rPr>
            <w:fldChar w:fldCharType="end"/>
          </w:r>
        </w:p>
        <w:p w14:paraId="7C0F106A" w14:textId="5EF5A799" w:rsidR="00EF1A3E" w:rsidRPr="00CA1A43" w:rsidRDefault="00EF1A3E" w:rsidP="0088444A">
          <w:pPr>
            <w:spacing w:line="276" w:lineRule="auto"/>
            <w:rPr>
              <w:rFonts w:cs="David"/>
            </w:rPr>
          </w:pPr>
          <w:r w:rsidRPr="0088444A">
            <w:rPr>
              <w:rFonts w:cs="David" w:hint="cs"/>
              <w:noProof/>
            </w:rPr>
            <w:fldChar w:fldCharType="end"/>
          </w:r>
        </w:p>
      </w:sdtContent>
    </w:sdt>
    <w:p w14:paraId="0274589D" w14:textId="77777777" w:rsidR="004F2A45" w:rsidRPr="00C239DA" w:rsidRDefault="004F2A45" w:rsidP="0089641E">
      <w:pPr>
        <w:pStyle w:val="Heading1"/>
        <w:rPr>
          <w:vertAlign w:val="subscript"/>
        </w:rPr>
        <w:sectPr w:rsidR="004F2A45" w:rsidRPr="00C239DA" w:rsidSect="00673BF3">
          <w:headerReference w:type="even" r:id="rId9"/>
          <w:pgSz w:w="11906" w:h="16838"/>
          <w:pgMar w:top="1440" w:right="1080" w:bottom="1440" w:left="1080" w:header="709" w:footer="709" w:gutter="0"/>
          <w:cols w:space="708"/>
          <w:bidi/>
          <w:rtlGutter/>
          <w:docGrid w:linePitch="360"/>
          <w:sectPrChange w:id="29" w:author="Idit Balachsan" w:date="2019-07-30T09:48:00Z">
            <w:sectPr w:rsidR="004F2A45" w:rsidRPr="00C239DA" w:rsidSect="00673BF3">
              <w:pgMar w:top="1440" w:right="1418" w:bottom="1440" w:left="1418" w:header="709" w:footer="709" w:gutter="0"/>
            </w:sectPr>
          </w:sectPrChange>
        </w:sectPr>
      </w:pPr>
    </w:p>
    <w:p w14:paraId="6E6B716B" w14:textId="6B3FC31F" w:rsidR="00CE7625" w:rsidRPr="00A10451" w:rsidRDefault="00B926B5" w:rsidP="0089641E">
      <w:pPr>
        <w:pStyle w:val="Heading1"/>
        <w:rPr>
          <w:rFonts w:eastAsiaTheme="minorHAnsi"/>
        </w:rPr>
      </w:pPr>
      <w:bookmarkStart w:id="30" w:name="_Toc14991874"/>
      <w:r w:rsidRPr="00A10451">
        <w:rPr>
          <w:rFonts w:hint="cs"/>
        </w:rPr>
        <w:lastRenderedPageBreak/>
        <w:t>I</w:t>
      </w:r>
      <w:r w:rsidR="00492684" w:rsidRPr="00A10451">
        <w:rPr>
          <w:rFonts w:hint="cs"/>
        </w:rPr>
        <w:t>ntroduction</w:t>
      </w:r>
      <w:bookmarkEnd w:id="30"/>
    </w:p>
    <w:p w14:paraId="07FB679B" w14:textId="3F680BBD" w:rsidR="00182389" w:rsidRPr="00A10451" w:rsidRDefault="00182389" w:rsidP="00E87BA7">
      <w:pPr>
        <w:pStyle w:val="Heading2"/>
      </w:pPr>
      <w:bookmarkStart w:id="31" w:name="_Toc14991875"/>
      <w:r w:rsidRPr="00A10451">
        <w:rPr>
          <w:rFonts w:hint="cs"/>
        </w:rPr>
        <w:t>Air pollution</w:t>
      </w:r>
      <w:bookmarkEnd w:id="31"/>
    </w:p>
    <w:p w14:paraId="4C9AA649" w14:textId="4FE01064"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w:t>
      </w:r>
      <w:r w:rsidR="005C3807">
        <w:rPr>
          <w:rFonts w:cs="David"/>
          <w:color w:val="000000"/>
        </w:rPr>
        <w:t xml:space="preserve"> or</w:t>
      </w:r>
      <w:r w:rsidRPr="00A10451">
        <w:rPr>
          <w:rFonts w:cs="David" w:hint="cs"/>
          <w:color w:val="000000"/>
        </w:rPr>
        <w:t xml:space="preserve">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fertilizer</w:t>
      </w:r>
      <w:r w:rsidR="000A4006">
        <w:rPr>
          <w:rFonts w:cs="David"/>
          <w:color w:val="000000" w:themeColor="text1"/>
        </w:rPr>
        <w:t>s’</w:t>
      </w:r>
      <w:r w:rsidR="00F14364" w:rsidRPr="00A10451">
        <w:rPr>
          <w:rFonts w:cs="David" w:hint="cs"/>
          <w:color w:val="000000" w:themeColor="text1"/>
        </w:rPr>
        <w:t xml:space="preserve">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32" w:name="OLE_LINK60"/>
      <w:bookmarkStart w:id="33" w:name="OLE_LINK61"/>
      <w:r w:rsidR="008E3525" w:rsidRPr="008E3525">
        <w:rPr>
          <w:rFonts w:cs="David"/>
          <w:color w:val="000000"/>
        </w:rPr>
        <w:t xml:space="preserve">on-point source emissions </w:t>
      </w:r>
      <w:bookmarkEnd w:id="32"/>
      <w:bookmarkEnd w:id="33"/>
      <w:r w:rsidR="008E3525" w:rsidRPr="008E3525">
        <w:rPr>
          <w:rFonts w:cs="David"/>
          <w:color w:val="000000"/>
        </w:rPr>
        <w:t xml:space="preserve">– caused by </w:t>
      </w:r>
      <w:bookmarkStart w:id="34" w:name="OLE_LINK62"/>
      <w:bookmarkStart w:id="35" w:name="OLE_LINK63"/>
      <w:r w:rsidR="008E3525" w:rsidRPr="008E3525">
        <w:rPr>
          <w:rFonts w:cs="David"/>
          <w:color w:val="000000"/>
        </w:rPr>
        <w:t xml:space="preserve">direct contact of volatile substances </w:t>
      </w:r>
      <w:bookmarkEnd w:id="34"/>
      <w:bookmarkEnd w:id="35"/>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2F5CFC" w:rsidRPr="008E3525">
        <w:rPr>
          <w:rFonts w:cs="David"/>
          <w:color w:val="00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18F7418F" w:rsidR="00AF392C" w:rsidRPr="00A10451" w:rsidRDefault="00CE7625" w:rsidP="00E87BA7">
      <w:pPr>
        <w:ind w:right="-2" w:firstLine="720"/>
        <w:rPr>
          <w:rFonts w:cs="David"/>
        </w:rPr>
      </w:pPr>
      <w:bookmarkStart w:id="36" w:name="OLE_LINK111"/>
      <w:bookmarkStart w:id="37" w:name="OLE_LINK112"/>
      <w:bookmarkStart w:id="38" w:name="OLE_LINK113"/>
      <w:bookmarkStart w:id="39" w:name="OLE_LINK114"/>
      <w:bookmarkStart w:id="40"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36"/>
      <w:bookmarkEnd w:id="37"/>
      <w:bookmarkEnd w:id="38"/>
      <w:r w:rsidRPr="00A10451">
        <w:rPr>
          <w:rFonts w:cs="David" w:hint="cs"/>
          <w:color w:val="000000"/>
        </w:rPr>
        <w:t>.</w:t>
      </w:r>
      <w:bookmarkEnd w:id="39"/>
      <w:bookmarkEnd w:id="40"/>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globally are linked to ambient air pollution, mainly from heart disease, stroke, chronic obstructive pulmonary disease, lung cancer, and acute respiratory infections in children</w:t>
      </w:r>
      <w:r w:rsidR="000A4006">
        <w:rPr>
          <w:rFonts w:cs="David"/>
          <w:color w:val="000000"/>
        </w:rPr>
        <w:t xml:space="preserve"> </w:t>
      </w:r>
      <w:r w:rsidR="000A4006" w:rsidRPr="00A10451">
        <w:rPr>
          <w:rFonts w:cs="David" w:hint="cs"/>
          <w:color w:val="000000"/>
          <w:shd w:val="clear" w:color="auto" w:fill="FFFFFF"/>
        </w:rPr>
        <w:fldChar w:fldCharType="begin" w:fldLock="1"/>
      </w:r>
      <w:r w:rsidR="000A4006">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0A4006" w:rsidRPr="00A10451">
        <w:rPr>
          <w:rFonts w:cs="David" w:hint="cs"/>
          <w:color w:val="000000"/>
          <w:shd w:val="clear" w:color="auto" w:fill="FFFFFF"/>
        </w:rPr>
        <w:fldChar w:fldCharType="separate"/>
      </w:r>
      <w:r w:rsidR="000A4006" w:rsidRPr="00076509">
        <w:rPr>
          <w:rFonts w:cs="David"/>
          <w:noProof/>
          <w:color w:val="000000"/>
          <w:shd w:val="clear" w:color="auto" w:fill="FFFFFF"/>
        </w:rPr>
        <w:t>[5]</w:t>
      </w:r>
      <w:r w:rsidR="000A4006" w:rsidRPr="00A10451">
        <w:rPr>
          <w:rFonts w:cs="David" w:hint="cs"/>
          <w:color w:val="000000"/>
          <w:shd w:val="clear" w:color="auto" w:fill="FFFFFF"/>
        </w:rPr>
        <w:fldChar w:fldCharType="end"/>
      </w:r>
      <w:r w:rsidRPr="00A10451">
        <w:rPr>
          <w:rFonts w:cs="David" w:hint="cs"/>
          <w:color w:val="000000"/>
        </w:rPr>
        <w:t xml:space="preserve">.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w:t>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41" w:name="_Toc14991876"/>
      <w:r w:rsidRPr="00A10451">
        <w:rPr>
          <w:rFonts w:hint="cs"/>
        </w:rPr>
        <w:t>Monitoring air pollution</w:t>
      </w:r>
      <w:bookmarkEnd w:id="41"/>
    </w:p>
    <w:p w14:paraId="23A9B8F5" w14:textId="081497C7" w:rsidR="00291E11" w:rsidRPr="00A10451" w:rsidRDefault="00AE0031" w:rsidP="00E87BA7">
      <w:pPr>
        <w:ind w:right="-2"/>
        <w:rPr>
          <w:rFonts w:cs="David"/>
          <w:color w:val="000000"/>
          <w:rtl/>
        </w:rPr>
      </w:pPr>
      <w:bookmarkStart w:id="42" w:name="OLE_LINK109"/>
      <w:bookmarkStart w:id="43"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air pollution to enforce plants that temporarily exceed their emission permit, reveal leaks or new </w:t>
      </w:r>
      <w:r w:rsidR="00F25C50" w:rsidRPr="00A10451">
        <w:rPr>
          <w:rFonts w:cs="David" w:hint="cs"/>
          <w:color w:val="000000"/>
        </w:rPr>
        <w:lastRenderedPageBreak/>
        <w:t>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76260641" w14:textId="41B2A48F" w:rsidR="00944AE3" w:rsidRDefault="00190845" w:rsidP="00944AE3">
      <w:pPr>
        <w:ind w:right="-2" w:firstLine="720"/>
        <w:rPr>
          <w:rFonts w:cs="David"/>
          <w:color w:val="000000"/>
          <w:rtl/>
        </w:rPr>
      </w:pPr>
      <w:bookmarkStart w:id="44" w:name="OLE_LINK120"/>
      <w:bookmarkStart w:id="45" w:name="OLE_LINK121"/>
      <w:bookmarkEnd w:id="42"/>
      <w:bookmarkEnd w:id="43"/>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higher spatial resolution of the desired region of research, but for a limited time only</w:t>
      </w:r>
      <w:r w:rsidR="00801788">
        <w:rPr>
          <w:rFonts w:cs="David"/>
          <w:color w:val="000000"/>
        </w:rPr>
        <w:t>. S</w:t>
      </w:r>
      <w:r w:rsidR="00747A7E">
        <w:rPr>
          <w:rFonts w:cs="David"/>
          <w:color w:val="000000"/>
        </w:rPr>
        <w:t xml:space="preserve">easonality or any phenomenon </w:t>
      </w:r>
      <w:r w:rsidR="00A05FF3">
        <w:rPr>
          <w:rFonts w:cs="David"/>
          <w:color w:val="000000"/>
        </w:rPr>
        <w:t>having</w:t>
      </w:r>
      <w:r w:rsidR="00747A7E">
        <w:rPr>
          <w:rFonts w:cs="David"/>
          <w:color w:val="000000"/>
        </w:rPr>
        <w:t xml:space="preserve"> longer</w:t>
      </w:r>
      <w:r w:rsidR="00A05FF3">
        <w:rPr>
          <w:rFonts w:cs="David"/>
          <w:color w:val="000000"/>
        </w:rPr>
        <w:t xml:space="preserve"> </w:t>
      </w:r>
      <w:r w:rsidR="00747A7E">
        <w:rPr>
          <w:rFonts w:cs="David"/>
          <w:color w:val="000000"/>
        </w:rPr>
        <w:t>cycles than the time of the campaign</w:t>
      </w:r>
      <w:r w:rsidR="00176882">
        <w:rPr>
          <w:rFonts w:cs="David"/>
          <w:color w:val="000000"/>
        </w:rPr>
        <w:t>,</w:t>
      </w:r>
      <w:r w:rsidR="00801788">
        <w:rPr>
          <w:rFonts w:cs="David"/>
          <w:color w:val="000000"/>
        </w:rPr>
        <w:t xml:space="preserve"> will not be accounted for</w:t>
      </w:r>
      <w:r w:rsidR="002B18C1">
        <w:rPr>
          <w:rFonts w:cs="David"/>
          <w:color w:val="000000"/>
        </w:rPr>
        <w:t xml:space="preserve"> when using the </w:t>
      </w:r>
      <w:r w:rsidR="00A65787">
        <w:rPr>
          <w:rFonts w:cs="David"/>
          <w:color w:val="000000"/>
        </w:rPr>
        <w:t>measured data</w:t>
      </w:r>
      <w:r w:rsidR="00801788">
        <w:rPr>
          <w:rFonts w:cs="David"/>
          <w:color w:val="000000"/>
        </w:rPr>
        <w:t>.</w:t>
      </w:r>
      <w:r w:rsidR="00747A7E">
        <w:rPr>
          <w:rFonts w:cs="David"/>
          <w:color w:val="000000"/>
        </w:rPr>
        <w:t xml:space="preserve"> </w:t>
      </w:r>
    </w:p>
    <w:p w14:paraId="38222235" w14:textId="09EF9A51" w:rsidR="000067F7" w:rsidRPr="00A10451" w:rsidRDefault="000067F7" w:rsidP="00944AE3">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These properties enable covering larger area</w:t>
      </w:r>
      <w:r w:rsidR="007B0CB2">
        <w:rPr>
          <w:rFonts w:cs="David"/>
        </w:rPr>
        <w:t>s</w:t>
      </w:r>
      <w:r w:rsidRPr="00A10451">
        <w:rPr>
          <w:rFonts w:cs="David" w:hint="cs"/>
        </w:rPr>
        <w:t xml:space="preserve"> and obtaining</w:t>
      </w:r>
      <w:r w:rsidRPr="00A10451">
        <w:rPr>
          <w:rFonts w:cs="David" w:hint="cs"/>
          <w:color w:val="000000"/>
        </w:rPr>
        <w:t xml:space="preserve">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44"/>
    <w:bookmarkEnd w:id="45"/>
    <w:p w14:paraId="44FDB524" w14:textId="77777777" w:rsidR="00F322EC" w:rsidRPr="00A10451" w:rsidRDefault="00F322EC" w:rsidP="00E87BA7">
      <w:pPr>
        <w:ind w:right="-2"/>
        <w:rPr>
          <w:rFonts w:cs="David"/>
          <w:color w:val="000000"/>
        </w:rPr>
      </w:pPr>
    </w:p>
    <w:p w14:paraId="7A1DCCBF" w14:textId="7043F730" w:rsidR="003A4996" w:rsidRPr="00A10451" w:rsidRDefault="00414168" w:rsidP="00E87BA7">
      <w:pPr>
        <w:pStyle w:val="Heading2"/>
      </w:pPr>
      <w:bookmarkStart w:id="46" w:name="_Toc14991877"/>
      <w:r w:rsidRPr="00A10451">
        <w:rPr>
          <w:rFonts w:hint="cs"/>
        </w:rPr>
        <w:t>A</w:t>
      </w:r>
      <w:r w:rsidR="003A4996" w:rsidRPr="00A10451">
        <w:rPr>
          <w:rFonts w:hint="cs"/>
        </w:rPr>
        <w:t>ir pollution</w:t>
      </w:r>
      <w:r w:rsidR="009770C1" w:rsidRPr="00A10451">
        <w:rPr>
          <w:rFonts w:hint="cs"/>
        </w:rPr>
        <w:t xml:space="preserve"> representation in </w:t>
      </w:r>
      <w:r w:rsidR="00C055B6">
        <w:t xml:space="preserve">time and in </w:t>
      </w:r>
      <w:r w:rsidR="009770C1" w:rsidRPr="00A10451">
        <w:rPr>
          <w:rFonts w:hint="cs"/>
        </w:rPr>
        <w:t>space</w:t>
      </w:r>
      <w:bookmarkEnd w:id="46"/>
      <w:r w:rsidR="00E23FB9" w:rsidRPr="00A10451">
        <w:rPr>
          <w:rFonts w:hint="cs"/>
        </w:rPr>
        <w:t xml:space="preserve"> </w:t>
      </w:r>
    </w:p>
    <w:p w14:paraId="0E9C7F06" w14:textId="77777777" w:rsidR="006534E6" w:rsidRDefault="00CE7625" w:rsidP="00D54721">
      <w:pPr>
        <w:ind w:right="-2"/>
        <w:rPr>
          <w:rFonts w:cs="David"/>
          <w:color w:val="000000"/>
        </w:rPr>
      </w:pPr>
      <w:r w:rsidRPr="00A10451">
        <w:rPr>
          <w:rFonts w:cs="David" w:hint="cs"/>
          <w:color w:val="000000"/>
        </w:rPr>
        <w:t>Spatial interpolation methods (Kriging, inverse distance weighting (IDW)</w:t>
      </w:r>
      <w:r w:rsidR="001615DB">
        <w:rPr>
          <w:rFonts w:cs="David"/>
          <w:color w:val="000000"/>
        </w:rPr>
        <w:t xml:space="preserve"> or</w:t>
      </w:r>
      <w:r w:rsidRPr="00A10451">
        <w:rPr>
          <w:rFonts w:cs="David" w:hint="cs"/>
          <w:color w:val="000000"/>
        </w:rPr>
        <w:t xml:space="preserve">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w:t>
      </w:r>
      <w:r w:rsidR="006534E6">
        <w:rPr>
          <w:rFonts w:cs="David"/>
          <w:color w:val="000000"/>
        </w:rPr>
        <w:t xml:space="preserve"> </w:t>
      </w:r>
    </w:p>
    <w:p w14:paraId="4A02708B" w14:textId="37C72559" w:rsidR="00B1491C" w:rsidRPr="00A10451" w:rsidRDefault="006534E6" w:rsidP="006534E6">
      <w:pPr>
        <w:ind w:right="-2" w:firstLine="576"/>
        <w:rPr>
          <w:rFonts w:cs="David"/>
          <w:color w:val="000000"/>
        </w:rPr>
      </w:pPr>
      <w:r>
        <w:rPr>
          <w:rFonts w:cs="David"/>
          <w:color w:val="000000"/>
        </w:rPr>
        <w:t>Unlike the above-mentioned models, a</w:t>
      </w:r>
      <w:r w:rsidR="00CE7625" w:rsidRPr="00A10451">
        <w:rPr>
          <w:rFonts w:cs="David" w:hint="cs"/>
          <w:color w:val="000000"/>
        </w:rPr>
        <w:t>tmospheric transport and dispersion (ATD) models quantify the deterministic relationships between sources’ emissions and concentrations in space</w:t>
      </w:r>
      <w:r w:rsidR="006F05F2" w:rsidRPr="00A10451">
        <w:rPr>
          <w:rFonts w:cs="David" w:hint="cs"/>
          <w:color w:val="000000"/>
        </w:rPr>
        <w:t xml:space="preserve"> </w:t>
      </w:r>
      <w:r w:rsidR="006F05F2" w:rsidRPr="00A10451">
        <w:rPr>
          <w:rFonts w:cs="David" w:hint="cs"/>
          <w:color w:val="000000"/>
        </w:rPr>
        <w:lastRenderedPageBreak/>
        <w:t>and in time</w:t>
      </w:r>
      <w:r w:rsidR="00CE7625"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00CE7625" w:rsidRPr="00A10451">
        <w:rPr>
          <w:rFonts w:cs="David" w:hint="cs"/>
          <w:color w:val="000000"/>
        </w:rPr>
        <w:t xml:space="preserve">ATD models can forecast the spread of the pollutants, when available results from monitoring data are used for calibration and evaluation of model performance. </w:t>
      </w:r>
      <w:r w:rsidR="00CE7625"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00CE7625" w:rsidRPr="00A10451">
        <w:rPr>
          <w:rFonts w:cs="David" w:hint="cs"/>
          <w:color w:val="000000" w:themeColor="text1"/>
        </w:rPr>
        <w:t xml:space="preserve">. </w:t>
      </w:r>
      <w:ins w:id="47" w:author="Idit Balachsan" w:date="2019-07-30T09:50:00Z">
        <w:r w:rsidR="00EF1B85">
          <w:rPr>
            <w:rFonts w:cs="David"/>
            <w:color w:val="000000" w:themeColor="text1"/>
          </w:rPr>
          <w:t>Regardless of the method used for generating the dense pollution maps, they all rely on the input they receive from the sensors. Thus, sub-optimal deployment on the sensors hinders air-pollution accurate description.</w:t>
        </w:r>
      </w:ins>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48" w:name="_Toc14991878"/>
      <w:r w:rsidRPr="00A10451">
        <w:rPr>
          <w:rFonts w:hint="cs"/>
        </w:rPr>
        <w:t>Source term estimation</w:t>
      </w:r>
      <w:bookmarkEnd w:id="48"/>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693D21CF"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C66993">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id":"ITEM-2","itemData":{"DOI":"10.1007/978-3-319-89935-0","ISBN":"978-3-319-89934-3","author":[{"dropping-particle":"","family":"Nebenzal","given":"Asaf","non-dropping-particle":"","parse-names":false,"suffix":""},{"dropping-particle":"","family":"Fishbain","given":"Barak","non-dropping-particle":"","parse-names":false,"suffix":""}],"id":"ITEM-2","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 [23]","plainTextFormattedCitation":"[16], [23]","previouslyFormattedCitation":"[16], [23]"},"properties":{"noteIndex":0},"schema":"https://github.com/citation-style-language/schema/raw/master/csl-citation.json"}</w:instrText>
      </w:r>
      <w:r w:rsidR="00D732FE" w:rsidRPr="00A10451">
        <w:rPr>
          <w:rFonts w:cs="David" w:hint="cs"/>
          <w:color w:val="000000"/>
        </w:rPr>
        <w:fldChar w:fldCharType="separate"/>
      </w:r>
      <w:r w:rsidR="00C66993" w:rsidRPr="00C66993">
        <w:rPr>
          <w:rFonts w:cs="David"/>
          <w:noProof/>
          <w:color w:val="000000"/>
        </w:rPr>
        <w:t>[16], [23]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ins w:id="49" w:author="Idit Balachsan" w:date="2019-07-30T09:51:00Z">
        <w:r w:rsidR="009E76EB">
          <w:rPr>
            <w:rFonts w:cs="David"/>
            <w:color w:val="000000" w:themeColor="text1"/>
          </w:rPr>
          <w:t>Similarly to the sparse representation problem, the WDESN’s input has a dramatical impact on the accuracy of STE methodologies, and thus, sensors’ location allocation</w:t>
        </w:r>
      </w:ins>
      <w:ins w:id="50" w:author="Idit Balachsan" w:date="2019-07-30T10:23:00Z">
        <w:r w:rsidR="00C66993">
          <w:rPr>
            <w:rFonts w:cs="David"/>
            <w:color w:val="000000" w:themeColor="text1"/>
          </w:rPr>
          <w:t xml:space="preserve"> </w:t>
        </w:r>
        <w:r w:rsidR="00C66993">
          <w:rPr>
            <w:rFonts w:cs="David"/>
            <w:color w:val="000000" w:themeColor="text1"/>
          </w:rPr>
          <w:fldChar w:fldCharType="begin" w:fldLock="1"/>
        </w:r>
      </w:ins>
      <w:r w:rsidR="001E20E7">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C66993">
        <w:rPr>
          <w:rFonts w:cs="David"/>
          <w:color w:val="000000" w:themeColor="text1"/>
        </w:rPr>
        <w:fldChar w:fldCharType="separate"/>
      </w:r>
      <w:r w:rsidR="00C66993" w:rsidRPr="00C66993">
        <w:rPr>
          <w:rFonts w:cs="David"/>
          <w:noProof/>
          <w:color w:val="000000" w:themeColor="text1"/>
        </w:rPr>
        <w:t>[24]</w:t>
      </w:r>
      <w:ins w:id="51" w:author="Idit Balachsan" w:date="2019-07-30T10:23:00Z">
        <w:r w:rsidR="00C66993">
          <w:rPr>
            <w:rFonts w:cs="David"/>
            <w:color w:val="000000" w:themeColor="text1"/>
          </w:rPr>
          <w:fldChar w:fldCharType="end"/>
        </w:r>
        <w:r w:rsidR="00C66993">
          <w:rPr>
            <w:rFonts w:cs="David"/>
            <w:color w:val="000000" w:themeColor="text1"/>
          </w:rPr>
          <w:t xml:space="preserve"> </w:t>
        </w:r>
      </w:ins>
      <w:ins w:id="52" w:author="Idit Balachsan" w:date="2019-07-30T09:51:00Z">
        <w:r w:rsidR="009E76EB">
          <w:rPr>
            <w:rFonts w:cs="David"/>
            <w:color w:val="000000" w:themeColor="text1"/>
          </w:rPr>
          <w:t>problem is a major factor that must be addressed.</w:t>
        </w:r>
      </w:ins>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53" w:name="_Toc14991879"/>
      <w:r>
        <w:t>N</w:t>
      </w:r>
      <w:r w:rsidR="00E773DD" w:rsidRPr="00A10451">
        <w:rPr>
          <w:rFonts w:hint="cs"/>
        </w:rPr>
        <w:t>etwork deployment</w:t>
      </w:r>
      <w:bookmarkEnd w:id="53"/>
    </w:p>
    <w:p w14:paraId="32737F91" w14:textId="237D203B" w:rsidR="001E61E8" w:rsidRDefault="001E61E8" w:rsidP="00E87BA7">
      <w:pPr>
        <w:ind w:right="-2"/>
        <w:rPr>
          <w:rFonts w:cs="David"/>
          <w:color w:val="000000"/>
        </w:rPr>
      </w:pPr>
      <w:bookmarkStart w:id="54" w:name="OLE_LINK122"/>
      <w:bookmarkStart w:id="55"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 xml:space="preserve">As </w:t>
      </w:r>
      <w:r w:rsidR="008312DE">
        <w:rPr>
          <w:rFonts w:cs="David"/>
          <w:color w:val="000000"/>
        </w:rPr>
        <w:lastRenderedPageBreak/>
        <w:t>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54"/>
    <w:bookmarkEnd w:id="55"/>
    <w:p w14:paraId="5083CDB4" w14:textId="6785371B" w:rsidR="00F25B7C" w:rsidRDefault="003039CC" w:rsidP="00E87BA7">
      <w:pPr>
        <w:ind w:right="-2" w:firstLine="720"/>
        <w:rPr>
          <w:rFonts w:cs="David"/>
          <w:color w:val="000000"/>
        </w:rPr>
      </w:pPr>
      <w:r w:rsidRPr="003039CC">
        <w:rPr>
          <w:rFonts w:cs="David" w:hint="cs"/>
          <w:color w:val="000000"/>
        </w:rPr>
        <w:t xml:space="preserve">When resources are unlimited, the challenge of representing the pollution field well or sufficiently estimating source parameters, becomes </w:t>
      </w:r>
      <w:del w:id="56" w:author="Idit Balachsan" w:date="2019-07-30T10:00:00Z">
        <w:r w:rsidRPr="003039CC" w:rsidDel="00574A06">
          <w:rPr>
            <w:rFonts w:cs="David" w:hint="cs"/>
            <w:color w:val="000000"/>
          </w:rPr>
          <w:delText>trivial</w:delText>
        </w:r>
      </w:del>
      <w:ins w:id="57" w:author="Idit Balachsan" w:date="2019-07-30T10:00:00Z">
        <w:r w:rsidR="00574A06">
          <w:rPr>
            <w:rFonts w:cs="David"/>
            <w:color w:val="000000"/>
          </w:rPr>
          <w:t>an easier task through a</w:t>
        </w:r>
      </w:ins>
      <w:del w:id="58" w:author="Idit Balachsan" w:date="2019-07-30T10:01:00Z">
        <w:r w:rsidRPr="003039CC" w:rsidDel="00574A06">
          <w:rPr>
            <w:rFonts w:cs="David" w:hint="cs"/>
            <w:color w:val="000000"/>
          </w:rPr>
          <w:delText>. </w:delText>
        </w:r>
        <w:r w:rsidRPr="003039CC" w:rsidDel="00574A06">
          <w:rPr>
            <w:rFonts w:cs="David"/>
            <w:color w:val="000000"/>
          </w:rPr>
          <w:delText>All that is required is the</w:delText>
        </w:r>
      </w:del>
      <w:r w:rsidRPr="003039CC">
        <w:rPr>
          <w:rFonts w:cs="David"/>
          <w:color w:val="000000"/>
        </w:rPr>
        <w:t xml:space="preserve"> deployment of a</w:t>
      </w:r>
      <w:r w:rsidR="00462CE0">
        <w:rPr>
          <w:rFonts w:cs="David"/>
          <w:color w:val="000000"/>
        </w:rPr>
        <w:t xml:space="preserve">n extensive </w:t>
      </w:r>
      <w:r w:rsidRPr="003039CC">
        <w:rPr>
          <w:rFonts w:cs="David"/>
          <w:color w:val="000000"/>
        </w:rPr>
        <w:t xml:space="preserve">number of sensors to reach </w:t>
      </w:r>
      <w:ins w:id="59" w:author="Idit Balachsan" w:date="2019-07-30T10:01:00Z">
        <w:r w:rsidR="00574A06">
          <w:rPr>
            <w:rFonts w:cs="David"/>
            <w:color w:val="000000"/>
          </w:rPr>
          <w:t xml:space="preserve">a </w:t>
        </w:r>
      </w:ins>
      <w:r w:rsidRPr="003039CC">
        <w:rPr>
          <w:rFonts w:cs="David"/>
          <w:color w:val="000000"/>
        </w:rPr>
        <w:t>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60" w:name="OLE_LINK66"/>
      <w:bookmarkStart w:id="61" w:name="OLE_LINK67"/>
      <w:r w:rsidR="000B0FAE">
        <w:t>severe</w:t>
      </w:r>
      <w:r w:rsidR="00AE467C">
        <w:t xml:space="preserve"> </w:t>
      </w:r>
      <w:bookmarkEnd w:id="60"/>
      <w:bookmarkEnd w:id="61"/>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62" w:name="OLE_LINK20"/>
      <w:bookmarkStart w:id="63" w:name="OLE_LINK21"/>
      <w:r w:rsidR="00AE467C">
        <w:t>industrial sites</w:t>
      </w:r>
      <w:bookmarkEnd w:id="62"/>
      <w:bookmarkEnd w:id="63"/>
      <w:r w:rsidR="0093363E">
        <w:t>,</w:t>
      </w:r>
      <w:r w:rsidR="00AE467C">
        <w:t xml:space="preserve"> sensor locations may be limited due to economic and </w:t>
      </w:r>
      <w:r w:rsidR="004B423C">
        <w:t>practical</w:t>
      </w:r>
      <w:r w:rsidR="00AE467C">
        <w:t xml:space="preserve"> considerations.</w:t>
      </w:r>
    </w:p>
    <w:p w14:paraId="42255062" w14:textId="2F8EF88C" w:rsidR="00EB3612" w:rsidRPr="00393CBC" w:rsidRDefault="00C55310" w:rsidP="00E87BA7">
      <w:pPr>
        <w:ind w:right="-2" w:firstLine="720"/>
        <w:rPr>
          <w:rtl/>
        </w:rPr>
      </w:pPr>
      <w:r>
        <w:t>A static deployment approach</w:t>
      </w:r>
      <w:r w:rsidR="0040271E">
        <w:t xml:space="preserve">, that satisfies the steady-state average conditions, </w:t>
      </w:r>
      <w:r>
        <w:t xml:space="preserve">might work well when no changes take place </w:t>
      </w:r>
      <w:ins w:id="64" w:author="Idit Balachsan" w:date="2019-07-30T10:01:00Z">
        <w:r w:rsidR="00AF3C33">
          <w:t xml:space="preserve">in the sources, emissions and </w:t>
        </w:r>
      </w:ins>
      <w:ins w:id="65" w:author="Idit Balachsan" w:date="2019-07-30T10:02:00Z">
        <w:r w:rsidR="00AF3C33">
          <w:t xml:space="preserve">meteorological conditions. </w:t>
        </w:r>
      </w:ins>
      <w:del w:id="66" w:author="Idit Balachsan" w:date="2019-07-30T10:02:00Z">
        <w:r w:rsidDel="00AF3C33">
          <w:delText xml:space="preserve">regarding the number of </w:delText>
        </w:r>
        <w:r w:rsidR="000D306C" w:rsidDel="00AF3C33">
          <w:delText>sources</w:delText>
        </w:r>
        <w:r w:rsidR="0040271E" w:rsidDel="00AF3C33">
          <w:delText xml:space="preserve">. </w:delText>
        </w:r>
      </w:del>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del w:id="67" w:author="Idit Balachsan" w:date="2019-07-30T10:02:00Z">
        <w:r w:rsidR="001121FA" w:rsidDel="00AF3C33">
          <w:delText>taken into account</w:delText>
        </w:r>
      </w:del>
      <w:ins w:id="68" w:author="Idit Balachsan" w:date="2019-07-30T10:02:00Z">
        <w:r w:rsidR="00AF3C33">
          <w:t>considered</w:t>
        </w:r>
      </w:ins>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p>
    <w:p w14:paraId="06281864" w14:textId="77777777" w:rsidR="00FD0F83" w:rsidRDefault="00EE55DF" w:rsidP="00E87BA7">
      <w:pPr>
        <w:ind w:right="-2"/>
        <w:rPr>
          <w:rFonts w:cs="David"/>
          <w:color w:val="FF0000"/>
        </w:rPr>
      </w:pPr>
      <w:r w:rsidRPr="00FF6192">
        <w:rPr>
          <w:rFonts w:cs="David"/>
          <w:color w:val="FF0000"/>
        </w:rPr>
        <w:tab/>
      </w:r>
      <w:bookmarkStart w:id="69" w:name="OLE_LINK146"/>
      <w:bookmarkStart w:id="70" w:name="OLE_LINK147"/>
    </w:p>
    <w:p w14:paraId="44E14C94" w14:textId="7966BC06" w:rsidR="00AE467C" w:rsidRPr="00264563" w:rsidRDefault="00CE7625" w:rsidP="00E87BA7">
      <w:pPr>
        <w:ind w:right="-2"/>
      </w:pPr>
      <w:r w:rsidRPr="00C61461">
        <w:rPr>
          <w:rFonts w:cs="David" w:hint="cs"/>
          <w:color w:val="000000" w:themeColor="text1"/>
        </w:rPr>
        <w:t xml:space="preserve">The following </w:t>
      </w:r>
      <w:r w:rsidR="004B7699" w:rsidRPr="00C61461">
        <w:rPr>
          <w:rFonts w:cs="David" w:hint="cs"/>
          <w:color w:val="000000" w:themeColor="text1"/>
        </w:rPr>
        <w:t>proposal</w:t>
      </w:r>
      <w:r w:rsidRPr="00C61461">
        <w:rPr>
          <w:rFonts w:cs="David" w:hint="cs"/>
          <w:color w:val="000000" w:themeColor="text1"/>
        </w:rPr>
        <w:t xml:space="preserve"> offers </w:t>
      </w:r>
      <w:ins w:id="71" w:author="Idit Balachsan" w:date="2019-07-30T10:03:00Z">
        <w:r w:rsidR="00697C2F">
          <w:rPr>
            <w:rFonts w:cs="David"/>
            <w:color w:val="000000" w:themeColor="text1"/>
          </w:rPr>
          <w:t xml:space="preserve">to explore and investigate the theoretical and practical aspects of </w:t>
        </w:r>
      </w:ins>
      <w:del w:id="72" w:author="Idit Balachsan" w:date="2019-07-30T10:03:00Z">
        <w:r w:rsidRPr="00C61461" w:rsidDel="00697C2F">
          <w:rPr>
            <w:rFonts w:cs="David" w:hint="cs"/>
            <w:color w:val="000000" w:themeColor="text1"/>
          </w:rPr>
          <w:delText>a</w:delText>
        </w:r>
        <w:r w:rsidR="003D3F70" w:rsidRPr="00C61461" w:rsidDel="00697C2F">
          <w:rPr>
            <w:rFonts w:cs="David" w:hint="cs"/>
            <w:color w:val="000000" w:themeColor="text1"/>
          </w:rPr>
          <w:delText xml:space="preserve"> </w:delText>
        </w:r>
      </w:del>
      <w:r w:rsidR="003D3F70" w:rsidRPr="00C61461">
        <w:rPr>
          <w:rFonts w:cs="David" w:hint="cs"/>
          <w:color w:val="000000" w:themeColor="text1"/>
        </w:rPr>
        <w:t>multi-objective</w:t>
      </w:r>
      <w:r w:rsidR="004B7699" w:rsidRPr="00C61461">
        <w:rPr>
          <w:rFonts w:cs="David" w:hint="cs"/>
          <w:color w:val="000000" w:themeColor="text1"/>
        </w:rPr>
        <w:t xml:space="preserve"> optimization model</w:t>
      </w:r>
      <w:ins w:id="73" w:author="Idit Balachsan" w:date="2019-07-30T10:03:00Z">
        <w:r w:rsidR="00697C2F">
          <w:rPr>
            <w:rFonts w:cs="David"/>
            <w:color w:val="000000" w:themeColor="text1"/>
          </w:rPr>
          <w:t>s</w:t>
        </w:r>
      </w:ins>
      <w:r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Pr="00C61461">
        <w:rPr>
          <w:rFonts w:cs="David" w:hint="cs"/>
          <w:color w:val="000000" w:themeColor="text1"/>
        </w:rPr>
        <w:t xml:space="preserve">can serve </w:t>
      </w:r>
      <w:r w:rsidR="005642BE">
        <w:rPr>
          <w:rFonts w:cs="David"/>
          <w:color w:val="000000" w:themeColor="text1"/>
        </w:rPr>
        <w:t>decision-makers</w:t>
      </w:r>
      <w:r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74" w:name="OLE_LINK162"/>
      <w:bookmarkStart w:id="75" w:name="OLE_LINK163"/>
      <w:r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69"/>
    <w:bookmarkEnd w:id="70"/>
    <w:bookmarkEnd w:id="74"/>
    <w:bookmarkEnd w:id="75"/>
    <w:p w14:paraId="2C45A180" w14:textId="20D0364E" w:rsidR="000C78D0" w:rsidRDefault="000C78D0" w:rsidP="0089641E">
      <w:pPr>
        <w:pStyle w:val="Heading1"/>
        <w:numPr>
          <w:ilvl w:val="0"/>
          <w:numId w:val="0"/>
        </w:numPr>
        <w:ind w:left="432"/>
      </w:pPr>
    </w:p>
    <w:p w14:paraId="6EC014D7" w14:textId="59EC7962" w:rsidR="00410CF7" w:rsidRDefault="00410CF7" w:rsidP="00E87BA7"/>
    <w:p w14:paraId="5FF9996A" w14:textId="24C1D130" w:rsidR="00410CF7" w:rsidRDefault="00410CF7" w:rsidP="00E87BA7"/>
    <w:p w14:paraId="3A82E745" w14:textId="4AEF0AD2" w:rsidR="006534E6" w:rsidDel="00697C2F" w:rsidRDefault="006534E6" w:rsidP="00E87BA7">
      <w:pPr>
        <w:rPr>
          <w:del w:id="76" w:author="Idit Balachsan" w:date="2019-07-30T10:04:00Z"/>
        </w:rPr>
      </w:pPr>
    </w:p>
    <w:p w14:paraId="4F7F0270" w14:textId="77777777" w:rsidR="006534E6" w:rsidRPr="00410CF7" w:rsidDel="00697C2F" w:rsidRDefault="006534E6" w:rsidP="00E87BA7">
      <w:pPr>
        <w:rPr>
          <w:del w:id="77" w:author="Idit Balachsan" w:date="2019-07-30T10:04:00Z"/>
        </w:rPr>
      </w:pPr>
    </w:p>
    <w:p w14:paraId="385C37A1" w14:textId="0B4624E7" w:rsidR="000C78D0" w:rsidDel="00697C2F" w:rsidRDefault="000C78D0" w:rsidP="00E87BA7">
      <w:pPr>
        <w:rPr>
          <w:del w:id="78" w:author="Idit Balachsan" w:date="2019-07-30T10:04:00Z"/>
        </w:rPr>
      </w:pPr>
    </w:p>
    <w:p w14:paraId="1D02761B" w14:textId="0279A887" w:rsidR="00464C33" w:rsidDel="00697C2F" w:rsidRDefault="00464C33" w:rsidP="00E87BA7">
      <w:pPr>
        <w:rPr>
          <w:del w:id="79" w:author="Idit Balachsan" w:date="2019-07-30T10:04:00Z"/>
        </w:rPr>
      </w:pPr>
    </w:p>
    <w:p w14:paraId="1042F7CC" w14:textId="77777777" w:rsidR="00464C33" w:rsidRPr="000C78D0" w:rsidRDefault="00464C33" w:rsidP="00E87BA7"/>
    <w:p w14:paraId="79A55EC5" w14:textId="065188CA" w:rsidR="00F229D5" w:rsidRDefault="00B011EB" w:rsidP="0089641E">
      <w:pPr>
        <w:pStyle w:val="Heading1"/>
      </w:pPr>
      <w:bookmarkStart w:id="80" w:name="_Toc14991880"/>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80"/>
      <w:r w:rsidR="00B139E0" w:rsidRPr="00A10451">
        <w:rPr>
          <w:rFonts w:hint="cs"/>
        </w:rPr>
        <w:t xml:space="preserve"> </w:t>
      </w:r>
    </w:p>
    <w:p w14:paraId="2906165A" w14:textId="64F9AE1B" w:rsidR="002055D3" w:rsidRDefault="00CF5CB6" w:rsidP="00E87BA7">
      <w:pPr>
        <w:pStyle w:val="Heading2"/>
      </w:pPr>
      <w:bookmarkStart w:id="81" w:name="_Toc14991881"/>
      <w:r>
        <w:t xml:space="preserve">Research </w:t>
      </w:r>
      <w:r w:rsidR="00107D43">
        <w:t>h</w:t>
      </w:r>
      <w:r>
        <w:t>ypothesis</w:t>
      </w:r>
      <w:bookmarkEnd w:id="81"/>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82" w:name="OLE_LINK144"/>
      <w:bookmarkStart w:id="83"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84" w:name="_Toc14991882"/>
      <w:bookmarkEnd w:id="82"/>
      <w:bookmarkEnd w:id="83"/>
      <w:r>
        <w:t>Research objectives</w:t>
      </w:r>
      <w:bookmarkEnd w:id="84"/>
    </w:p>
    <w:p w14:paraId="6F9266CC" w14:textId="5E961132" w:rsidR="0008513F" w:rsidRPr="00A43B11" w:rsidRDefault="00F06DF2" w:rsidP="00E87BA7">
      <w:pPr>
        <w:pStyle w:val="Default"/>
        <w:spacing w:line="360" w:lineRule="auto"/>
        <w:jc w:val="both"/>
        <w:rPr>
          <w:color w:val="FF0000"/>
        </w:rPr>
      </w:pPr>
      <w:bookmarkStart w:id="85" w:name="OLE_LINK148"/>
      <w:bookmarkStart w:id="86"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85"/>
    <w:bookmarkEnd w:id="86"/>
    <w:p w14:paraId="3577503A" w14:textId="014291D6" w:rsidR="00B64594" w:rsidRDefault="00644D19" w:rsidP="00E87BA7">
      <w:pPr>
        <w:pStyle w:val="Default"/>
        <w:spacing w:line="360" w:lineRule="auto"/>
        <w:jc w:val="both"/>
      </w:pPr>
      <w:r>
        <w:t xml:space="preserve">The specific objectives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87" w:name="OLE_LINK34"/>
      <w:bookmarkStart w:id="88" w:name="OLE_LINK35"/>
      <w:bookmarkStart w:id="89" w:name="OLE_LINK154"/>
      <w:bookmarkStart w:id="90" w:name="OLE_LINK15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87"/>
      <w:bookmarkEnd w:id="88"/>
      <w:r>
        <w:rPr>
          <w:rFonts w:cs="David"/>
        </w:rPr>
        <w:t xml:space="preserve">. </w:t>
      </w:r>
    </w:p>
    <w:p w14:paraId="67ED8124" w14:textId="3DDC8D3E"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w:t>
      </w:r>
      <w:r w:rsidR="00960CA2">
        <w:rPr>
          <w:rFonts w:cs="David"/>
          <w:color w:val="000000" w:themeColor="text1"/>
        </w:rPr>
        <w:t>change in weather or emission conditions</w:t>
      </w:r>
    </w:p>
    <w:p w14:paraId="279D1E34" w14:textId="5123598A" w:rsidR="00394D5A" w:rsidRPr="00960CA2"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 xml:space="preserve">probability of change in </w:t>
      </w:r>
      <w:r w:rsidR="00C516F4" w:rsidRPr="00960CA2">
        <w:rPr>
          <w:rFonts w:cs="David"/>
          <w:color w:val="000000" w:themeColor="text1"/>
        </w:rPr>
        <w:t xml:space="preserve">weather </w:t>
      </w:r>
      <w:r w:rsidR="00FD0F83" w:rsidRPr="00960CA2">
        <w:rPr>
          <w:rFonts w:cs="David"/>
          <w:color w:val="000000" w:themeColor="text1"/>
        </w:rPr>
        <w:t xml:space="preserve">and emission </w:t>
      </w:r>
      <w:r w:rsidR="00C516F4" w:rsidRPr="00960CA2">
        <w:rPr>
          <w:rFonts w:cs="David"/>
          <w:color w:val="000000" w:themeColor="text1"/>
        </w:rPr>
        <w:t>conditions</w:t>
      </w:r>
      <w:r w:rsidR="00FD0F83" w:rsidRPr="00960CA2">
        <w:rPr>
          <w:rFonts w:cs="David"/>
          <w:color w:val="000000" w:themeColor="text1"/>
        </w:rPr>
        <w:t xml:space="preserve">. </w:t>
      </w:r>
    </w:p>
    <w:p w14:paraId="364D5483" w14:textId="2FED8FB5" w:rsidR="00003B6D" w:rsidRPr="00A6476B" w:rsidRDefault="00644D19" w:rsidP="00E87BA7">
      <w:pPr>
        <w:pStyle w:val="Default"/>
        <w:numPr>
          <w:ilvl w:val="0"/>
          <w:numId w:val="25"/>
        </w:numPr>
        <w:spacing w:line="360" w:lineRule="auto"/>
        <w:jc w:val="both"/>
        <w:rPr>
          <w:rFonts w:cs="David"/>
          <w:color w:val="000000" w:themeColor="text1"/>
        </w:rPr>
      </w:pPr>
      <w:bookmarkStart w:id="91" w:name="OLE_LINK172"/>
      <w:bookmarkStart w:id="92" w:name="OLE_LINK173"/>
      <w:bookmarkEnd w:id="89"/>
      <w:bookmarkEnd w:id="90"/>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 xml:space="preserve">to derive engineering insights for effective deployments of air pollution </w:t>
      </w:r>
      <w:r w:rsidRPr="00C31CBB">
        <w:rPr>
          <w:rFonts w:hint="cs"/>
          <w:color w:val="000000" w:themeColor="text1"/>
        </w:rPr>
        <w:t>sensors</w:t>
      </w:r>
      <w:r w:rsidRPr="00C31CBB">
        <w:rPr>
          <w:color w:val="000000" w:themeColor="text1"/>
        </w:rPr>
        <w:t xml:space="preserve"> at various </w:t>
      </w:r>
      <w:r w:rsidR="00960CA2" w:rsidRPr="00C31CBB">
        <w:rPr>
          <w:color w:val="000000" w:themeColor="text1"/>
        </w:rPr>
        <w:t>emission</w:t>
      </w:r>
      <w:r w:rsidRPr="00C31CBB">
        <w:rPr>
          <w:color w:val="000000" w:themeColor="text1"/>
        </w:rPr>
        <w:t xml:space="preserve"> rates</w:t>
      </w:r>
      <w:r w:rsidR="006B2EF7" w:rsidRPr="00C31CBB">
        <w:rPr>
          <w:color w:val="000000" w:themeColor="text1"/>
        </w:rPr>
        <w:t>,</w:t>
      </w:r>
      <w:r w:rsidRPr="00C31CBB">
        <w:rPr>
          <w:color w:val="000000" w:themeColor="text1"/>
        </w:rPr>
        <w:t xml:space="preserve"> </w:t>
      </w:r>
      <w:r w:rsidRPr="006564ED">
        <w:t>sources/sensors configurations</w:t>
      </w:r>
      <w:r w:rsidR="006B2EF7">
        <w:t xml:space="preserve"> and weather conditions</w:t>
      </w:r>
      <w:r w:rsidR="00960CA2">
        <w:t>.</w:t>
      </w:r>
    </w:p>
    <w:p w14:paraId="25DDEA0A" w14:textId="0310A419"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 xml:space="preserve">the potential improvement achieved by the deployment of </w:t>
      </w:r>
      <w:commentRangeStart w:id="93"/>
      <w:r w:rsidR="00311F2A">
        <w:t xml:space="preserve">a heterogenous </w:t>
      </w:r>
      <w:commentRangeEnd w:id="93"/>
      <w:r w:rsidR="00A60813">
        <w:rPr>
          <w:rStyle w:val="CommentReference"/>
          <w:rFonts w:ascii="David" w:eastAsia="Times New Roman" w:hAnsi="David" w:cs="Times New Roman"/>
          <w:color w:val="auto"/>
        </w:rPr>
        <w:commentReference w:id="93"/>
      </w:r>
      <w:r w:rsidR="00311F2A">
        <w:t>network, comprised of different types of sensors with different characteristics (sensitivity, dynamic range</w:t>
      </w:r>
      <w:r w:rsidR="006C4311">
        <w:t xml:space="preserve"> </w:t>
      </w:r>
      <w:r w:rsidR="00844CB9">
        <w:t>or</w:t>
      </w:r>
      <w:r w:rsidR="00D67D8C">
        <w:t xml:space="preserve"> specificity</w:t>
      </w:r>
      <w:r w:rsidR="00311F2A">
        <w:t xml:space="preserve">), compared to a homogeneous network of sensors. </w:t>
      </w:r>
    </w:p>
    <w:p w14:paraId="62E741AE" w14:textId="4B97EDA8" w:rsidR="009E6BE8" w:rsidRPr="00B17011" w:rsidRDefault="00B17011" w:rsidP="00E87BA7">
      <w:pPr>
        <w:pStyle w:val="Default"/>
        <w:numPr>
          <w:ilvl w:val="0"/>
          <w:numId w:val="25"/>
        </w:numPr>
        <w:spacing w:line="360" w:lineRule="auto"/>
        <w:jc w:val="both"/>
        <w:rPr>
          <w:rFonts w:cs="David"/>
          <w:color w:val="000000" w:themeColor="text1"/>
        </w:rPr>
      </w:pPr>
      <w:r w:rsidRPr="00B17011">
        <w:t>Examine at least one c</w:t>
      </w:r>
      <w:r w:rsidR="009E6BE8" w:rsidRPr="00B17011">
        <w:t>ase</w:t>
      </w:r>
      <w:r>
        <w:t>-</w:t>
      </w:r>
      <w:r w:rsidR="009E6BE8" w:rsidRPr="00B17011">
        <w:t>study</w:t>
      </w:r>
      <w:r w:rsidRPr="00B17011">
        <w:t xml:space="preserve"> of real-world </w:t>
      </w:r>
      <w:r>
        <w:t xml:space="preserve">network deployment and analyze its performance, compared to a suggested optimal solution. </w:t>
      </w:r>
    </w:p>
    <w:bookmarkEnd w:id="91"/>
    <w:bookmarkEnd w:id="92"/>
    <w:p w14:paraId="0E4F25C3" w14:textId="77777777" w:rsidR="00A33910" w:rsidRPr="00A33910" w:rsidRDefault="00A33910" w:rsidP="00E87BA7"/>
    <w:p w14:paraId="48B8A394" w14:textId="2BF649FE" w:rsidR="00B011EB" w:rsidRPr="00A10451" w:rsidRDefault="00B011EB" w:rsidP="0089641E">
      <w:pPr>
        <w:pStyle w:val="Heading1"/>
      </w:pPr>
      <w:bookmarkStart w:id="94" w:name="_Toc14991883"/>
      <w:r w:rsidRPr="00A10451">
        <w:rPr>
          <w:rFonts w:hint="cs"/>
        </w:rPr>
        <w:lastRenderedPageBreak/>
        <w:t>Research contribution</w:t>
      </w:r>
      <w:bookmarkEnd w:id="94"/>
      <w:r w:rsidR="00F9569E" w:rsidRPr="00A10451">
        <w:rPr>
          <w:rFonts w:hint="cs"/>
        </w:rPr>
        <w:t xml:space="preserve"> </w:t>
      </w:r>
    </w:p>
    <w:p w14:paraId="2ECB4F87" w14:textId="1237BB1C" w:rsidR="00C96B5F" w:rsidRDefault="00D63641" w:rsidP="00E87BA7">
      <w:r w:rsidRPr="00D63641">
        <w:rPr>
          <w:rFonts w:ascii="Calibri" w:hAnsi="Calibri" w:cs="Calibri"/>
        </w:rPr>
        <w:t>﻿</w:t>
      </w:r>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3497E640" w:rsidR="00067E53" w:rsidRDefault="004D56A6" w:rsidP="00E87BA7">
      <w:pPr>
        <w:ind w:firstLine="720"/>
        <w:rPr>
          <w:rFonts w:asciiTheme="majorBidi" w:hAnsiTheme="majorBidi" w:cstheme="majorBidi"/>
        </w:rPr>
      </w:pPr>
      <w:r>
        <w:t xml:space="preserve">This proposed work </w:t>
      </w:r>
      <w:r w:rsidR="004C17A1">
        <w:t>will</w:t>
      </w:r>
      <w:r w:rsidR="00013AA6" w:rsidRPr="0063144D">
        <w:t xml:space="preserve"> provide </w:t>
      </w:r>
      <w:ins w:id="95" w:author="Idit Balachsan" w:date="2019-07-30T10:04:00Z">
        <w:r w:rsidR="008C1187">
          <w:t xml:space="preserve">mathematical and </w:t>
        </w:r>
      </w:ins>
      <w:r w:rsidR="00013AA6" w:rsidRPr="0063144D">
        <w:t xml:space="preserve">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96" w:name="OLE_LINK156"/>
      <w:bookmarkStart w:id="97"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96"/>
      <w:bookmarkEnd w:id="97"/>
    </w:p>
    <w:p w14:paraId="6D732D8D" w14:textId="055C2DD3" w:rsidR="005B294C" w:rsidRDefault="002579A4" w:rsidP="00E87BA7">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w:t>
      </w:r>
      <w:ins w:id="98" w:author="Idit Balachsan" w:date="2019-07-30T10:05:00Z">
        <w:r w:rsidR="008C1187">
          <w:t xml:space="preserve">firstly offers an adaptive mechanism, which </w:t>
        </w:r>
      </w:ins>
      <w:r w:rsidR="00323176">
        <w:t xml:space="preserve">considers the time-varying </w:t>
      </w:r>
      <w:ins w:id="99" w:author="Idit Balachsan" w:date="2019-07-30T10:05:00Z">
        <w:r w:rsidR="008C1187">
          <w:t xml:space="preserve">pollution and </w:t>
        </w:r>
      </w:ins>
      <w:r w:rsidR="00A76B4F">
        <w:t xml:space="preserve">meteorological conditions </w:t>
      </w:r>
      <w:r w:rsidR="005B294C">
        <w:t xml:space="preserve">that </w:t>
      </w:r>
      <w:del w:id="100" w:author="Idit Balachsan" w:date="2019-07-30T10:05:00Z">
        <w:r w:rsidR="00FE3565" w:rsidDel="00EE766D">
          <w:delText xml:space="preserve"> </w:delText>
        </w:r>
        <w:r w:rsidR="00C326F8" w:rsidDel="00EE766D">
          <w:delText xml:space="preserve"> </w:delText>
        </w:r>
      </w:del>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E87BA7">
      <w:pPr>
        <w:rPr>
          <w:rFonts w:cs="David"/>
        </w:rPr>
      </w:pPr>
    </w:p>
    <w:p w14:paraId="75CE353E" w14:textId="02DD940C" w:rsidR="00A33910" w:rsidRDefault="00A33910" w:rsidP="0089641E">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89641E">
      <w:pPr>
        <w:pStyle w:val="Heading1"/>
      </w:pPr>
      <w:bookmarkStart w:id="101" w:name="_Toc14991884"/>
      <w:r w:rsidRPr="00A10451">
        <w:rPr>
          <w:rFonts w:hint="cs"/>
        </w:rPr>
        <w:lastRenderedPageBreak/>
        <w:t>Literature review</w:t>
      </w:r>
      <w:bookmarkEnd w:id="101"/>
    </w:p>
    <w:p w14:paraId="66A40561" w14:textId="3A767DE5" w:rsidR="004170D4" w:rsidRPr="00A10451" w:rsidRDefault="00471C6C" w:rsidP="00E87BA7">
      <w:pPr>
        <w:pStyle w:val="Heading2"/>
      </w:pPr>
      <w:bookmarkStart w:id="102" w:name="_Toc14991885"/>
      <w:r w:rsidRPr="00A10451">
        <w:rPr>
          <w:rFonts w:hint="cs"/>
        </w:rPr>
        <w:t>The problem of s</w:t>
      </w:r>
      <w:r w:rsidR="004170D4" w:rsidRPr="00A10451">
        <w:rPr>
          <w:rFonts w:hint="cs"/>
        </w:rPr>
        <w:t>ensors</w:t>
      </w:r>
      <w:r w:rsidR="002D0FC5">
        <w:t xml:space="preserve"> deployment</w:t>
      </w:r>
      <w:bookmarkEnd w:id="102"/>
    </w:p>
    <w:p w14:paraId="64CE4BF6" w14:textId="41C45607"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C66993">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[25]","plainTextFormattedCitation":"[25]","previouslyFormattedCitation":"[25]"},"properties":{"noteIndex":0},"schema":"https://github.com/citation-style-language/schema/raw/master/csl-citation.json"}</w:instrText>
      </w:r>
      <w:r w:rsidR="00FA79C2" w:rsidRPr="00A10451">
        <w:rPr>
          <w:rFonts w:cs="David" w:hint="cs"/>
        </w:rPr>
        <w:fldChar w:fldCharType="separate"/>
      </w:r>
      <w:r w:rsidR="00C66993" w:rsidRPr="00C66993">
        <w:rPr>
          <w:rFonts w:cs="David"/>
          <w:noProof/>
        </w:rPr>
        <w:t>[25]</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C66993">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[26]","plainTextFormattedCitation":"[26]","previouslyFormattedCitation":"[26]"},"properties":{"noteIndex":0},"schema":"https://github.com/citation-style-language/schema/raw/master/csl-citation.json"}</w:instrText>
      </w:r>
      <w:r w:rsidR="00EA6439" w:rsidRPr="00A10451">
        <w:rPr>
          <w:rFonts w:cs="David" w:hint="cs"/>
        </w:rPr>
        <w:fldChar w:fldCharType="separate"/>
      </w:r>
      <w:r w:rsidR="00C66993" w:rsidRPr="00C66993">
        <w:rPr>
          <w:rFonts w:cs="David"/>
          <w:noProof/>
        </w:rPr>
        <w:t>[26]</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C66993">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[27]","plainTextFormattedCitation":"[27]","previouslyFormattedCitation":"[27]"},"properties":{"noteIndex":0},"schema":"https://github.com/citation-style-language/schema/raw/master/csl-citation.json"}</w:instrText>
      </w:r>
      <w:r w:rsidR="004979CC" w:rsidRPr="00A10451">
        <w:rPr>
          <w:rFonts w:cs="David" w:hint="cs"/>
        </w:rPr>
        <w:fldChar w:fldCharType="separate"/>
      </w:r>
      <w:r w:rsidR="00C66993" w:rsidRPr="00C66993">
        <w:rPr>
          <w:rFonts w:cs="David"/>
          <w:noProof/>
        </w:rPr>
        <w:t>[27]</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reduced to</w:t>
      </w:r>
      <w:r w:rsidR="00B15C0D">
        <w:rPr>
          <w:rFonts w:cs="David"/>
        </w:rPr>
        <w:t xml:space="preserve"> sensor’s type suitability (see Section </w:t>
      </w:r>
      <w:r w:rsidR="0021682C">
        <w:rPr>
          <w:rFonts w:cs="David"/>
        </w:rPr>
        <w:fldChar w:fldCharType="begin"/>
      </w:r>
      <w:r w:rsidR="0021682C">
        <w:rPr>
          <w:rFonts w:cs="David"/>
        </w:rPr>
        <w:instrText xml:space="preserve"> REF _Ref14950376 \r \h </w:instrText>
      </w:r>
      <w:r w:rsidR="0021682C">
        <w:rPr>
          <w:rFonts w:cs="David"/>
        </w:rPr>
      </w:r>
      <w:r w:rsidR="0021682C">
        <w:rPr>
          <w:rFonts w:cs="David"/>
        </w:rPr>
        <w:fldChar w:fldCharType="separate"/>
      </w:r>
      <w:r w:rsidR="0056587D">
        <w:rPr>
          <w:rFonts w:cs="David"/>
          <w:cs/>
        </w:rPr>
        <w:t>‎</w:t>
      </w:r>
      <w:r w:rsidR="0056587D">
        <w:rPr>
          <w:rFonts w:cs="David"/>
        </w:rPr>
        <w:t>4.3</w:t>
      </w:r>
      <w:r w:rsidR="0021682C">
        <w:rPr>
          <w:rFonts w:cs="David"/>
        </w:rPr>
        <w:fldChar w:fldCharType="end"/>
      </w:r>
      <w:r w:rsidR="00B15C0D">
        <w:rPr>
          <w:rFonts w:cs="David"/>
        </w:rPr>
        <w:t>),</w:t>
      </w:r>
      <w:r w:rsidR="002300AE" w:rsidRPr="00A10451">
        <w:rPr>
          <w:rFonts w:cs="David" w:hint="cs"/>
        </w:rPr>
        <w:t xml:space="preserve"> 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C66993">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Network","type":"article-journal"},"uris":["http://www.mendeley.com/documents/?uuid=128cd4bd-db40-45de-b720-0c8c35eb43ed"]}],"mendeley":{"formattedCitation":"[28], [29]","plainTextFormattedCitation":"[28], [29]","previouslyFormattedCitation":"[28], [29]"},"properties":{"noteIndex":0},"schema":"https://github.com/citation-style-language/schema/raw/master/csl-citation.json"}</w:instrText>
      </w:r>
      <w:r w:rsidR="00636F82" w:rsidRPr="00A10451">
        <w:rPr>
          <w:rFonts w:cs="David" w:hint="cs"/>
        </w:rPr>
        <w:fldChar w:fldCharType="separate"/>
      </w:r>
      <w:r w:rsidR="00C66993" w:rsidRPr="00C66993">
        <w:rPr>
          <w:rFonts w:cs="David"/>
          <w:noProof/>
        </w:rPr>
        <w:t>[28], [29]</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103" w:name="_Toc14991886"/>
      <w:r>
        <w:t>The importance of network’s application</w:t>
      </w:r>
      <w:bookmarkEnd w:id="103"/>
    </w:p>
    <w:p w14:paraId="463AD49C" w14:textId="46AF18E1"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C66993">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9F6601" w:rsidRPr="00C714EA">
        <w:rPr>
          <w:rFonts w:cs="David" w:hint="cs"/>
          <w:color w:val="000000" w:themeColor="text1"/>
        </w:rPr>
        <w:fldChar w:fldCharType="separate"/>
      </w:r>
      <w:r w:rsidR="00C66993" w:rsidRPr="00C66993">
        <w:rPr>
          <w:rFonts w:cs="David"/>
          <w:noProof/>
          <w:color w:val="000000" w:themeColor="text1"/>
        </w:rPr>
        <w:t>[24]</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2A4957">
        <w:rPr>
          <w:rFonts w:cs="David" w:hint="cs"/>
          <w:color w:val="000000" w:themeColor="text1"/>
        </w:rPr>
        <w:t>exposure assessment</w:t>
      </w:r>
      <w:r w:rsidR="00CC6E0E" w:rsidRPr="00C714EA">
        <w:rPr>
          <w:rFonts w:cs="David" w:hint="cs"/>
          <w:color w:val="000000" w:themeColor="text1"/>
        </w:rPr>
        <w:t xml:space="preserve"> as </w:t>
      </w:r>
      <w:r w:rsidR="002A4957">
        <w:rPr>
          <w:rFonts w:cs="David"/>
          <w:color w:val="000000" w:themeColor="text1"/>
        </w:rPr>
        <w:t>a goal</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a constrained</w:t>
      </w:r>
      <w:r w:rsidR="00E01F90">
        <w:rPr>
          <w:rFonts w:cs="David"/>
          <w:color w:val="000000" w:themeColor="text1"/>
        </w:rPr>
        <w:t xml:space="preserve"> single</w:t>
      </w:r>
      <w:r w:rsidR="000C7256" w:rsidRPr="00C714EA">
        <w:rPr>
          <w:rFonts w:cs="David" w:hint="cs"/>
          <w:color w:val="000000" w:themeColor="text1"/>
        </w:rPr>
        <w:t xml:space="preserve"> optimization problem</w:t>
      </w:r>
      <w:r w:rsidR="00E01F9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_Ref14950404 \r \h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4.5</w:t>
      </w:r>
      <w:r w:rsidR="0021682C">
        <w:rPr>
          <w:rFonts w:cs="David"/>
          <w:color w:val="000000" w:themeColor="text1"/>
        </w:rPr>
        <w:fldChar w:fldCharType="end"/>
      </w:r>
      <w:r w:rsidR="00E01F90">
        <w:rPr>
          <w:rFonts w:cs="David"/>
          <w:color w:val="000000" w:themeColor="text1"/>
        </w:rPr>
        <w:t>)</w:t>
      </w:r>
      <w:r w:rsidR="000C7256" w:rsidRPr="00C714EA">
        <w:rPr>
          <w:rFonts w:cs="David" w:hint="cs"/>
          <w:color w:val="000000" w:themeColor="text1"/>
        </w:rPr>
        <w:t xml:space="preserve">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B15C0D">
        <w:rPr>
          <w:rFonts w:cs="David"/>
          <w:color w:val="000000" w:themeColor="text1"/>
        </w:rPr>
        <w:t>was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B15C0D">
        <w:rPr>
          <w:rFonts w:cs="David"/>
          <w:color w:val="000000" w:themeColor="text1"/>
        </w:rPr>
        <w:t>d</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B15C0D">
        <w:rPr>
          <w:rFonts w:cs="David"/>
          <w:color w:val="000000" w:themeColor="text1"/>
        </w:rPr>
        <w:t>took</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D327B6">
        <w:rPr>
          <w:rFonts w:cs="David" w:hint="cs"/>
        </w:rPr>
        <w:t>a certain level of detection</w:t>
      </w:r>
      <w:r w:rsidR="000765EB" w:rsidRPr="00A10451">
        <w:rPr>
          <w:rFonts w:cs="David" w:hint="cs"/>
          <w:b/>
          <w:bCs/>
        </w:rPr>
        <w:t xml:space="preserve">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D327B6">
        <w:rPr>
          <w:rFonts w:cs="David" w:hint="cs"/>
          <w:color w:val="000000" w:themeColor="text1"/>
        </w:rPr>
        <w:t>detect</w:t>
      </w:r>
      <w:r w:rsidR="00D87C9D" w:rsidRPr="00D327B6">
        <w:rPr>
          <w:rFonts w:cs="David" w:hint="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w:t>
      </w:r>
      <w:r w:rsidR="00FB5B9E" w:rsidRPr="00A10451">
        <w:rPr>
          <w:rFonts w:cs="David" w:hint="cs"/>
        </w:rPr>
        <w:lastRenderedPageBreak/>
        <w:t xml:space="preserve">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04142C">
        <w:rPr>
          <w:rFonts w:cs="David"/>
        </w:rPr>
        <w:t>were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D327B6">
        <w:rPr>
          <w:rFonts w:cs="David" w:hint="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B15C0D">
        <w:rPr>
          <w:rFonts w:cs="David"/>
          <w:color w:val="000000" w:themeColor="text1"/>
        </w:rPr>
        <w:t>aimed</w:t>
      </w:r>
      <w:r w:rsidR="00D6651A" w:rsidRPr="00C714EA">
        <w:rPr>
          <w:rFonts w:cs="David" w:hint="cs"/>
          <w:color w:val="000000" w:themeColor="text1"/>
        </w:rPr>
        <w:t xml:space="preserve"> to </w:t>
      </w:r>
      <w:r w:rsidR="00D6651A" w:rsidRPr="00D327B6">
        <w:rPr>
          <w:rFonts w:cs="David" w:hint="cs"/>
          <w:color w:val="000000" w:themeColor="text1"/>
        </w:rPr>
        <w:t xml:space="preserve">improve the performance </w:t>
      </w:r>
      <w:r w:rsidR="00D6651A" w:rsidRPr="00C714EA">
        <w:rPr>
          <w:rFonts w:cs="David" w:hint="cs"/>
          <w:color w:val="000000" w:themeColor="text1"/>
        </w:rPr>
        <w:t>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04142C">
        <w:rPr>
          <w:rFonts w:cs="David"/>
        </w:rPr>
        <w:t>ed</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w:t>
      </w:r>
      <w:r w:rsidR="0004142C">
        <w:rPr>
          <w:rFonts w:cs="David"/>
        </w:rPr>
        <w:t>d</w:t>
      </w:r>
      <w:r w:rsidR="00F27DAE" w:rsidRPr="00A10451">
        <w:rPr>
          <w:rFonts w:cs="David" w:hint="cs"/>
        </w:rPr>
        <w:t xml:space="preserve">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04142C">
        <w:rPr>
          <w:rFonts w:cs="David"/>
        </w:rPr>
        <w:t>ed</w:t>
      </w:r>
      <w:r w:rsidR="00F27DAE" w:rsidRPr="00A10451">
        <w:rPr>
          <w:rFonts w:cs="David" w:hint="cs"/>
        </w:rPr>
        <w:t xml:space="preserve"> locations that improve</w:t>
      </w:r>
      <w:r w:rsidR="0004142C">
        <w:rPr>
          <w:rFonts w:cs="David"/>
        </w:rPr>
        <w:t>d</w:t>
      </w:r>
      <w:r w:rsidR="00F27DAE" w:rsidRPr="00A10451">
        <w:rPr>
          <w:rFonts w:cs="David" w:hint="cs"/>
        </w:rPr>
        <w:t xml:space="preserve"> prediction uncertainty and provide</w:t>
      </w:r>
      <w:r w:rsidR="0004142C">
        <w:rPr>
          <w:rFonts w:cs="David"/>
        </w:rPr>
        <w:t>d</w:t>
      </w:r>
      <w:r w:rsidR="00F27DAE" w:rsidRPr="00A10451">
        <w:rPr>
          <w:rFonts w:cs="David" w:hint="cs"/>
        </w:rPr>
        <w:t xml:space="preserve"> high prediction accuracy</w:t>
      </w:r>
      <w:r w:rsidR="00F27DAE" w:rsidRPr="00A10451">
        <w:rPr>
          <w:rFonts w:cs="David" w:hint="cs"/>
          <w:color w:val="000000" w:themeColor="text1"/>
        </w:rPr>
        <w:t>. Their method however require</w:t>
      </w:r>
      <w:r w:rsidR="0004142C">
        <w:rPr>
          <w:rFonts w:cs="David"/>
          <w:color w:val="000000" w:themeColor="text1"/>
        </w:rPr>
        <w:t>d</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104" w:name="_Ref14950376"/>
      <w:bookmarkStart w:id="105" w:name="_Toc14991887"/>
      <w:r>
        <w:t>Network h</w:t>
      </w:r>
      <w:r w:rsidR="00DF4518">
        <w:t>eterogeneity</w:t>
      </w:r>
      <w:bookmarkEnd w:id="104"/>
      <w:bookmarkEnd w:id="105"/>
      <w:r w:rsidR="00DF4518">
        <w:t xml:space="preserve"> </w:t>
      </w:r>
    </w:p>
    <w:p w14:paraId="0B33954A" w14:textId="60760364"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26F3F142"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106" w:name="OLE_LINK32"/>
      <w:bookmarkStart w:id="107" w:name="OLE_LINK33"/>
      <w:bookmarkStart w:id="108" w:name="OLE_LINK3"/>
      <w:r w:rsidR="00E3442D" w:rsidRPr="00F15C10">
        <w:rPr>
          <w:color w:val="000000" w:themeColor="text1"/>
        </w:rPr>
        <w:t xml:space="preserve">Chakrabarty </w:t>
      </w:r>
      <w:bookmarkEnd w:id="106"/>
      <w:bookmarkEnd w:id="107"/>
      <w:bookmarkEnd w:id="108"/>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109" w:name="OLE_LINK4"/>
      <w:bookmarkStart w:id="110"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109"/>
      <w:bookmarkEnd w:id="110"/>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r w:rsidR="00C504D0" w:rsidRPr="00F15C10">
        <w:rPr>
          <w:color w:val="000000" w:themeColor="text1"/>
        </w:rPr>
        <w:t>studies,</w:t>
      </w:r>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C66993">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[29]","plainTextFormattedCitation":"[29]","previouslyFormattedCitation":"[29]"},"properties":{"noteIndex":0},"schema":"https://github.com/citation-style-language/schema/raw/master/csl-citation.json"}</w:instrText>
      </w:r>
      <w:r w:rsidR="009F31A3" w:rsidRPr="00C714EA">
        <w:rPr>
          <w:rFonts w:cs="David" w:hint="cs"/>
          <w:color w:val="000000" w:themeColor="text1"/>
        </w:rPr>
        <w:fldChar w:fldCharType="separate"/>
      </w:r>
      <w:r w:rsidR="00C66993" w:rsidRPr="00C66993">
        <w:rPr>
          <w:rFonts w:cs="David"/>
          <w:noProof/>
          <w:color w:val="000000" w:themeColor="text1"/>
        </w:rPr>
        <w:t>[29]</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C504D0">
        <w:rPr>
          <w:rFonts w:cs="David"/>
          <w:color w:val="000000" w:themeColor="text1"/>
        </w:rPr>
        <w:t>d</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C504D0">
        <w:rPr>
          <w:rFonts w:cs="David"/>
          <w:color w:val="000000" w:themeColor="text1"/>
        </w:rPr>
        <w:t>wa</w:t>
      </w:r>
      <w:r w:rsidR="009F31A3" w:rsidRPr="00C714EA">
        <w:rPr>
          <w:rFonts w:cs="David" w:hint="cs"/>
          <w:color w:val="000000" w:themeColor="text1"/>
        </w:rPr>
        <w:t>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w:t>
      </w:r>
      <w:r w:rsidR="00C504D0">
        <w:rPr>
          <w:rFonts w:cs="David"/>
          <w:color w:val="000000" w:themeColor="text1"/>
        </w:rPr>
        <w:t>d</w:t>
      </w:r>
      <w:r w:rsidR="001C1394">
        <w:rPr>
          <w:rFonts w:cs="David"/>
          <w:color w:val="000000" w:themeColor="text1"/>
        </w:rPr>
        <w:t xml:space="preserve">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w:t>
      </w:r>
      <w:r w:rsidR="00C504D0">
        <w:rPr>
          <w:rFonts w:cs="David"/>
          <w:color w:val="000000" w:themeColor="text1"/>
        </w:rPr>
        <w:t>wa</w:t>
      </w:r>
      <w:r w:rsidR="001C1394">
        <w:rPr>
          <w:rFonts w:cs="David"/>
          <w:color w:val="000000" w:themeColor="text1"/>
        </w:rPr>
        <w:t xml:space="preserve">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w:t>
      </w:r>
      <w:r w:rsidR="004573A9">
        <w:rPr>
          <w:rFonts w:cs="David"/>
          <w:color w:val="000000" w:themeColor="text1"/>
        </w:rPr>
        <w:t>weather</w:t>
      </w:r>
      <w:r w:rsidR="009F31A3">
        <w:rPr>
          <w:rFonts w:cs="David"/>
          <w:color w:val="000000" w:themeColor="text1"/>
        </w:rPr>
        <w:t xml:space="preserve">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111" w:name="_Toc14991888"/>
      <w:r>
        <w:t>Redeployment of sensors</w:t>
      </w:r>
      <w:bookmarkEnd w:id="111"/>
    </w:p>
    <w:p w14:paraId="7A3A8BDC" w14:textId="3B0F2FC4" w:rsidR="002B2011" w:rsidRPr="008C332F" w:rsidRDefault="002B2011" w:rsidP="008C332F">
      <w:pPr>
        <w:ind w:right="-2"/>
        <w:rPr>
          <w:rFonts w:cs="David"/>
          <w:color w:val="000000" w:themeColor="text1"/>
        </w:rPr>
      </w:pPr>
      <w:r w:rsidRPr="00A10451">
        <w:rPr>
          <w:rFonts w:cs="David" w:hint="cs"/>
        </w:rPr>
        <w:t xml:space="preserve">Another aspect of network deployment dealt with in </w:t>
      </w:r>
      <w:r>
        <w:rPr>
          <w:rFonts w:cs="David"/>
        </w:rPr>
        <w:t>some</w:t>
      </w:r>
      <w:r w:rsidRPr="00A10451">
        <w:rPr>
          <w:rFonts w:cs="David" w:hint="cs"/>
        </w:rPr>
        <w:t xml:space="preserve"> works, is </w:t>
      </w:r>
      <w:r w:rsidR="00FD6AD6">
        <w:rPr>
          <w:rFonts w:cs="David"/>
        </w:rPr>
        <w:t>redeployment strategies</w:t>
      </w:r>
      <w:r w:rsidR="00F27977">
        <w:rPr>
          <w:rFonts w:cs="David"/>
        </w:rPr>
        <w:t xml:space="preserve"> that relocate some or all of the sensors</w:t>
      </w:r>
      <w:r w:rsidR="00C2091E">
        <w:rPr>
          <w:rFonts w:cs="David"/>
        </w:rPr>
        <w:t xml:space="preserve"> in order to enhance network performance. </w:t>
      </w:r>
      <w:r w:rsidR="00EA2345">
        <w:rPr>
          <w:rFonts w:cs="David"/>
        </w:rPr>
        <w:t xml:space="preserve">Some focused on </w:t>
      </w:r>
      <w:r w:rsidR="008D1AB9">
        <w:rPr>
          <w:rFonts w:cs="David"/>
        </w:rPr>
        <w:t>route optimization</w:t>
      </w:r>
      <w:r w:rsidR="00EA2345">
        <w:rPr>
          <w:rFonts w:cs="David"/>
        </w:rPr>
        <w:t xml:space="preserve">, </w:t>
      </w:r>
      <w:r w:rsidR="001C7362">
        <w:rPr>
          <w:rFonts w:cs="David"/>
        </w:rPr>
        <w:t>where</w:t>
      </w:r>
      <w:r w:rsidR="00BE6806">
        <w:rPr>
          <w:rFonts w:cs="David"/>
        </w:rPr>
        <w:t>, for example, a</w:t>
      </w:r>
      <w:r w:rsidRPr="00A10451">
        <w:rPr>
          <w:rFonts w:cs="David" w:hint="cs"/>
        </w:rPr>
        <w:t xml:space="preserve"> network of sensors </w:t>
      </w:r>
      <w:r w:rsidR="00BE6806">
        <w:rPr>
          <w:rFonts w:cs="David"/>
        </w:rPr>
        <w:t xml:space="preserve">is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007F4C2A">
        <w:rPr>
          <w:rFonts w:cs="David"/>
        </w:rPr>
        <w:t>,</w:t>
      </w:r>
      <w:r w:rsidRPr="00A10451">
        <w:rPr>
          <w:rFonts w:cs="David" w:hint="cs"/>
        </w:rPr>
        <w:t xml:space="preserve"> </w:t>
      </w:r>
      <w:r w:rsidR="005006FF">
        <w:rPr>
          <w:rFonts w:cs="David"/>
        </w:rPr>
        <w:t xml:space="preserve">and </w:t>
      </w:r>
      <w:r w:rsidRPr="00A10451">
        <w:rPr>
          <w:rFonts w:cs="David" w:hint="cs"/>
        </w:rPr>
        <w:t xml:space="preserve">real-time adaptive deployment of sensors </w:t>
      </w:r>
      <w:r w:rsidR="005006FF">
        <w:rPr>
          <w:rFonts w:cs="David"/>
        </w:rPr>
        <w:t xml:space="preserve">is </w:t>
      </w:r>
      <w:r w:rsidR="007F4C2A">
        <w:rPr>
          <w:rFonts w:cs="David"/>
        </w:rPr>
        <w:t>performed</w:t>
      </w:r>
      <w:r w:rsidR="005006FF">
        <w:rPr>
          <w:rFonts w:cs="David"/>
        </w:rPr>
        <w:t xml:space="preserve"> </w:t>
      </w:r>
      <w:r w:rsidRPr="00A10451">
        <w:rPr>
          <w:rFonts w:cs="David" w:hint="cs"/>
        </w:rPr>
        <w:t xml:space="preserve">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parameters.</w:t>
      </w:r>
      <w:r w:rsidR="00836A83">
        <w:rPr>
          <w:rFonts w:cs="David"/>
          <w:color w:val="000000" w:themeColor="text1"/>
        </w:rPr>
        <w:t xml:space="preserve"> </w:t>
      </w:r>
      <w:r w:rsidR="00734A1D">
        <w:rPr>
          <w:rFonts w:cs="David"/>
          <w:color w:val="000000" w:themeColor="text1"/>
        </w:rPr>
        <w:t>Other works</w:t>
      </w:r>
      <w:r w:rsidR="00BE6806">
        <w:rPr>
          <w:rFonts w:cs="David"/>
          <w:color w:val="000000" w:themeColor="text1"/>
        </w:rPr>
        <w:t xml:space="preserve"> focused on </w:t>
      </w:r>
      <w:r w:rsidR="00233A84">
        <w:rPr>
          <w:rFonts w:cs="David"/>
          <w:color w:val="000000" w:themeColor="text1"/>
        </w:rPr>
        <w:t xml:space="preserve">static redeployment </w:t>
      </w:r>
      <w:r w:rsidR="00734A1D">
        <w:rPr>
          <w:rFonts w:cs="David"/>
          <w:color w:val="000000" w:themeColor="text1"/>
        </w:rPr>
        <w:t>strategies, whe</w:t>
      </w:r>
      <w:r w:rsidR="00A54F9D">
        <w:rPr>
          <w:rFonts w:cs="David"/>
          <w:color w:val="000000" w:themeColor="text1"/>
        </w:rPr>
        <w:t>re</w:t>
      </w:r>
      <w:r w:rsidR="001964B3">
        <w:rPr>
          <w:rFonts w:cs="David"/>
          <w:color w:val="000000" w:themeColor="text1"/>
        </w:rPr>
        <w:t xml:space="preserve"> </w:t>
      </w:r>
      <w:r w:rsidR="00E850EE">
        <w:rPr>
          <w:rFonts w:cs="David"/>
          <w:color w:val="000000" w:themeColor="text1"/>
        </w:rPr>
        <w:t>a</w:t>
      </w:r>
      <w:r w:rsidR="00281D79">
        <w:rPr>
          <w:rFonts w:cs="David"/>
          <w:color w:val="000000" w:themeColor="text1"/>
        </w:rPr>
        <w:t xml:space="preserve"> new</w:t>
      </w:r>
      <w:r w:rsidR="001964B3">
        <w:rPr>
          <w:rFonts w:cs="David"/>
          <w:color w:val="000000" w:themeColor="text1"/>
        </w:rPr>
        <w:t xml:space="preserve"> </w:t>
      </w:r>
      <w:r w:rsidR="005006FF">
        <w:rPr>
          <w:rFonts w:cs="David"/>
          <w:color w:val="000000" w:themeColor="text1"/>
        </w:rPr>
        <w:t xml:space="preserve">distribution of </w:t>
      </w:r>
      <w:r w:rsidR="00D40B74">
        <w:rPr>
          <w:rFonts w:cs="David"/>
          <w:color w:val="000000" w:themeColor="text1"/>
        </w:rPr>
        <w:t>sensor</w:t>
      </w:r>
      <w:r w:rsidR="005006FF">
        <w:rPr>
          <w:rFonts w:cs="David"/>
          <w:color w:val="000000" w:themeColor="text1"/>
        </w:rPr>
        <w:t>s</w:t>
      </w:r>
      <w:r w:rsidR="00D40B74">
        <w:rPr>
          <w:rFonts w:cs="David"/>
          <w:color w:val="000000" w:themeColor="text1"/>
        </w:rPr>
        <w:t xml:space="preserve"> </w:t>
      </w:r>
      <w:r w:rsidR="00707076">
        <w:rPr>
          <w:rFonts w:cs="David"/>
          <w:color w:val="000000" w:themeColor="text1"/>
        </w:rPr>
        <w:t xml:space="preserve">is suggested so </w:t>
      </w:r>
      <w:r w:rsidR="00AC2450">
        <w:rPr>
          <w:rFonts w:cs="David"/>
          <w:color w:val="000000" w:themeColor="text1"/>
        </w:rPr>
        <w:t xml:space="preserve">relocation of sensors </w:t>
      </w:r>
      <w:r w:rsidR="00281D79">
        <w:rPr>
          <w:rFonts w:cs="David"/>
          <w:color w:val="000000" w:themeColor="text1"/>
        </w:rPr>
        <w:t xml:space="preserve">is optimized for lowest </w:t>
      </w:r>
      <w:r w:rsidR="00707076" w:rsidRPr="00707076">
        <w:rPr>
          <w:rFonts w:cs="David"/>
          <w:color w:val="000000" w:themeColor="text1"/>
        </w:rPr>
        <w:t>energetic cost.</w:t>
      </w:r>
      <w:r w:rsidR="008C332F">
        <w:rPr>
          <w:rFonts w:cs="David"/>
          <w:color w:val="000000" w:themeColor="text1"/>
        </w:rPr>
        <w:t xml:space="preserve">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w:t>
      </w:r>
      <w:r w:rsidR="00353B7A">
        <w:rPr>
          <w:rFonts w:cs="David"/>
          <w:color w:val="000000" w:themeColor="text1"/>
        </w:rPr>
        <w:t>d</w:t>
      </w:r>
      <w:r w:rsidRPr="00C714EA">
        <w:rPr>
          <w:rFonts w:cs="David" w:hint="cs"/>
          <w:color w:val="000000" w:themeColor="text1"/>
        </w:rPr>
        <w:t xml:space="preserve"> air pollution concentrations as ground truth and estimate</w:t>
      </w:r>
      <w:r w:rsidR="00353B7A">
        <w:rPr>
          <w:rFonts w:cs="David"/>
          <w:color w:val="000000" w:themeColor="text1"/>
        </w:rPr>
        <w:t>d</w:t>
      </w:r>
      <w:r w:rsidRPr="00C714EA">
        <w:rPr>
          <w:rFonts w:cs="David" w:hint="cs"/>
          <w:color w:val="000000" w:themeColor="text1"/>
        </w:rPr>
        <w:t xml:space="preserve"> concentrations where no sensors </w:t>
      </w:r>
      <w:r w:rsidR="00353B7A">
        <w:rPr>
          <w:rFonts w:cs="David"/>
          <w:color w:val="000000" w:themeColor="text1"/>
        </w:rPr>
        <w:t>were</w:t>
      </w:r>
      <w:r w:rsidRPr="00C714EA">
        <w:rPr>
          <w:rFonts w:cs="David" w:hint="cs"/>
          <w:color w:val="000000" w:themeColor="text1"/>
        </w:rPr>
        <w:t xml:space="preserv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w:t>
      </w:r>
      <w:r w:rsidR="00353B7A">
        <w:rPr>
          <w:rFonts w:cs="David"/>
        </w:rPr>
        <w:t>were</w:t>
      </w:r>
      <w:r w:rsidRPr="00A10451">
        <w:rPr>
          <w:rFonts w:cs="David" w:hint="cs"/>
        </w:rPr>
        <w:t xml:space="preserve"> redeployed so estimation error (i.e., </w:t>
      </w:r>
      <w:r w:rsidRPr="00A10451">
        <w:rPr>
          <w:rFonts w:ascii="Calibri" w:hAnsi="Calibri" w:cs="Calibri"/>
        </w:rPr>
        <w:t>﻿</w:t>
      </w:r>
      <w:r w:rsidRPr="00A10451">
        <w:rPr>
          <w:rFonts w:cs="David" w:hint="cs"/>
        </w:rPr>
        <w:t xml:space="preserve">the absolute difference between ground truth and estimation) </w:t>
      </w:r>
      <w:r w:rsidR="00353B7A">
        <w:rPr>
          <w:rFonts w:cs="David"/>
        </w:rPr>
        <w:t>was</w:t>
      </w:r>
      <w:r w:rsidRPr="00A10451">
        <w:rPr>
          <w:rFonts w:cs="David" w:hint="cs"/>
        </w:rPr>
        <w:t xml:space="preserve"> minimized </w:t>
      </w:r>
      <w:r w:rsidR="00F9317D">
        <w:rPr>
          <w:rFonts w:cs="David"/>
        </w:rPr>
        <w:t>while</w:t>
      </w:r>
      <w:r w:rsidRPr="00A10451">
        <w:rPr>
          <w:rFonts w:cs="David" w:hint="cs"/>
        </w:rPr>
        <w:t xml:space="preserve"> </w:t>
      </w:r>
      <w:r w:rsidR="00A676F1">
        <w:rPr>
          <w:rFonts w:cs="David"/>
        </w:rPr>
        <w:t>regarding</w:t>
      </w:r>
      <w:r w:rsidR="00F9317D">
        <w:rPr>
          <w:rFonts w:cs="David"/>
        </w:rPr>
        <w:t xml:space="preserve"> </w:t>
      </w:r>
      <w:r w:rsidRPr="00A10451">
        <w:rPr>
          <w:rFonts w:cs="David" w:hint="cs"/>
        </w:rPr>
        <w:t>execution time</w:t>
      </w:r>
      <w:r w:rsidR="00F9317D">
        <w:rPr>
          <w:rFonts w:cs="David"/>
        </w:rPr>
        <w:t>.</w:t>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112" w:name="_Ref14950404"/>
      <w:bookmarkStart w:id="113" w:name="_Toc14991889"/>
      <w:r w:rsidRPr="00A10451">
        <w:rPr>
          <w:rFonts w:hint="cs"/>
        </w:rPr>
        <w:t>Optimization</w:t>
      </w:r>
      <w:r w:rsidR="00FE3DB4" w:rsidRPr="00A10451">
        <w:rPr>
          <w:rFonts w:hint="cs"/>
        </w:rPr>
        <w:t xml:space="preserve"> aspect</w:t>
      </w:r>
      <w:bookmarkEnd w:id="112"/>
      <w:bookmarkEnd w:id="113"/>
      <w:r w:rsidR="00FE3DB4" w:rsidRPr="00A10451">
        <w:rPr>
          <w:rFonts w:hint="cs"/>
        </w:rPr>
        <w:t xml:space="preserve"> </w:t>
      </w:r>
    </w:p>
    <w:p w14:paraId="24685600" w14:textId="4B0961E8" w:rsidR="00CF3FAE" w:rsidRDefault="00042260" w:rsidP="00137577">
      <w:pPr>
        <w:ind w:right="-2"/>
        <w:rPr>
          <w:rFonts w:cs="David"/>
        </w:rPr>
      </w:pPr>
      <w:bookmarkStart w:id="114" w:name="OLE_LINK70"/>
      <w:bookmarkStart w:id="115" w:name="OLE_LINK71"/>
      <w:r w:rsidRPr="00823591">
        <w:rPr>
          <w:rFonts w:cs="David" w:hint="cs"/>
        </w:rPr>
        <w:t xml:space="preserve">As the basic problem of sensors’ optimal deployment aims at maximizing the </w:t>
      </w:r>
      <w:r w:rsidR="00863D22" w:rsidRPr="00823591">
        <w:rPr>
          <w:rFonts w:cs="David" w:hint="cs"/>
        </w:rPr>
        <w:t xml:space="preserve">utility of the network, </w:t>
      </w:r>
      <w:r w:rsidR="000D64A1" w:rsidRPr="00823591">
        <w:rPr>
          <w:rFonts w:cs="David" w:hint="cs"/>
        </w:rPr>
        <w:t xml:space="preserve">while minimizing </w:t>
      </w:r>
      <w:r w:rsidR="000E19B1" w:rsidRPr="00823591">
        <w:rPr>
          <w:rFonts w:cs="David" w:hint="cs"/>
        </w:rPr>
        <w:t>its</w:t>
      </w:r>
      <w:r w:rsidR="000D64A1" w:rsidRPr="00823591">
        <w:rPr>
          <w:rFonts w:cs="David" w:hint="cs"/>
        </w:rPr>
        <w:t xml:space="preserve"> cost, </w:t>
      </w:r>
      <w:r w:rsidR="000D6F4B" w:rsidRPr="00823591">
        <w:rPr>
          <w:rFonts w:cs="David" w:hint="cs"/>
        </w:rPr>
        <w:t xml:space="preserve">the problem is equivalent to the </w:t>
      </w:r>
      <w:r w:rsidR="007F2CE1" w:rsidRPr="00823591">
        <w:rPr>
          <w:rFonts w:cs="David" w:hint="cs"/>
        </w:rPr>
        <w:t>“</w:t>
      </w:r>
      <w:r w:rsidR="000D6F4B" w:rsidRPr="00823591">
        <w:rPr>
          <w:rFonts w:cs="David" w:hint="cs"/>
        </w:rPr>
        <w:t>0-1 knapsack</w:t>
      </w:r>
      <w:r w:rsidR="007F2CE1" w:rsidRPr="00823591">
        <w:rPr>
          <w:rFonts w:cs="David" w:hint="cs"/>
        </w:rPr>
        <w:t>”</w:t>
      </w:r>
      <w:r w:rsidR="000D6F4B" w:rsidRPr="00823591">
        <w:rPr>
          <w:rFonts w:cs="David" w:hint="cs"/>
        </w:rPr>
        <w:t xml:space="preserve"> problem</w:t>
      </w:r>
      <w:r w:rsidR="00976E20" w:rsidRPr="00823591">
        <w:rPr>
          <w:rFonts w:cs="David" w:hint="cs"/>
        </w:rPr>
        <w:t xml:space="preserve"> </w:t>
      </w:r>
      <w:r w:rsidR="00976E20" w:rsidRPr="00823591">
        <w:rPr>
          <w:rFonts w:cs="David" w:hint="cs"/>
        </w:rPr>
        <w:fldChar w:fldCharType="begin" w:fldLock="1"/>
      </w:r>
      <w:r w:rsidR="00C66993">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Network","type":"article-journal"},"uris":["http://www.mendeley.com/documents/?uuid=128cd4bd-db40-45de-b720-0c8c35eb43ed"]}],"mendeley":{"formattedCitation":"[29], [40]","plainTextFormattedCitation":"[29], [40]","previouslyFormattedCitation":"[29], [40]"},"properties":{"noteIndex":0},"schema":"https://github.com/citation-style-language/schema/raw/master/csl-citation.json"}</w:instrText>
      </w:r>
      <w:r w:rsidR="00976E20" w:rsidRPr="00823591">
        <w:rPr>
          <w:rFonts w:cs="David" w:hint="cs"/>
        </w:rPr>
        <w:fldChar w:fldCharType="separate"/>
      </w:r>
      <w:r w:rsidR="00C66993" w:rsidRPr="00C66993">
        <w:rPr>
          <w:rFonts w:cs="David"/>
          <w:noProof/>
        </w:rPr>
        <w:t>[29], [40]</w:t>
      </w:r>
      <w:r w:rsidR="00976E20" w:rsidRPr="00823591">
        <w:rPr>
          <w:rFonts w:cs="David" w:hint="cs"/>
        </w:rPr>
        <w:fldChar w:fldCharType="end"/>
      </w:r>
      <w:r w:rsidR="000E19B1" w:rsidRPr="00823591">
        <w:rPr>
          <w:rFonts w:cs="David" w:hint="cs"/>
        </w:rPr>
        <w:t xml:space="preserve">, </w:t>
      </w:r>
      <w:r w:rsidR="00BF6DAB" w:rsidRPr="00823591">
        <w:rPr>
          <w:rFonts w:cs="David" w:hint="cs"/>
        </w:rPr>
        <w:t xml:space="preserve">where </w:t>
      </w:r>
      <w:r w:rsidR="007F2CE1" w:rsidRPr="00823591">
        <w:rPr>
          <w:rFonts w:cs="David" w:hint="cs"/>
        </w:rPr>
        <w:t xml:space="preserve">a </w:t>
      </w:r>
      <w:r w:rsidR="00CA7BF6" w:rsidRPr="00823591">
        <w:rPr>
          <w:rFonts w:cs="David" w:hint="cs"/>
        </w:rPr>
        <w:t xml:space="preserve">subset </w:t>
      </w:r>
      <w:r w:rsidR="00A47DF5" w:rsidRPr="00823591">
        <w:rPr>
          <w:rFonts w:cs="David" w:hint="cs"/>
        </w:rPr>
        <w:t xml:space="preserve">of items </w:t>
      </w:r>
      <w:r w:rsidR="008A68A2" w:rsidRPr="00823591">
        <w:rPr>
          <w:rFonts w:cs="David" w:hint="cs"/>
        </w:rPr>
        <w:t xml:space="preserve">out </w:t>
      </w:r>
      <w:r w:rsidR="007F2CE1" w:rsidRPr="00823591">
        <w:rPr>
          <w:rFonts w:cs="David" w:hint="cs"/>
        </w:rPr>
        <w:t xml:space="preserve">of </w:t>
      </w:r>
      <w:r w:rsidR="008A68A2" w:rsidRPr="00823591">
        <w:rPr>
          <w:rFonts w:cs="David" w:hint="cs"/>
        </w:rPr>
        <w:t xml:space="preserve">n </w:t>
      </w:r>
      <w:r w:rsidR="007F2CE1" w:rsidRPr="00823591">
        <w:rPr>
          <w:rFonts w:cs="David" w:hint="cs"/>
        </w:rPr>
        <w:t>items</w:t>
      </w:r>
      <w:r w:rsidR="00986687" w:rsidRPr="00823591">
        <w:rPr>
          <w:rFonts w:cs="David" w:hint="cs"/>
        </w:rPr>
        <w:t xml:space="preserve">, </w:t>
      </w:r>
      <w:r w:rsidR="007F2CE1" w:rsidRPr="00823591">
        <w:rPr>
          <w:rFonts w:cs="David" w:hint="cs"/>
        </w:rPr>
        <w:t xml:space="preserve">possessing </w:t>
      </w:r>
      <w:r w:rsidR="00986687" w:rsidRPr="00823591">
        <w:rPr>
          <w:rFonts w:cs="David" w:hint="cs"/>
        </w:rPr>
        <w:t xml:space="preserve">each </w:t>
      </w:r>
      <w:r w:rsidR="007F2CE1" w:rsidRPr="00823591">
        <w:rPr>
          <w:rFonts w:cs="David" w:hint="cs"/>
        </w:rPr>
        <w:t xml:space="preserve">some value </w:t>
      </w:r>
      <m:oMath>
        <m:sSub>
          <m:sSubPr>
            <m:ctrlPr>
              <w:rPr>
                <w:rFonts w:ascii="Cambria Math" w:hAnsi="Cambria Math" w:cs="David" w:hint="cs"/>
                <w:i/>
              </w:rPr>
            </m:ctrlPr>
          </m:sSubPr>
          <m:e>
            <m:r>
              <w:rPr>
                <w:rFonts w:ascii="Cambria Math" w:hAnsi="Cambria Math" w:cs="David" w:hint="cs"/>
              </w:rPr>
              <m:t>v</m:t>
            </m:r>
          </m:e>
          <m:sub>
            <m:r>
              <w:rPr>
                <w:rFonts w:ascii="Cambria Math" w:hAnsi="Cambria Math" w:cs="David" w:hint="cs"/>
              </w:rPr>
              <m:t>i</m:t>
            </m:r>
          </m:sub>
        </m:sSub>
      </m:oMath>
      <w:r w:rsidR="004E1AFE" w:rsidRPr="00823591">
        <w:rPr>
          <w:rFonts w:cs="David" w:hint="cs"/>
        </w:rPr>
        <w:t xml:space="preserve"> </w:t>
      </w:r>
      <w:r w:rsidR="007F2CE1" w:rsidRPr="00823591">
        <w:rPr>
          <w:rFonts w:cs="David" w:hint="cs"/>
        </w:rPr>
        <w:t xml:space="preserve">and some cost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i</m:t>
            </m:r>
          </m:sub>
        </m:sSub>
      </m:oMath>
      <w:r w:rsidR="00CA7BF6" w:rsidRPr="00823591">
        <w:rPr>
          <w:rFonts w:cs="David" w:hint="cs"/>
        </w:rPr>
        <w:t xml:space="preserve">, </w:t>
      </w:r>
      <w:r w:rsidR="00BF6DAB" w:rsidRPr="00823591">
        <w:rPr>
          <w:rFonts w:cs="David" w:hint="cs"/>
        </w:rPr>
        <w:t xml:space="preserve">are </w:t>
      </w:r>
      <w:r w:rsidR="00CA7BF6" w:rsidRPr="00823591">
        <w:rPr>
          <w:rFonts w:cs="David" w:hint="cs"/>
        </w:rPr>
        <w:t xml:space="preserve">selected </w:t>
      </w:r>
      <w:r w:rsidR="00BF6DAB" w:rsidRPr="00823591">
        <w:rPr>
          <w:rFonts w:cs="David" w:hint="cs"/>
        </w:rPr>
        <w:t>so</w:t>
      </w:r>
      <w:r w:rsidR="00CA7BF6" w:rsidRPr="00823591">
        <w:rPr>
          <w:rFonts w:cs="David" w:hint="cs"/>
        </w:rPr>
        <w:t xml:space="preserve"> </w:t>
      </w:r>
      <w:r w:rsidR="00BF6DAB" w:rsidRPr="00823591">
        <w:rPr>
          <w:rFonts w:cs="David" w:hint="cs"/>
        </w:rPr>
        <w:t xml:space="preserve">values’ sum </w:t>
      </w:r>
      <w:r w:rsidR="00CA7BF6" w:rsidRPr="00823591">
        <w:rPr>
          <w:rFonts w:cs="David" w:hint="cs"/>
        </w:rPr>
        <w:t xml:space="preserve">is maximized, while the summed cost </w:t>
      </w:r>
      <w:r w:rsidR="00BF6DAB" w:rsidRPr="00823591">
        <w:rPr>
          <w:rFonts w:cs="David" w:hint="cs"/>
        </w:rPr>
        <w:t xml:space="preserve">is kept </w:t>
      </w:r>
      <w:r w:rsidR="00CA7BF6" w:rsidRPr="00823591">
        <w:rPr>
          <w:rFonts w:cs="David" w:hint="cs"/>
        </w:rPr>
        <w:t>within some capacity</w:t>
      </w:r>
      <w:r w:rsidR="00470C8A" w:rsidRPr="00823591">
        <w:rPr>
          <w:rFonts w:cs="David" w:hint="cs"/>
        </w:rPr>
        <w:t xml:space="preserve">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max</m:t>
            </m:r>
          </m:sub>
        </m:sSub>
      </m:oMath>
      <w:r w:rsidR="00470C8A" w:rsidRPr="00823591">
        <w:rPr>
          <w:rFonts w:cs="David" w:hint="cs"/>
        </w:rPr>
        <w:t>.</w:t>
      </w:r>
      <w:r w:rsidR="00986687" w:rsidRPr="00823591">
        <w:rPr>
          <w:rFonts w:cs="David" w:hint="cs"/>
        </w:rPr>
        <w:t xml:space="preserve"> </w:t>
      </w:r>
    </w:p>
    <w:p w14:paraId="123A4F95" w14:textId="67A07C4E" w:rsidR="00A47DF5" w:rsidRPr="00823591" w:rsidRDefault="00CF3FAE" w:rsidP="007A75F1">
      <w:pPr>
        <w:ind w:right="-2"/>
        <w:rPr>
          <w:rFonts w:cs="David"/>
        </w:rPr>
      </w:pPr>
      <w:r>
        <w:rPr>
          <w:rFonts w:cs="David"/>
        </w:rPr>
        <w:t xml:space="preserve">In both problems, candidate solutions can be represented </w:t>
      </w:r>
      <w:r w:rsidR="000137E3">
        <w:rPr>
          <w:rFonts w:cs="David"/>
        </w:rPr>
        <w:t>as binary strings of length n, where a 1 in a given position indicates that an item is included in the knapsack, or that a sensor is placed in that position, and a 0 indicated the item is omitted, or the sensor is not placed. The solution-space size is then 2</w:t>
      </w:r>
      <w:r w:rsidR="000137E3" w:rsidRPr="000137E3">
        <w:rPr>
          <w:rFonts w:cs="David"/>
          <w:vertAlign w:val="superscript"/>
        </w:rPr>
        <w:t>n</w:t>
      </w:r>
      <w:r w:rsidR="007A75F1">
        <w:rPr>
          <w:rFonts w:cs="David"/>
        </w:rPr>
        <w:t xml:space="preserve">. </w:t>
      </w:r>
      <w:r w:rsidR="00986687" w:rsidRPr="00823591">
        <w:rPr>
          <w:rFonts w:cs="David" w:hint="cs"/>
        </w:rPr>
        <w:t>T</w:t>
      </w:r>
      <w:r w:rsidR="007A75F1">
        <w:rPr>
          <w:rFonts w:cs="David"/>
        </w:rPr>
        <w:t>his basic</w:t>
      </w:r>
      <w:r w:rsidR="00986687" w:rsidRPr="00823591">
        <w:rPr>
          <w:rFonts w:cs="David" w:hint="cs"/>
        </w:rPr>
        <w:t xml:space="preserve"> problem is </w:t>
      </w:r>
      <w:r w:rsidR="008A68A2" w:rsidRPr="00823591">
        <w:rPr>
          <w:rFonts w:cs="David" w:hint="cs"/>
        </w:rPr>
        <w:t>NP-</w:t>
      </w:r>
      <w:del w:id="116" w:author="Idit Balachsan" w:date="2019-07-30T10:08:00Z">
        <w:r w:rsidR="00A06BCF" w:rsidDel="00D04ABC">
          <w:rPr>
            <w:rFonts w:cs="David"/>
          </w:rPr>
          <w:delText>c</w:delText>
        </w:r>
        <w:r w:rsidR="008A68A2" w:rsidRPr="00823591" w:rsidDel="00D04ABC">
          <w:rPr>
            <w:rFonts w:cs="David" w:hint="cs"/>
          </w:rPr>
          <w:delText>omplete</w:delText>
        </w:r>
        <w:r w:rsidR="00976E20" w:rsidRPr="00823591" w:rsidDel="00D04ABC">
          <w:rPr>
            <w:rFonts w:cs="David" w:hint="cs"/>
          </w:rPr>
          <w:delText xml:space="preserve"> </w:delText>
        </w:r>
      </w:del>
      <w:ins w:id="117" w:author="Idit Balachsan" w:date="2019-07-30T10:08:00Z">
        <w:r w:rsidR="00D04ABC">
          <w:rPr>
            <w:rFonts w:cs="David"/>
          </w:rPr>
          <w:t>hard</w:t>
        </w:r>
        <w:r w:rsidR="00D04ABC" w:rsidRPr="00823591">
          <w:rPr>
            <w:rFonts w:cs="David" w:hint="cs"/>
          </w:rPr>
          <w:t xml:space="preserve"> </w:t>
        </w:r>
      </w:ins>
      <w:r w:rsidR="00976E20" w:rsidRPr="00823591">
        <w:rPr>
          <w:rFonts w:cs="David" w:hint="cs"/>
        </w:rPr>
        <w:fldChar w:fldCharType="begin" w:fldLock="1"/>
      </w:r>
      <w:r w:rsidR="0014054E" w:rsidRPr="00823591">
        <w:rPr>
          <w:rFonts w:cs="David" w:hint="cs"/>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sidRPr="00823591">
        <w:rPr>
          <w:rFonts w:cs="David" w:hint="cs"/>
        </w:rPr>
        <w:fldChar w:fldCharType="separate"/>
      </w:r>
      <w:r w:rsidR="00EC0326" w:rsidRPr="00823591">
        <w:rPr>
          <w:rFonts w:cs="David" w:hint="cs"/>
          <w:noProof/>
        </w:rPr>
        <w:t>[41]</w:t>
      </w:r>
      <w:r w:rsidR="00976E20" w:rsidRPr="00823591">
        <w:rPr>
          <w:rFonts w:cs="David" w:hint="cs"/>
        </w:rPr>
        <w:fldChar w:fldCharType="end"/>
      </w:r>
      <w:r w:rsidR="008A68A2" w:rsidRPr="00823591">
        <w:rPr>
          <w:rFonts w:cs="David" w:hint="cs"/>
        </w:rPr>
        <w:t>, meaning that the time required to solve the problem</w:t>
      </w:r>
      <w:r w:rsidR="00592620">
        <w:rPr>
          <w:rFonts w:cs="David"/>
        </w:rPr>
        <w:t>,</w:t>
      </w:r>
      <w:r w:rsidR="008A68A2" w:rsidRPr="00823591">
        <w:rPr>
          <w:rFonts w:cs="David" w:hint="cs"/>
        </w:rPr>
        <w:t xml:space="preserve"> using any currently known algorithm</w:t>
      </w:r>
      <w:r w:rsidR="00592620">
        <w:rPr>
          <w:rFonts w:cs="David"/>
        </w:rPr>
        <w:t>,</w:t>
      </w:r>
      <w:r w:rsidR="008A68A2" w:rsidRPr="00823591">
        <w:rPr>
          <w:rFonts w:cs="David" w:hint="cs"/>
        </w:rPr>
        <w:t xml:space="preserve"> increases rapidly as the size of the problem grows</w:t>
      </w:r>
      <w:r w:rsidR="00461F33">
        <w:rPr>
          <w:rFonts w:cs="David"/>
        </w:rPr>
        <w:t xml:space="preserve">. </w:t>
      </w:r>
      <w:del w:id="118" w:author="Idit Balachsan" w:date="2019-07-30T10:08:00Z">
        <w:r w:rsidR="00592620" w:rsidDel="00D04ABC">
          <w:rPr>
            <w:rFonts w:cs="David"/>
          </w:rPr>
          <w:delText>However, s</w:delText>
        </w:r>
        <w:r w:rsidR="00823591" w:rsidDel="00D04ABC">
          <w:rPr>
            <w:rFonts w:cs="David"/>
          </w:rPr>
          <w:delText>ince NP-</w:delText>
        </w:r>
        <w:r w:rsidR="00A06BCF" w:rsidDel="00D04ABC">
          <w:rPr>
            <w:rFonts w:cs="David"/>
          </w:rPr>
          <w:delText>c</w:delText>
        </w:r>
        <w:r w:rsidR="00823591" w:rsidDel="00D04ABC">
          <w:rPr>
            <w:rFonts w:cs="David"/>
          </w:rPr>
          <w:delText>omplete is part of NP</w:delText>
        </w:r>
        <w:r w:rsidDel="00D04ABC">
          <w:rPr>
            <w:rFonts w:cs="David"/>
          </w:rPr>
          <w:delText xml:space="preserve"> complexity</w:delText>
        </w:r>
        <w:r w:rsidR="00AD6E3B" w:rsidDel="00D04ABC">
          <w:rPr>
            <w:rFonts w:cs="David"/>
          </w:rPr>
          <w:delText xml:space="preserve"> definition</w:delText>
        </w:r>
        <w:r w:rsidR="00823591" w:rsidDel="00D04ABC">
          <w:rPr>
            <w:rFonts w:cs="David"/>
          </w:rPr>
          <w:delText xml:space="preserve">, </w:delText>
        </w:r>
        <w:r w:rsidR="00137577" w:rsidRPr="00137577" w:rsidDel="00D04ABC">
          <w:rPr>
            <w:rFonts w:cs="David" w:hint="cs"/>
          </w:rPr>
          <w:delText>any solution to a problem in NP</w:delText>
        </w:r>
        <w:r w:rsidR="00823591" w:rsidDel="00D04ABC">
          <w:rPr>
            <w:rFonts w:cs="David"/>
          </w:rPr>
          <w:delText>-</w:delText>
        </w:r>
        <w:r w:rsidR="00A06BCF" w:rsidDel="00D04ABC">
          <w:rPr>
            <w:rFonts w:cs="David"/>
          </w:rPr>
          <w:delText>c</w:delText>
        </w:r>
        <w:r w:rsidR="00823591" w:rsidDel="00D04ABC">
          <w:rPr>
            <w:rFonts w:cs="David"/>
          </w:rPr>
          <w:delText>omplete</w:delText>
        </w:r>
        <w:r w:rsidR="00137577" w:rsidRPr="00137577" w:rsidDel="00D04ABC">
          <w:rPr>
            <w:rFonts w:cs="David" w:hint="cs"/>
          </w:rPr>
          <w:delText xml:space="preserve"> can be verified in</w:delText>
        </w:r>
        <w:r w:rsidR="00EF6DF6" w:rsidDel="00D04ABC">
          <w:rPr>
            <w:rFonts w:cs="David"/>
          </w:rPr>
          <w:delText xml:space="preserve"> </w:delText>
        </w:r>
        <w:r w:rsidR="00137577" w:rsidRPr="00137577" w:rsidDel="00D04ABC">
          <w:rPr>
            <w:rFonts w:cs="David" w:hint="cs"/>
          </w:rPr>
          <w:delText>polynomial time</w:delText>
        </w:r>
        <w:r w:rsidR="00823591" w:rsidDel="00D04ABC">
          <w:rPr>
            <w:rFonts w:cs="David"/>
          </w:rPr>
          <w:delText xml:space="preserve">. </w:delText>
        </w:r>
      </w:del>
      <w:r w:rsidR="00B803BA" w:rsidRPr="00823591">
        <w:rPr>
          <w:rFonts w:cs="David" w:hint="cs"/>
        </w:rPr>
        <w:t xml:space="preserve">As a result, approximation algorithms, which focuses on finding good solutions </w:t>
      </w:r>
      <w:r w:rsidR="00794E41" w:rsidRPr="00823591">
        <w:rPr>
          <w:rFonts w:cs="David" w:hint="cs"/>
        </w:rPr>
        <w:t xml:space="preserve">(“global optimums”) </w:t>
      </w:r>
      <w:r w:rsidR="00B803BA" w:rsidRPr="00823591">
        <w:rPr>
          <w:rFonts w:cs="David" w:hint="cs"/>
        </w:rPr>
        <w:t xml:space="preserve">instead of </w:t>
      </w:r>
      <w:r w:rsidR="00F607B0" w:rsidRPr="00823591">
        <w:rPr>
          <w:rFonts w:cs="David" w:hint="cs"/>
        </w:rPr>
        <w:t>provably optimal solution</w:t>
      </w:r>
      <w:r w:rsidR="00B803BA" w:rsidRPr="00823591">
        <w:rPr>
          <w:rFonts w:cs="David" w:hint="cs"/>
        </w:rPr>
        <w:t>s, are required</w:t>
      </w:r>
      <w:r w:rsidR="00CF0E9B" w:rsidRPr="00823591">
        <w:rPr>
          <w:rFonts w:cs="David" w:hint="cs"/>
        </w:rPr>
        <w:t xml:space="preserve"> beyond a certain size of problem</w:t>
      </w:r>
      <w:r w:rsidR="00B803BA" w:rsidRPr="00823591">
        <w:rPr>
          <w:rFonts w:cs="David" w:hint="cs"/>
        </w:rPr>
        <w:t xml:space="preserve">. </w:t>
      </w:r>
    </w:p>
    <w:p w14:paraId="0E0E1390" w14:textId="13E7D313"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X}</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sidRPr="00A94E8D">
        <w:t>d</w:t>
      </w:r>
      <w:r w:rsidR="000D2BFD" w:rsidRPr="00A94E8D">
        <w:t xml:space="preserve">eterministic </w:t>
      </w:r>
      <w:r w:rsidR="00990DBE" w:rsidRPr="00A94E8D">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X}</m:t>
        </m:r>
      </m:oMath>
      <w:r>
        <w:t xml:space="preserve">. </w:t>
      </w:r>
      <w:r w:rsidR="0024766F" w:rsidRPr="00A94E8D">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119" w:name="OLE_LINK72"/>
      <w:bookmarkStart w:id="120" w:name="OLE_LINK73"/>
      <w:r w:rsidR="00900C6F">
        <w:t>outset</w:t>
      </w:r>
      <w:bookmarkEnd w:id="119"/>
      <w:bookmarkEnd w:id="120"/>
      <w:r w:rsidR="00900C6F">
        <w:t>, a random sample of points in the set</w:t>
      </w:r>
      <w:r w:rsidR="006A6B33">
        <w:t xml:space="preserve"> </w:t>
      </w:r>
      <w:bookmarkStart w:id="121" w:name="OLE_LINK74"/>
      <w:bookmarkStart w:id="122" w:name="OLE_LINK75"/>
      <w:r w:rsidR="006A6B33">
        <w:t>{</w:t>
      </w:r>
      <m:oMath>
        <m:r>
          <w:rPr>
            <w:rFonts w:ascii="Cambria Math" w:hAnsi="Cambria Math"/>
          </w:rPr>
          <m:t>X}</m:t>
        </m:r>
      </m:oMath>
      <w:r w:rsidR="00900C6F">
        <w:t xml:space="preserve"> </w:t>
      </w:r>
      <w:bookmarkEnd w:id="121"/>
      <w:bookmarkEnd w:id="122"/>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sidRPr="00A94E8D">
        <w:rPr>
          <w:rFonts w:cs="David"/>
        </w:rPr>
        <w:t>heuristics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123" w:name="OLE_LINK76"/>
      <w:bookmarkStart w:id="124" w:name="OLE_LINK77"/>
      <w:r w:rsidR="00BA3EA8">
        <w:t>{</w:t>
      </w:r>
      <m:oMath>
        <m:r>
          <w:rPr>
            <w:rFonts w:ascii="Cambria Math" w:hAnsi="Cambria Math"/>
          </w:rPr>
          <m:t>X}</m:t>
        </m:r>
      </m:oMath>
      <w:r w:rsidR="00BA3EA8">
        <w:t xml:space="preserve"> </w:t>
      </w:r>
      <w:bookmarkEnd w:id="123"/>
      <w:bookmarkEnd w:id="124"/>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A94E8D">
        <w:rPr>
          <w:rFonts w:cs="David"/>
        </w:rPr>
        <w:t>L</w:t>
      </w:r>
      <w:r w:rsidR="00C06F95" w:rsidRPr="00A94E8D">
        <w:rPr>
          <w:rFonts w:cs="David"/>
        </w:rPr>
        <w:t xml:space="preserve">ocal search </w:t>
      </w:r>
      <w:r w:rsidR="00C06F95" w:rsidRPr="00A94E8D">
        <w:rPr>
          <w:rFonts w:cs="David"/>
        </w:rPr>
        <w:lastRenderedPageBreak/>
        <w:t>algorithms</w:t>
      </w:r>
      <w:r w:rsidR="00CF7CCA">
        <w:rPr>
          <w:rFonts w:cs="David"/>
        </w:rPr>
        <w:t xml:space="preserve"> </w:t>
      </w:r>
      <w:r w:rsidR="005118A1">
        <w:rPr>
          <w:rFonts w:cs="David"/>
        </w:rPr>
        <w:t xml:space="preserve">(often referred to as </w:t>
      </w:r>
      <w:r w:rsidR="005118A1" w:rsidRPr="00A94E8D">
        <w:rPr>
          <w:rFonts w:cs="David"/>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X}</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w:t>
      </w:r>
      <w:r w:rsidR="006F5D39">
        <w:rPr>
          <w:rFonts w:cs="David"/>
        </w:rPr>
        <w:t>fulfils</w:t>
      </w:r>
      <w:r w:rsidR="00B81022">
        <w:rPr>
          <w:rFonts w:cs="Davi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r>
              <w:rPr>
                <w:rFonts w:ascii="Cambria Math" w:hAnsi="Cambria Math"/>
              </w:rPr>
              <m:t>x</m:t>
            </m:r>
          </m:e>
        </m:d>
      </m:oMath>
      <w:r w:rsidR="00B81022">
        <w:rPr>
          <w:rFonts w:cs="David"/>
        </w:rPr>
        <w:t xml:space="preserve">.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125" w:name="OLE_LINK78"/>
      <w:bookmarkStart w:id="126" w:name="OLE_LINK79"/>
      <w:r w:rsidR="00D57357">
        <w:rPr>
          <w:rFonts w:cs="David"/>
        </w:rPr>
        <w:t>local searches are usually incorporated in stochastic methods to yield candidate global optimu</w:t>
      </w:r>
      <w:proofErr w:type="spellStart"/>
      <w:r w:rsidR="00D57357">
        <w:rPr>
          <w:rFonts w:cs="David"/>
        </w:rPr>
        <w:t>ms</w:t>
      </w:r>
      <w:proofErr w:type="spellEnd"/>
      <w:r w:rsidR="00D57357">
        <w:rPr>
          <w:rFonts w:cs="David"/>
        </w:rPr>
        <w:t>, from which the best point is eventually picked</w:t>
      </w:r>
      <w:bookmarkEnd w:id="125"/>
      <w:bookmarkEnd w:id="126"/>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5F253CA6" w:rsidR="00976723" w:rsidRDefault="009B4650" w:rsidP="00E87BA7">
      <w:pPr>
        <w:ind w:right="-2" w:firstLine="720"/>
      </w:pPr>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127" w:name="OLE_LINK82"/>
      <w:bookmarkStart w:id="128" w:name="OLE_LINK83"/>
      <w:r w:rsidR="00AA6B0F" w:rsidRPr="00A10451">
        <w:rPr>
          <w:rFonts w:cs="David" w:hint="cs"/>
          <w:color w:val="000000" w:themeColor="text1"/>
        </w:rPr>
        <w:t xml:space="preserve">heuristic </w:t>
      </w:r>
      <w:bookmarkEnd w:id="127"/>
      <w:bookmarkEnd w:id="128"/>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407B94B2" w:rsidR="00F4203D" w:rsidRDefault="00D46C39" w:rsidP="00BC5C6E">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44442C">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sensors","type":"article-journal"},"uris":["http://www.mendeley.com/documents/?uuid=5eadab95-3abc-452b-af6d-251dcbbe3b30"]},{"id":"ITEM-3","itemData":{"DOI":"10.1080/10286600701695471","ISBN":"9724829278","ISSN":"10286608","abstract":"A simple, straightforward, modified genetic algorithm scheme for contaminant source characterization using imperfect sensors is presented and demonstrated in this study. Previous work on this subject concentrated on developing source-inversion models using sensors that provide accurate, unbiased, contamination concentration measurements. The developed contamination source-detection model is implemented using three sensor types: (1) perfect sensors providing accurate, unbiased, contamination concentration measurements; (2) sensors transmitting fuzzy measured information (i.e., high, medium, and low contamination); and (3) '0-1' (Boolean) sensors indicating only a contamination presence. A comparison between the three sensor types is explored taking into consideration thesystem's response time (i.e., the time elapsed between a contaminant detection and a decision-maker's response action). The methodology capabilities are demonstrated using two example applications of increasing complexity, showing the trade-offs between the sensor types and the model abilities to receive a unique solution to the source-detection problem.","author":[{"dropping-particle":"","family":"Preis","given":"Ami","non-dropping-particle":"","parse-names":false,"suffix":""},{"dropping-particle":"","family":"Ostfeld","given":"Avi","non-dropping-particle":"","parse-names":false,"suffix":""}],"container-title":"Civil Engineering and Environmental Systems","id":"ITEM-3","issue":"1","issued":{"date-parts":[["2008"]]},"page":"29-39","title":"Genetic algorithm for contaminant source characterization using imperfect sensors","type":"article-journal","volume":"25"},"uris":["http://www.mendeley.com/documents/?uuid=97bf1ade-c129-4b24-b694-0e68d826f34c"]},{"id":"ITEM-4","itemData":{"DOI":"10.1061/(asce)wr.1943-5452.0000053","ISSN":"0733-9496","abstract":"During the last two decades, the water resources planning and management profession has seen a dramatic increase in the development and application of various types of evolutionary algorithms (EAs). This observation is especially true for application of genetic algorithms, arguably the most popular of the several types of EAs. Generally speaking, EAs repeatedly prove to be flexible and powerful tools in solving an array of complex water resources problems. This paper provides a comprehensive review of state-of-the-art methods and their applications in the field of water resources planning and management. A primary goal in this ASCE Task Committee effort is to identify in an organized fashion some of the seminal contributions of EAs in the areas of water distribution systems, urban drainage and sewer systems, water supply and wastewater treatment, hydrologic and fluvial modeling, groundwater systems, and parameter identification. The paper also identifies major challenges and opportunities for the future, including a call to address larger-scale problems that are wrought with uncertainty and an expanded need for cross fertilization and collaboration among our field's subdisciplines. Evolutionary computation will continue to evolve in the future as we encounter increased problem complexities and uncertainty and as the societal pressure for more innovative and efficient solutions rises.","author":[{"dropping-particle":"","family":"Nicklow John, Reed Patrick, Savic Dragan, Dessalegne Tibebe, Harrell Laura, Chan-Hilton Amy, Karamouz Mohammad, Minsker Barbara, Ostfeld Avi, Singh Abhishek","given":"Zechman Emily","non-dropping-particle":"","parse-names":false,"suffix":""}],"container-title":"Journal of Water Resources Planning and Management","id":"ITEM-4","issue":"4","issued":{"date-parts":[["2010"]]},"page":"412-432","title":"State of the Art for Genetic Algorithms and Beyond in Water Resources Planning and Management","type":"article-journal","volume":"136"},"uris":["http://www.mendeley.com/documents/?uuid=ed62dbde-1e95-46b4-8a57-82071dcc04b1"]}],"mendeley":{"formattedCitation":"[30], [46]–[48]","plainTextFormattedCitation":"[30], [46]–[48]","previouslyFormattedCitation":"[30], [46]–[48]"},"properties":{"noteIndex":0},"schema":"https://github.com/citation-style-language/schema/raw/master/csl-citation.json"}</w:instrText>
      </w:r>
      <w:r w:rsidR="00E25C7C" w:rsidRPr="00A10451">
        <w:rPr>
          <w:rFonts w:cs="David" w:hint="cs"/>
        </w:rPr>
        <w:fldChar w:fldCharType="separate"/>
      </w:r>
      <w:r w:rsidR="001E20E7" w:rsidRPr="001E20E7">
        <w:rPr>
          <w:rFonts w:cs="David"/>
          <w:noProof/>
        </w:rPr>
        <w:t>[30], [46]–[48]</w:t>
      </w:r>
      <w:r w:rsidR="00E25C7C" w:rsidRPr="00A10451">
        <w:rPr>
          <w:rFonts w:cs="David" w:hint="cs"/>
        </w:rPr>
        <w:fldChar w:fldCharType="end"/>
      </w:r>
      <w:r w:rsidR="00E25C7C">
        <w:rPr>
          <w:rFonts w:cs="David"/>
        </w:rPr>
        <w:t>)</w:t>
      </w:r>
      <w:r w:rsidR="00976723">
        <w:rPr>
          <w:rFonts w:cs="David"/>
        </w:rPr>
        <w:t>.</w:t>
      </w:r>
      <w:bookmarkEnd w:id="114"/>
      <w:bookmarkEnd w:id="115"/>
      <w:r w:rsidR="004D76ED">
        <w:rPr>
          <w:rFonts w:cs="David"/>
        </w:rPr>
        <w:t xml:space="preserve"> </w:t>
      </w:r>
      <w:r w:rsidR="003D75BC">
        <w:rPr>
          <w:rFonts w:cs="David"/>
        </w:rPr>
        <w:t xml:space="preserve">EA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1E20E7">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algorithm","type":"article-journal","volume":"39"},"uris":["http://www.mendeley.com/documents/?uuid=6e3d603a-651a-4493-8903-24573e355e80"]}],"mendeley":{"formattedCitation":"[49], [50]","plainTextFormattedCitation":"[49], [50]","previouslyFormattedCitation":"[49], [50]"},"properties":{"noteIndex":0},"schema":"https://github.com/citation-style-language/schema/raw/master/csl-citation.json"}</w:instrText>
      </w:r>
      <w:r w:rsidR="00025D8A">
        <w:rPr>
          <w:rFonts w:cs="David"/>
        </w:rPr>
        <w:fldChar w:fldCharType="separate"/>
      </w:r>
      <w:r w:rsidR="001E20E7" w:rsidRPr="001E20E7">
        <w:rPr>
          <w:rFonts w:cs="David"/>
          <w:noProof/>
        </w:rPr>
        <w:t>[49], [50]</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129" w:name="OLE_LINK92"/>
      <w:bookmarkStart w:id="130" w:name="OLE_LINK93"/>
      <w:r w:rsidR="00BC713C">
        <w:rPr>
          <w:rFonts w:cs="David"/>
        </w:rPr>
        <w:t xml:space="preserve">, </w:t>
      </w:r>
      <w:r w:rsidR="00F4203D" w:rsidRPr="00F4203D">
        <w:rPr>
          <w:rFonts w:cs="David"/>
        </w:rPr>
        <w:t xml:space="preserve">Allen </w:t>
      </w:r>
      <w:bookmarkEnd w:id="129"/>
      <w:bookmarkEnd w:id="130"/>
      <w:r w:rsidR="00F4203D" w:rsidRPr="00F4203D">
        <w:rPr>
          <w:rFonts w:cs="David"/>
        </w:rPr>
        <w:t xml:space="preserve">et al. </w:t>
      </w:r>
      <w:r w:rsidR="00BC713C">
        <w:rPr>
          <w:rFonts w:cs="David"/>
        </w:rPr>
        <w:fldChar w:fldCharType="begin" w:fldLock="1"/>
      </w:r>
      <w:r w:rsidR="001E20E7">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[51]","plainTextFormattedCitation":"[51]","previouslyFormattedCitation":"[51]"},"properties":{"noteIndex":0},"schema":"https://github.com/citation-style-language/schema/raw/master/csl-citation.json"}</w:instrText>
      </w:r>
      <w:r w:rsidR="00BC713C">
        <w:rPr>
          <w:rFonts w:cs="David"/>
        </w:rPr>
        <w:fldChar w:fldCharType="separate"/>
      </w:r>
      <w:r w:rsidR="001E20E7" w:rsidRPr="001E20E7">
        <w:rPr>
          <w:rFonts w:cs="David"/>
          <w:noProof/>
        </w:rPr>
        <w:t>[51]</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1E20E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[52]","plainTextFormattedCitation":"[52]","previouslyFormattedCitation":"[52]"},"properties":{"noteIndex":0},"schema":"https://github.com/citation-style-language/schema/raw/master/csl-citation.json"}</w:instrText>
      </w:r>
      <w:r w:rsidR="003170F9">
        <w:rPr>
          <w:rFonts w:cs="David"/>
        </w:rPr>
        <w:fldChar w:fldCharType="separate"/>
      </w:r>
      <w:r w:rsidR="001E20E7" w:rsidRPr="001E20E7">
        <w:rPr>
          <w:rFonts w:cs="David"/>
          <w:noProof/>
        </w:rPr>
        <w:t>[52]</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1E20E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[53]","plainTextFormattedCitation":"[53]","previouslyFormattedCitation":"[53]"},"properties":{"noteIndex":0},"schema":"https://github.com/citation-style-language/schema/raw/master/csl-citation.json"}</w:instrText>
      </w:r>
      <w:r w:rsidR="003170F9">
        <w:rPr>
          <w:rFonts w:cs="David"/>
        </w:rPr>
        <w:fldChar w:fldCharType="separate"/>
      </w:r>
      <w:r w:rsidR="001E20E7" w:rsidRPr="001E20E7">
        <w:rPr>
          <w:rFonts w:cs="David"/>
          <w:noProof/>
        </w:rPr>
        <w:t>[53]</w:t>
      </w:r>
      <w:r w:rsidR="003170F9">
        <w:rPr>
          <w:rFonts w:cs="David"/>
        </w:rPr>
        <w:fldChar w:fldCharType="end"/>
      </w:r>
      <w:r w:rsidR="003170F9">
        <w:rPr>
          <w:rFonts w:cs="David"/>
        </w:rPr>
        <w:t xml:space="preserve">. </w:t>
      </w:r>
    </w:p>
    <w:p w14:paraId="300D5400" w14:textId="77777777" w:rsidR="00F810AE" w:rsidRDefault="00F810AE" w:rsidP="00F810AE">
      <w:pPr>
        <w:ind w:right="-2"/>
        <w:rPr>
          <w:rFonts w:cs="David"/>
        </w:rPr>
      </w:pPr>
    </w:p>
    <w:p w14:paraId="46204DE9" w14:textId="47455879" w:rsidR="001876C4" w:rsidRPr="001876C4" w:rsidRDefault="00B305D9" w:rsidP="00F8409E">
      <w:pPr>
        <w:ind w:right="-2"/>
      </w:pPr>
      <w:r>
        <w:rPr>
          <w:rFonts w:cs="David"/>
        </w:rPr>
        <w:t>This proposed work offers new approaches to real-world air pollution problems, by combining environmental aspects with state-of-the-art</w:t>
      </w:r>
      <w:r w:rsidR="00BC5C6E">
        <w:rPr>
          <w:rFonts w:cs="David"/>
        </w:rPr>
        <w:t xml:space="preserve"> </w:t>
      </w:r>
      <w:r w:rsidR="0019609E">
        <w:t>optimization</w:t>
      </w:r>
      <w:r>
        <w:t xml:space="preserve"> technique</w:t>
      </w:r>
      <w:r w:rsidR="003D63BF">
        <w:t>.</w:t>
      </w:r>
      <w:r w:rsidR="00BC5C6E">
        <w:t xml:space="preserve"> </w:t>
      </w:r>
      <w:r w:rsidR="006D5326" w:rsidRPr="001876C4">
        <w:t xml:space="preserve">Using </w:t>
      </w:r>
      <w:r w:rsidR="006D5326">
        <w:t>the</w:t>
      </w:r>
      <w:r w:rsidR="006D5326" w:rsidRPr="001876C4">
        <w:t xml:space="preserve"> proposed methodology would allow decision makers to retrieve sets of optimal solutions</w:t>
      </w:r>
      <w:r w:rsidR="006D5326">
        <w:t xml:space="preserve"> for network deployment</w:t>
      </w:r>
      <w:r w:rsidR="006D5326" w:rsidRPr="001876C4">
        <w:t>, each suited for different use-cases.</w:t>
      </w:r>
      <w:r w:rsidR="006D5326">
        <w:t xml:space="preserve"> </w:t>
      </w:r>
      <w:r w:rsidR="001876C4">
        <w:t xml:space="preserve">To the best of our knowledge, and as reviewed above, no other work has offered </w:t>
      </w:r>
      <w:r w:rsidR="00F8409E">
        <w:t xml:space="preserve">such perspective </w:t>
      </w:r>
      <w:r w:rsidR="006D5326">
        <w:t xml:space="preserve">to </w:t>
      </w:r>
      <w:r w:rsidR="00E60FAD">
        <w:t xml:space="preserve">solve </w:t>
      </w:r>
      <w:r w:rsidR="00F8409E">
        <w:t>similar problems</w:t>
      </w:r>
      <w:r w:rsidR="00E60FAD">
        <w:t xml:space="preserve">. </w:t>
      </w:r>
      <w:r w:rsidR="000F3985">
        <w:t xml:space="preserve">The </w:t>
      </w:r>
      <w:r w:rsidR="00D85D87">
        <w:t xml:space="preserve">basic </w:t>
      </w:r>
      <w:r w:rsidR="000F3985">
        <w:t xml:space="preserve">proposed </w:t>
      </w:r>
      <w:r w:rsidR="000F3985" w:rsidRPr="001876C4">
        <w:t>methodology</w:t>
      </w:r>
      <w:r w:rsidR="003F5379">
        <w:t xml:space="preserve"> will be reviewed </w:t>
      </w:r>
      <w:r w:rsidR="000C2D2A">
        <w:t xml:space="preserve">thoroughly </w:t>
      </w:r>
      <w:r w:rsidR="003F5379">
        <w:t xml:space="preserve">in the next section. </w:t>
      </w:r>
    </w:p>
    <w:p w14:paraId="30E13BB9" w14:textId="4D074EC0" w:rsidR="0061083B" w:rsidRPr="003E3E18" w:rsidRDefault="0061083B" w:rsidP="00F810AE">
      <w:pPr>
        <w:ind w:right="-2"/>
        <w:rPr>
          <w:strike/>
        </w:rPr>
      </w:pPr>
    </w:p>
    <w:p w14:paraId="58AE3E6D" w14:textId="77777777" w:rsidR="00674FD4" w:rsidRPr="003350FF" w:rsidRDefault="00674FD4" w:rsidP="00E87BA7"/>
    <w:p w14:paraId="7FB1931B" w14:textId="3055AA53" w:rsidR="000742A2" w:rsidRDefault="00FD55B9" w:rsidP="0089641E">
      <w:pPr>
        <w:pStyle w:val="Heading1"/>
      </w:pPr>
      <w:bookmarkStart w:id="131" w:name="_Toc14991890"/>
      <w:r w:rsidRPr="00A10451">
        <w:rPr>
          <w:rFonts w:hint="cs"/>
        </w:rPr>
        <w:lastRenderedPageBreak/>
        <w:t xml:space="preserve">Methods and </w:t>
      </w:r>
      <w:r w:rsidR="00537979" w:rsidRPr="00A10451">
        <w:rPr>
          <w:rFonts w:hint="cs"/>
        </w:rPr>
        <w:t>Research plan</w:t>
      </w:r>
      <w:bookmarkEnd w:id="131"/>
    </w:p>
    <w:p w14:paraId="5D812400" w14:textId="152EAC1A" w:rsidR="00FB57E6" w:rsidRDefault="00FB57E6" w:rsidP="00E87BA7">
      <w:pPr>
        <w:pStyle w:val="Heading2"/>
      </w:pPr>
      <w:bookmarkStart w:id="132" w:name="_Toc14991891"/>
      <w:r>
        <w:t>Background</w:t>
      </w:r>
      <w:bookmarkEnd w:id="132"/>
    </w:p>
    <w:p w14:paraId="6E3A724C" w14:textId="195F0D84"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AERMOD</w:t>
      </w:r>
      <w:r w:rsidR="0028326D">
        <w:rPr>
          <w:rFonts w:cs="David"/>
          <w:color w:val="000000"/>
        </w:rPr>
        <w:t xml:space="preserve"> </w:t>
      </w:r>
      <w:r w:rsidR="002C2099">
        <w:rPr>
          <w:rFonts w:cs="David"/>
          <w:color w:val="000000"/>
        </w:rPr>
        <w:fldChar w:fldCharType="begin" w:fldLock="1"/>
      </w:r>
      <w:r w:rsidR="001E20E7">
        <w:rPr>
          <w:rFonts w:cs="David"/>
          <w:color w:val="000000"/>
        </w:rPr>
        <w:instrText>ADDIN CSL_CITATION {"citationItems":[{"id":"ITEM-1","itemData":{"DOI":"10.1002/ep.10129","ISSN":"02784491","abstract":"The AERMOD dispersion model was used to compute ambient air concentrations\\nof SO2 for 1-, 3-, and 24-h averaging periods using the emission\\ninventory data for Lucas County, Ohio for the year 1990. The estimated\\nconcentrations were classified based on the stability parameter,\\nMoninâ“Obukhov length (L), for the two monitoring stations located\\nin the area. The data were divided into two atmospheric stability\\nclasses (stable and convective cases) as used in the AERMOD model.\\nThese categories were further grouped into five subcategories based\\non the value of L to learn about fine details of model performance.\\nThe model evaluation was done using several statistical parameters\\nused in air quality studies.AERMOD did not yield a satisfactory performance\\nin predicting 1- and 3-h average concentrations for the multisource\\nregion but showed a slightly better performance in predicting the\\n24-h concentrations using urban option for the land use parameters.\\nThe model had a tendency to underpredict in both the stable and convective\\ncases. In the 24-h averaging period factor of two (Fa2) values suggested\\na better performance than fractional bias (FB). The model seemed\\nto perform better for the Main Street station than the Collins Park\\nstation. Limited analysis using different land use parameters reported\\nin the paper indicates that model performance may improve for certain\\ncases. Other errors include the unavoidable scatter arising from\\ndifferences between wind direction and actual transport for an averaging\\nperiod, formulation of the model, and the emission inventory. The\\nresults of the study should be used cautiously because of the limited\\nscope of the evaluation. Future work should focus on the role of\\nland use parameters in predicting concentrations at the monitors\\nand finding ways to quantify errors attributed to other factors.\\nHowever, it is clear that more guidance is needed to apply the AERMOD\\nmodel for multisource regions. Alternative schemes to divide the\\ndata should also be considered for analyzing model performance. Â©\\n2006 American Institute of Chemical Engineers Environ Prog, 2006","author":[{"dropping-particle":"","family":"Kumar","given":"Ashok","non-dropping-particle":"","parse-names":false,"suffix":""},{"dropping-particle":"","family":"Dixit","given":"Shobhit","non-dropping-particle":"","parse-names":false,"suffix":""},{"dropping-particle":"","family":"Varadarajan","given":"Charanya","non-dropping-particle":"","parse-names":false,"suffix":""},{"dropping-particle":"","family":"Vijayan","given":"Abhilash","non-dropping-particle":"","parse-names":false,"suffix":""},{"dropping-particle":"","family":"Masuraha","given":"Anand","non-dropping-particle":"","parse-names":false,"suffix":""}],"container-title":"Environmental Progress","id":"ITEM-1","issue":"2","issued":{"date-parts":[["2006"]]},"page":"141-151","title":"Evaluation of the AERMOD dispersion model as a function of atmospheric stability for an urban area","type":"article-journal","volume":"25"},"uris":["http://www.mendeley.com/documents/?uuid=6f5eccc2-1c6a-45f1-83af-8b6c021807b7"]},{"id":"ITEM-2","itemData":{"DOI":"10.1016/j.atmosenv.2014.02.054","ISSN":"18732844","abstract":"The performance of the steady-state air dispersion models AERMOD and Industrial Source Complex 2 (ISC2), and Lagrangian puff models CALPUFF and RATCHET were evaluated using the Winter Validation Tracer Study dataset. The Winter Validation Tracer Study was performed in February 1991 at the former Rocky Flats Environmental Technology Site near Denver, Colorado. Twelve, 11-htests were conducted where a conservative tracer was released and measured hourly at 140 samplers in concentric rings 8km and 16km from the release point. Performance objectives were unpaired maximum one- and nine-hour average concentration, location of plume maximum, plume impact area, arc-integrated concentration, unpaired nine-hour average concentration, and paired ensemble means. Performance objectives were aimed at addressing regulatory compliance, and dose reconstruction assessment questions. The objective of regulatory compliance is not to underestimate maximum concentrations whereas for dose reconstruction, the objective is an unbiased estimate of concentration in space and time. Performance measures included the fractional bias, normalized mean square error, geometric mean, geometric mean variance, correlation coefficient, and fraction of observations within a factor of two. The Lagrangian puff models tended to exhibit the smallest variance, highest correlation, and highest number of predictions within a factor of two compared to the steady-state models at both the 8-km and 16-km distance. Maximum one- and nine-hour average concentrations were less likely to be under-predicted by the steady-state models compared to the Lagrangian puff models. The characteristic of the steady-state models not to under-predict maximum concentrations make them well suited for regulatory compliance demonstration, whereas the Lagrangian puff models are better suited for dose reconstruction and long range transport. © 2014 The Authors.","author":[{"dropping-particle":"","family":"Rood","given":"Arthur S.","non-dropping-particle":"","parse-names":false,"suffix":""}],"container-title":"Atmospheric Environment","id":"ITEM-2","issued":{"date-parts":[["2014"]]},"page":"707-720","publisher":"Elsevier Ltd","title":"Performance evaluation of AERMOD, CALPUFF, and legacy air dispersion models using the Winter Validation Tracer Study dataset","type":"article-journal","volume":"89"},"uris":["http://www.mendeley.com/documents/?uuid=6a7e1595-98ba-4476-8217-df28fabefdfa"]}],"mendeley":{"formattedCitation":"[54], [55]","plainTextFormattedCitation":"[54], [55]","previouslyFormattedCitation":"[54], [55]"},"properties":{"noteIndex":0},"schema":"https://github.com/citation-style-language/schema/raw/master/csl-citation.json"}</w:instrText>
      </w:r>
      <w:r w:rsidR="002C2099">
        <w:rPr>
          <w:rFonts w:cs="David"/>
          <w:color w:val="000000"/>
        </w:rPr>
        <w:fldChar w:fldCharType="separate"/>
      </w:r>
      <w:r w:rsidR="001E20E7" w:rsidRPr="001E20E7">
        <w:rPr>
          <w:rFonts w:cs="David"/>
          <w:noProof/>
          <w:color w:val="000000"/>
        </w:rPr>
        <w:t>[54], [55]</w:t>
      </w:r>
      <w:r w:rsidR="002C2099">
        <w:rPr>
          <w:rFonts w:cs="David"/>
          <w:color w:val="000000"/>
        </w:rPr>
        <w:fldChar w:fldCharType="end"/>
      </w:r>
      <w:r w:rsidR="00DF481A">
        <w:rPr>
          <w:rFonts w:cs="David"/>
          <w:color w:val="000000"/>
        </w:rPr>
        <w:t xml:space="preserve"> </w:t>
      </w:r>
      <w:r w:rsidR="00051F84">
        <w:rPr>
          <w:rFonts w:cs="David"/>
          <w:color w:val="000000"/>
        </w:rPr>
        <w:t xml:space="preserve">and the </w:t>
      </w:r>
      <w:r w:rsidR="00F654FA" w:rsidRPr="00051F84">
        <w:rPr>
          <w:rFonts w:cs="David"/>
          <w:color w:val="000000"/>
        </w:rPr>
        <w:t>Eulerian grid-based</w:t>
      </w:r>
      <w:r w:rsidR="00F654FA">
        <w:rPr>
          <w:rFonts w:cs="David"/>
          <w:color w:val="000000"/>
        </w:rPr>
        <w:t xml:space="preserve"> </w:t>
      </w:r>
      <w:r w:rsidR="00051F84">
        <w:rPr>
          <w:rFonts w:cs="David"/>
          <w:color w:val="000000"/>
        </w:rPr>
        <w:t>CMAQ</w:t>
      </w:r>
      <w:r w:rsidR="00B83350">
        <w:rPr>
          <w:rFonts w:cs="David"/>
          <w:color w:val="000000"/>
        </w:rPr>
        <w:t xml:space="preserve"> </w:t>
      </w:r>
      <w:r w:rsidR="00B83350">
        <w:rPr>
          <w:rFonts w:cs="David"/>
          <w:color w:val="000000"/>
        </w:rPr>
        <w:fldChar w:fldCharType="begin" w:fldLock="1"/>
      </w:r>
      <w:r w:rsidR="00CC2DD6">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B83350">
        <w:rPr>
          <w:rFonts w:cs="David"/>
          <w:color w:val="000000"/>
        </w:rPr>
        <w:fldChar w:fldCharType="separate"/>
      </w:r>
      <w:r w:rsidR="00B83350" w:rsidRPr="00B83350">
        <w:rPr>
          <w:rFonts w:cs="David"/>
          <w:noProof/>
          <w:color w:val="000000"/>
        </w:rPr>
        <w:t>[19]</w:t>
      </w:r>
      <w:r w:rsidR="00B83350">
        <w:rPr>
          <w:rFonts w:cs="David"/>
          <w:color w:val="000000"/>
        </w:rPr>
        <w:fldChar w:fldCharType="end"/>
      </w:r>
      <w:r w:rsidR="00051F84">
        <w:rPr>
          <w:rFonts w:cs="David"/>
          <w:color w:val="000000"/>
        </w:rPr>
        <w:t xml:space="preserve">,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273525">
        <w:rPr>
          <w:rFonts w:cs="David"/>
          <w:color w:val="000000"/>
        </w:rPr>
        <w:fldChar w:fldCharType="begin" w:fldLock="1"/>
      </w:r>
      <w:r w:rsidR="00273525">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273525">
        <w:rPr>
          <w:rFonts w:cs="David"/>
          <w:color w:val="000000"/>
        </w:rPr>
        <w:fldChar w:fldCharType="separate"/>
      </w:r>
      <w:r w:rsidR="00273525" w:rsidRPr="00B83350">
        <w:rPr>
          <w:rFonts w:cs="David"/>
          <w:noProof/>
          <w:color w:val="000000"/>
        </w:rPr>
        <w:t>[19]</w:t>
      </w:r>
      <w:r w:rsidR="00273525">
        <w:rPr>
          <w:rFonts w:cs="David"/>
          <w:color w:val="000000"/>
        </w:rPr>
        <w:fldChar w:fldCharType="end"/>
      </w:r>
      <w:r w:rsidR="00273525">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w:t>
      </w:r>
      <w:r w:rsidR="000F2F32">
        <w:rPr>
          <w:rFonts w:cs="David"/>
          <w:color w:val="000000"/>
        </w:rPr>
        <w:fldChar w:fldCharType="begin" w:fldLock="1"/>
      </w:r>
      <w:r w:rsidR="001E20E7">
        <w:rPr>
          <w:rFonts w:cs="David"/>
          <w:color w:val="000000"/>
        </w:rPr>
        <w:instrText>ADDIN CSL_CITATION {"citationItems":[{"id":"ITEM-1","itemData":{"DOI":"10.1016/j.atmosenv.2017.03.030","ISBN":"0024-2829","ISSN":"18732844","abstract":"A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Environment","id":"ITEM-1","issued":{"date-parts":[["2017"]]},"page":"181-196","publisher":"Elsevier Ltd","title":"A cost-effective method for simulating city-wide air flow and pollutant dispersion at building resolving scale","type":"article-journal","volume":"158"},"uris":["http://www.mendeley.com/documents/?uuid=22f5fbe1-7c12-4784-8608-9f5eba5de297"]},{"id":"ITEM-2","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-2","issue":"2","issued":{"date-parts":[["2017"]]},"page":"3441-3459","title":"simulations over the city of Zürich , Switzerland","type":"article-journal","volume":"2"},"uris":["http://www.mendeley.com/documents/?uuid=60a2fc22-b745-4692-a30b-1ee3573143ab"]}],"mendeley":{"formattedCitation":"[56], [57]","plainTextFormattedCitation":"[56], [57]","previouslyFormattedCitation":"[56], [57]"},"properties":{"noteIndex":0},"schema":"https://github.com/citation-style-language/schema/raw/master/csl-citation.json"}</w:instrText>
      </w:r>
      <w:r w:rsidR="000F2F32">
        <w:rPr>
          <w:rFonts w:cs="David"/>
          <w:color w:val="000000"/>
        </w:rPr>
        <w:fldChar w:fldCharType="separate"/>
      </w:r>
      <w:r w:rsidR="001E20E7" w:rsidRPr="001E20E7">
        <w:rPr>
          <w:rFonts w:cs="David"/>
          <w:noProof/>
          <w:color w:val="000000"/>
        </w:rPr>
        <w:t>[56], [57]</w:t>
      </w:r>
      <w:r w:rsidR="000F2F32">
        <w:rPr>
          <w:rFonts w:cs="David"/>
          <w:color w:val="000000"/>
        </w:rPr>
        <w:fldChar w:fldCharType="end"/>
      </w:r>
      <w:r w:rsidR="000F2F32">
        <w:rPr>
          <w:rFonts w:cs="David"/>
          <w:color w:val="000000"/>
        </w:rPr>
        <w:t xml:space="preserve"> </w:t>
      </w:r>
      <w:r w:rsidR="00A962FB">
        <w:rPr>
          <w:rFonts w:cs="David"/>
          <w:color w:val="000000"/>
        </w:rPr>
        <w:t xml:space="preserve">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from the source</w:t>
      </w:r>
      <w:r w:rsidR="001A4958">
        <w:rPr>
          <w:rFonts w:cs="David"/>
          <w:color w:val="000000"/>
        </w:rPr>
        <w:t xml:space="preserve">. </w:t>
      </w:r>
      <w:r w:rsidR="009B4650">
        <w:rPr>
          <w:rFonts w:cs="David"/>
        </w:rPr>
        <w:t>At the first stages</w:t>
      </w:r>
      <w:r w:rsidR="00D9518E">
        <w:rPr>
          <w:rFonts w:cs="David"/>
        </w:rPr>
        <w:t>, we will use the Gaussian plume model</w:t>
      </w:r>
      <w:r w:rsidR="00996D07">
        <w:rPr>
          <w:rFonts w:cs="David"/>
        </w:rPr>
        <w:t xml:space="preserve"> and will not account for topography or land use</w:t>
      </w:r>
      <w:r w:rsidR="00D9518E">
        <w:rPr>
          <w:rFonts w:cs="David"/>
        </w:rPr>
        <w:t xml:space="preserve">.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133" w:name="_Toc14991892"/>
      <w:r>
        <w:t xml:space="preserve">The </w:t>
      </w:r>
      <w:r w:rsidR="00AB1EBF" w:rsidRPr="00A10451">
        <w:rPr>
          <w:rFonts w:hint="cs"/>
        </w:rPr>
        <w:t xml:space="preserve">Gaussian plume </w:t>
      </w:r>
      <w:r w:rsidR="00C5676B" w:rsidRPr="00A10451">
        <w:rPr>
          <w:rFonts w:hint="cs"/>
        </w:rPr>
        <w:t>model</w:t>
      </w:r>
      <w:bookmarkEnd w:id="133"/>
    </w:p>
    <w:p w14:paraId="631D19B6" w14:textId="520ADBAE"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134" w:name="OLE_LINK94"/>
      <w:bookmarkStart w:id="135"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E87BA7">
        <w:rPr>
          <w:rFonts w:cs="David"/>
          <w:color w:val="000000" w:themeColor="text1"/>
        </w:rPr>
        <w:instrText xml:space="preserve"> \* MERGEFORMAT </w:instrText>
      </w:r>
      <w:r w:rsidR="00D76447">
        <w:rPr>
          <w:rFonts w:cs="David"/>
          <w:color w:val="000000" w:themeColor="text1"/>
        </w:rPr>
      </w:r>
      <w:r w:rsidR="00D76447">
        <w:rPr>
          <w:rFonts w:cs="David"/>
          <w:color w:val="000000" w:themeColor="text1"/>
        </w:rPr>
        <w:fldChar w:fldCharType="separate"/>
      </w:r>
      <w:r w:rsidR="0056587D">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134"/>
      <w:bookmarkEnd w:id="135"/>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w:t>
      </w:r>
      <w:r w:rsidR="00327B87">
        <w:rPr>
          <w:rFonts w:cs="David"/>
          <w:color w:val="000000"/>
        </w:rPr>
        <w:t xml:space="preserve"> </w:t>
      </w:r>
      <w:r w:rsidR="00334CCB" w:rsidRPr="00A10451">
        <w:rPr>
          <w:rFonts w:cs="David" w:hint="cs"/>
          <w:color w:val="000000"/>
        </w:rPr>
        <w:t>m</w:t>
      </w:r>
      <w:r w:rsidR="00327B87" w:rsidRPr="00327B87">
        <w:rPr>
          <w:rFonts w:cs="David"/>
          <w:color w:val="000000"/>
          <w:vertAlign w:val="superscript"/>
        </w:rPr>
        <w:t>-</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483F736C" w:rsidR="006F0563" w:rsidRPr="00A10451" w:rsidRDefault="006F0563" w:rsidP="00E87BA7">
            <w:pPr>
              <w:ind w:right="-2"/>
              <w:jc w:val="center"/>
              <w:rPr>
                <w:rFonts w:cs="David"/>
                <w:color w:val="000000"/>
              </w:rPr>
            </w:pPr>
            <w:r w:rsidRPr="00A10451">
              <w:rPr>
                <w:rFonts w:cs="David" w:hint="cs"/>
                <w:color w:val="000000"/>
              </w:rPr>
              <w:t>(</w:t>
            </w:r>
            <w:bookmarkStart w:id="136"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1</w:t>
            </w:r>
            <w:r w:rsidRPr="00A10451">
              <w:rPr>
                <w:rFonts w:cs="David" w:hint="cs"/>
                <w:color w:val="000000"/>
              </w:rPr>
              <w:fldChar w:fldCharType="end"/>
            </w:r>
            <w:bookmarkEnd w:id="136"/>
            <w:r w:rsidRPr="00A10451">
              <w:rPr>
                <w:rFonts w:cs="David" w:hint="cs"/>
                <w:color w:val="000000"/>
              </w:rPr>
              <w:t>)</w:t>
            </w:r>
          </w:p>
        </w:tc>
      </w:tr>
    </w:tbl>
    <w:p w14:paraId="6F4DBE4C" w14:textId="3C2B0A41"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w:t>
      </w:r>
      <w:r w:rsidR="00327B87">
        <w:rPr>
          <w:rFonts w:cs="David"/>
          <w:color w:val="000000"/>
        </w:rPr>
        <w:t xml:space="preserve"> </w:t>
      </w:r>
      <w:r w:rsidR="00D77B8A" w:rsidRPr="00A10451">
        <w:rPr>
          <w:rFonts w:cs="David" w:hint="cs"/>
          <w:color w:val="000000"/>
        </w:rPr>
        <w:t>s</w:t>
      </w:r>
      <w:r w:rsidR="00327B87" w:rsidRPr="00327B87">
        <w:rPr>
          <w:rFonts w:cs="David"/>
          <w:color w:val="000000"/>
          <w:vertAlign w:val="superscript"/>
        </w:rPr>
        <w:t>-1</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w:t>
      </w:r>
      <w:r w:rsidR="00211738">
        <w:rPr>
          <w:rFonts w:cs="David"/>
          <w:color w:val="000000"/>
        </w:rPr>
        <w:t xml:space="preserve"> </w:t>
      </w:r>
      <w:r w:rsidR="00211738" w:rsidRPr="00A10451">
        <w:rPr>
          <w:rFonts w:cs="David" w:hint="cs"/>
          <w:color w:val="000000"/>
        </w:rPr>
        <w:t>s</w:t>
      </w:r>
      <w:r w:rsidR="00211738" w:rsidRPr="00327B87">
        <w:rPr>
          <w:rFonts w:cs="David"/>
          <w:color w:val="000000"/>
          <w:vertAlign w:val="superscript"/>
        </w:rPr>
        <w:t>-1</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E87BA7">
        <w:rPr>
          <w:rFonts w:cs="David"/>
          <w:color w:val="000000"/>
        </w:rPr>
        <w:instrText xml:space="preserve"> \* MERGEFORMAT </w:instrText>
      </w:r>
      <w:r w:rsidR="00485CC5">
        <w:rPr>
          <w:rFonts w:cs="David"/>
          <w:color w:val="000000"/>
        </w:rPr>
      </w:r>
      <w:r w:rsidR="00485CC5">
        <w:rPr>
          <w:rFonts w:cs="David"/>
          <w:color w:val="000000"/>
        </w:rPr>
        <w:fldChar w:fldCharType="separate"/>
      </w:r>
      <w:r w:rsidR="0056587D">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6E989DAC" w:rsidR="00EB5FDD" w:rsidRPr="00A10451" w:rsidRDefault="00C011FF" w:rsidP="00E87BA7">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3A2A24">
        <w:rPr>
          <w:rFonts w:cs="David"/>
          <w:color w:val="000000"/>
        </w:rPr>
        <w:t xml:space="preserve"> s</w:t>
      </w:r>
      <w:r w:rsidR="003A2A24" w:rsidRPr="003A2A24">
        <w:rPr>
          <w:rFonts w:cs="David"/>
          <w:color w:val="000000"/>
          <w:vertAlign w:val="superscript"/>
        </w:rPr>
        <w:t>-1</w:t>
      </w:r>
      <w:r w:rsidR="00DB605B">
        <w:rPr>
          <w:rFonts w:cs="David"/>
          <w:color w:val="000000"/>
        </w:rPr>
        <w:t>]</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0248C313" w14:textId="5F87A86D" w:rsidR="003962F3" w:rsidRDefault="00624D21" w:rsidP="003962F3">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137" w:name="OLE_LINK96"/>
      <w:bookmarkStart w:id="138" w:name="OLE_LINK97"/>
      <w:bookmarkStart w:id="139" w:name="OLE_LINK98"/>
    </w:p>
    <w:p w14:paraId="7255496B" w14:textId="77777777" w:rsidR="003962F3" w:rsidRDefault="003962F3" w:rsidP="003962F3">
      <w:pPr>
        <w:ind w:right="-2"/>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6"/>
      </w:tblGrid>
      <w:tr w:rsidR="001731FB" w:rsidRPr="00A10451" w14:paraId="291ED4C1" w14:textId="77777777" w:rsidTr="001731FB">
        <w:tc>
          <w:tcPr>
            <w:tcW w:w="846" w:type="dxa"/>
          </w:tcPr>
          <w:p w14:paraId="1D3E0E10" w14:textId="77777777" w:rsidR="001731FB" w:rsidRPr="00A10451" w:rsidRDefault="001731FB" w:rsidP="00D273EB">
            <w:pPr>
              <w:ind w:right="-2"/>
              <w:rPr>
                <w:rFonts w:cs="David"/>
                <w:color w:val="000000"/>
              </w:rPr>
            </w:pPr>
          </w:p>
          <w:p w14:paraId="70AE30A2" w14:textId="77777777" w:rsidR="001731FB" w:rsidRPr="00A10451" w:rsidRDefault="001731FB" w:rsidP="00D273EB">
            <w:pPr>
              <w:ind w:right="-2"/>
              <w:rPr>
                <w:rFonts w:cs="David"/>
                <w:color w:val="000000"/>
              </w:rPr>
            </w:pPr>
          </w:p>
        </w:tc>
        <w:tc>
          <w:tcPr>
            <w:tcW w:w="7371" w:type="dxa"/>
          </w:tcPr>
          <w:p w14:paraId="658CB93A" w14:textId="17448BE6" w:rsidR="001731FB" w:rsidRPr="00A10451" w:rsidRDefault="0044442C" w:rsidP="00D273EB">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62AAC201" w14:textId="77777777" w:rsidR="001731FB" w:rsidRPr="00A10451" w:rsidRDefault="001731FB" w:rsidP="00D273EB">
            <w:pPr>
              <w:ind w:right="-2"/>
              <w:rPr>
                <w:rFonts w:cs="David"/>
                <w:color w:val="000000"/>
              </w:rPr>
            </w:pPr>
          </w:p>
        </w:tc>
        <w:tc>
          <w:tcPr>
            <w:tcW w:w="846" w:type="dxa"/>
            <w:vAlign w:val="center"/>
          </w:tcPr>
          <w:p w14:paraId="4BE19BB2" w14:textId="44BF21C6" w:rsidR="001731FB" w:rsidRPr="00A10451" w:rsidRDefault="001731FB" w:rsidP="00D273EB">
            <w:pPr>
              <w:ind w:right="-2"/>
              <w:jc w:val="center"/>
              <w:rPr>
                <w:rFonts w:cs="David"/>
                <w:color w:val="000000"/>
              </w:rPr>
            </w:pPr>
            <w:r w:rsidRPr="00A10451">
              <w:rPr>
                <w:rFonts w:cs="David" w:hint="cs"/>
                <w:color w:val="000000"/>
              </w:rPr>
              <w:t>(</w:t>
            </w:r>
            <w:bookmarkStart w:id="140" w:name="equation_2"/>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2</w:t>
            </w:r>
            <w:r w:rsidRPr="00A10451">
              <w:rPr>
                <w:rFonts w:cs="David" w:hint="cs"/>
                <w:color w:val="000000"/>
              </w:rPr>
              <w:fldChar w:fldCharType="end"/>
            </w:r>
            <w:bookmarkEnd w:id="140"/>
            <w:r w:rsidR="00D21D7D">
              <w:rPr>
                <w:rFonts w:cs="David"/>
                <w:color w:val="000000"/>
              </w:rPr>
              <w:t>a</w:t>
            </w:r>
            <w:r w:rsidRPr="00A10451">
              <w:rPr>
                <w:rFonts w:cs="David" w:hint="cs"/>
                <w:color w:val="000000"/>
              </w:rPr>
              <w:t>)</w:t>
            </w:r>
          </w:p>
        </w:tc>
      </w:tr>
      <w:tr w:rsidR="001731FB" w:rsidRPr="00A10451" w14:paraId="31BB6181" w14:textId="77777777" w:rsidTr="00D273EB">
        <w:tc>
          <w:tcPr>
            <w:tcW w:w="846" w:type="dxa"/>
          </w:tcPr>
          <w:p w14:paraId="3DA63E8E" w14:textId="04A7258E" w:rsidR="001731FB" w:rsidRPr="00A10451" w:rsidRDefault="001731FB" w:rsidP="00D273EB">
            <w:pPr>
              <w:ind w:right="-2"/>
              <w:rPr>
                <w:rFonts w:cs="David"/>
                <w:color w:val="000000"/>
              </w:rPr>
            </w:pPr>
          </w:p>
        </w:tc>
        <w:tc>
          <w:tcPr>
            <w:tcW w:w="7371" w:type="dxa"/>
          </w:tcPr>
          <w:p w14:paraId="7F18022C" w14:textId="77777777" w:rsidR="001731FB" w:rsidRDefault="0044442C" w:rsidP="001731FB">
            <w:pPr>
              <w:ind w:right="-2"/>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6C4E56EC" w14:textId="77777777" w:rsidR="001731FB" w:rsidRPr="00A10451" w:rsidRDefault="001731FB" w:rsidP="00D273EB">
            <w:pPr>
              <w:ind w:right="-2"/>
              <w:rPr>
                <w:rFonts w:cs="David"/>
                <w:color w:val="000000"/>
              </w:rPr>
            </w:pPr>
          </w:p>
        </w:tc>
        <w:tc>
          <w:tcPr>
            <w:tcW w:w="846" w:type="dxa"/>
            <w:vAlign w:val="center"/>
          </w:tcPr>
          <w:p w14:paraId="14699665" w14:textId="116B23D5" w:rsidR="001731FB" w:rsidRPr="00A10451" w:rsidRDefault="00D21D7D" w:rsidP="00D273EB">
            <w:pPr>
              <w:ind w:right="-2"/>
              <w:jc w:val="center"/>
              <w:rPr>
                <w:rFonts w:cs="David"/>
                <w:color w:val="000000"/>
              </w:rPr>
            </w:pPr>
            <w:r w:rsidRPr="00A10451">
              <w:rPr>
                <w:rFonts w:cs="David" w:hint="cs"/>
                <w:color w:val="000000"/>
              </w:rPr>
              <w:t>(</w:t>
            </w:r>
            <w:r w:rsidR="00C84944">
              <w:rPr>
                <w:rFonts w:cs="David"/>
                <w:color w:val="000000"/>
              </w:rPr>
              <w:t>2</w:t>
            </w:r>
            <w:r>
              <w:rPr>
                <w:rFonts w:cs="David"/>
                <w:color w:val="000000"/>
              </w:rPr>
              <w:t>b</w:t>
            </w:r>
            <w:r w:rsidRPr="00A10451">
              <w:rPr>
                <w:rFonts w:cs="David" w:hint="cs"/>
                <w:color w:val="000000"/>
              </w:rPr>
              <w:t>)</w:t>
            </w:r>
          </w:p>
        </w:tc>
      </w:tr>
    </w:tbl>
    <w:bookmarkEnd w:id="137"/>
    <w:bookmarkEnd w:id="138"/>
    <w:bookmarkEnd w:id="139"/>
    <w:p w14:paraId="4E6C54BE" w14:textId="4564E43C" w:rsidR="00981050" w:rsidRDefault="004D5CE9" w:rsidP="00E87BA7">
      <w:pPr>
        <w:ind w:right="-2"/>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1E20E7">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[58]","plainTextFormattedCitation":"[58]","previouslyFormattedCitation":"[58]"},"properties":{"noteIndex":0},"schema":"https://github.com/citation-style-language/schema/raw/master/csl-citation.json"}</w:instrText>
      </w:r>
      <w:r w:rsidR="00A10451">
        <w:rPr>
          <w:rFonts w:cs="David"/>
          <w:color w:val="000000" w:themeColor="text1"/>
        </w:rPr>
        <w:fldChar w:fldCharType="separate"/>
      </w:r>
      <w:r w:rsidR="001E20E7" w:rsidRPr="001E20E7">
        <w:rPr>
          <w:rFonts w:cs="David"/>
          <w:noProof/>
          <w:color w:val="000000" w:themeColor="text1"/>
        </w:rPr>
        <w:t>[58]</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2A7E5F" w:rsidRPr="00A10451">
        <w:rPr>
          <w:rFonts w:cs="David" w:hint="cs"/>
          <w:color w:val="000000" w:themeColor="text1"/>
        </w:rPr>
        <w:t xml:space="preserve">are specified in </w:t>
      </w:r>
      <w:r w:rsidR="00346AD7" w:rsidRPr="00346AD7">
        <w:rPr>
          <w:rFonts w:cs="David"/>
          <w:color w:val="000000" w:themeColor="text1"/>
        </w:rPr>
        <w:fldChar w:fldCharType="begin"/>
      </w:r>
      <w:r w:rsidR="00346AD7">
        <w:rPr>
          <w:rFonts w:cs="David"/>
          <w:color w:val="000000" w:themeColor="text1"/>
        </w:rPr>
        <w:instrText xml:space="preserve"> </w:instrText>
      </w:r>
      <w:r w:rsidR="00346AD7">
        <w:rPr>
          <w:rFonts w:cs="David" w:hint="cs"/>
          <w:color w:val="000000" w:themeColor="text1"/>
        </w:rPr>
        <w:instrText>REF table_1 \h</w:instrText>
      </w:r>
      <w:r w:rsidR="00346AD7">
        <w:rPr>
          <w:rFonts w:cs="David"/>
          <w:color w:val="000000" w:themeColor="text1"/>
        </w:rPr>
        <w:instrText xml:space="preserve">  \* MERGEFORMAT </w:instrText>
      </w:r>
      <w:r w:rsidR="00346AD7" w:rsidRPr="00346AD7">
        <w:rPr>
          <w:rFonts w:cs="David"/>
          <w:color w:val="000000" w:themeColor="text1"/>
        </w:rPr>
      </w:r>
      <w:r w:rsidR="00346AD7" w:rsidRPr="00346AD7">
        <w:rPr>
          <w:rFonts w:cs="David"/>
          <w:color w:val="000000" w:themeColor="text1"/>
        </w:rPr>
        <w:fldChar w:fldCharType="separate"/>
      </w:r>
      <w:r w:rsidR="0056587D" w:rsidRPr="0056587D">
        <w:rPr>
          <w:rFonts w:cs="David" w:hint="cs"/>
          <w:color w:val="000000" w:themeColor="text1"/>
        </w:rPr>
        <w:t xml:space="preserve">Table </w:t>
      </w:r>
      <w:r w:rsidR="0056587D" w:rsidRPr="0056587D">
        <w:rPr>
          <w:rFonts w:cs="David"/>
          <w:color w:val="000000" w:themeColor="text1"/>
        </w:rPr>
        <w:t>1</w:t>
      </w:r>
      <w:r w:rsidR="0056587D" w:rsidRPr="0056587D">
        <w:rPr>
          <w:rFonts w:cs="David" w:hint="cs"/>
          <w:color w:val="000000" w:themeColor="text1"/>
        </w:rPr>
        <w:t>.</w:t>
      </w:r>
      <w:r w:rsidR="0056587D" w:rsidRPr="000C4E61">
        <w:rPr>
          <w:rFonts w:cs="David" w:hint="cs"/>
          <w:i/>
          <w:iCs/>
          <w:color w:val="000000" w:themeColor="text1"/>
          <w:sz w:val="20"/>
          <w:szCs w:val="20"/>
        </w:rPr>
        <w:t xml:space="preserve"> </w:t>
      </w:r>
      <w:r w:rsidR="00346AD7" w:rsidRPr="00346AD7">
        <w:rPr>
          <w:rFonts w:cs="David"/>
          <w:color w:val="000000" w:themeColor="text1"/>
        </w:rPr>
        <w:fldChar w:fldCharType="end"/>
      </w:r>
      <w:r w:rsidR="00346AD7">
        <w:rPr>
          <w:rFonts w:cs="David"/>
          <w:color w:val="000000" w:themeColor="text1"/>
        </w:rPr>
        <w:t xml:space="preserve"> </w:t>
      </w:r>
      <w:r w:rsidR="00A97E97">
        <w:fldChar w:fldCharType="begin" w:fldLock="1"/>
      </w:r>
      <w:r w:rsidR="001E20E7">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[59]","plainTextFormattedCitation":"[59]","previouslyFormattedCitation":"[59]"},"properties":{"noteIndex":0},"schema":"https://github.com/citation-style-language/schema/raw/master/csl-citation.json"}</w:instrText>
      </w:r>
      <w:r w:rsidR="00A97E97">
        <w:fldChar w:fldCharType="separate"/>
      </w:r>
      <w:r w:rsidR="001E20E7" w:rsidRPr="001E20E7">
        <w:rPr>
          <w:noProof/>
        </w:rPr>
        <w:t>[59]</w:t>
      </w:r>
      <w:r w:rsidR="00A97E97">
        <w:fldChar w:fldCharType="end"/>
      </w:r>
      <w:r w:rsidR="00485CC5">
        <w:t>.</w:t>
      </w:r>
    </w:p>
    <w:p w14:paraId="078E9A3A" w14:textId="3A9BD826" w:rsidR="00B241F4" w:rsidRDefault="00B241F4" w:rsidP="00E87BA7">
      <w:pPr>
        <w:pStyle w:val="Heading3"/>
        <w:numPr>
          <w:ilvl w:val="0"/>
          <w:numId w:val="0"/>
        </w:numPr>
        <w:ind w:left="720"/>
      </w:pPr>
    </w:p>
    <w:p w14:paraId="1DA3EECE" w14:textId="07BFF21D" w:rsidR="00D606F2" w:rsidRPr="00A10451" w:rsidRDefault="00C81174" w:rsidP="00E87BA7">
      <w:pPr>
        <w:pStyle w:val="Heading3"/>
      </w:pPr>
      <w:bookmarkStart w:id="141" w:name="_Ref14950486"/>
      <w:bookmarkStart w:id="142" w:name="_Toc14991893"/>
      <w:r>
        <w:rPr>
          <w:rFonts w:cs="David" w:hint="cs"/>
          <w:noProof/>
          <w:color w:val="000000"/>
        </w:rPr>
        <mc:AlternateContent>
          <mc:Choice Requires="wpg">
            <w:drawing>
              <wp:anchor distT="0" distB="0" distL="114300" distR="114300" simplePos="0" relativeHeight="251655168" behindDoc="0" locked="0" layoutInCell="1" allowOverlap="1" wp14:anchorId="0D56B3F5" wp14:editId="0C83BF8D">
                <wp:simplePos x="0" y="0"/>
                <wp:positionH relativeFrom="column">
                  <wp:posOffset>2138045</wp:posOffset>
                </wp:positionH>
                <wp:positionV relativeFrom="paragraph">
                  <wp:posOffset>29161</wp:posOffset>
                </wp:positionV>
                <wp:extent cx="3622675" cy="2234565"/>
                <wp:effectExtent l="0" t="0" r="0" b="635"/>
                <wp:wrapSquare wrapText="bothSides"/>
                <wp:docPr id="14" name="Group 14"/>
                <wp:cNvGraphicFramePr/>
                <a:graphic xmlns:a="http://schemas.openxmlformats.org/drawingml/2006/main">
                  <a:graphicData uri="http://schemas.microsoft.com/office/word/2010/wordprocessingGroup">
                    <wpg:wgp>
                      <wpg:cNvGrpSpPr/>
                      <wpg:grpSpPr>
                        <a:xfrm>
                          <a:off x="0" y="0"/>
                          <a:ext cx="3622675" cy="2234565"/>
                          <a:chOff x="0" y="-25019"/>
                          <a:chExt cx="3623945" cy="2235521"/>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25019"/>
                            <a:ext cx="3560213" cy="746375"/>
                          </a:xfrm>
                          <a:prstGeom prst="rect">
                            <a:avLst/>
                          </a:prstGeom>
                          <a:solidFill>
                            <a:prstClr val="white"/>
                          </a:solidFill>
                          <a:ln>
                            <a:noFill/>
                          </a:ln>
                        </wps:spPr>
                        <wps:txbx>
                          <w:txbxContent>
                            <w:p w14:paraId="2502A4E1" w14:textId="67E6C157" w:rsidR="0044442C" w:rsidRPr="00A817B6" w:rsidRDefault="0044442C" w:rsidP="00313BB4">
                              <w:pPr>
                                <w:pStyle w:val="Caption"/>
                                <w:spacing w:line="276" w:lineRule="auto"/>
                                <w:rPr>
                                  <w:rFonts w:ascii="David" w:hAnsi="David" w:cs="David"/>
                                  <w:i w:val="0"/>
                                  <w:iCs w:val="0"/>
                                  <w:noProof/>
                                  <w:color w:val="000000" w:themeColor="text1"/>
                                  <w:sz w:val="20"/>
                                  <w:szCs w:val="20"/>
                                </w:rPr>
                              </w:pPr>
                              <w:bookmarkStart w:id="143"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43"/>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6587D">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35pt;margin-top:2.3pt;width:285.25pt;height:175.95pt;z-index:251655168;mso-width-relative:margin;mso-height-relative:margin" coordorigin=",-250" coordsize="36239,22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250;width:35602;height:7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67E6C157" w:rsidR="0044442C" w:rsidRPr="00A817B6" w:rsidRDefault="0044442C" w:rsidP="00313BB4">
                        <w:pPr>
                          <w:pStyle w:val="Caption"/>
                          <w:spacing w:line="276" w:lineRule="auto"/>
                          <w:rPr>
                            <w:rFonts w:ascii="David" w:hAnsi="David" w:cs="David"/>
                            <w:i w:val="0"/>
                            <w:iCs w:val="0"/>
                            <w:noProof/>
                            <w:color w:val="000000" w:themeColor="text1"/>
                            <w:sz w:val="20"/>
                            <w:szCs w:val="20"/>
                          </w:rPr>
                        </w:pPr>
                        <w:bookmarkStart w:id="144"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44"/>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6587D">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v:textbox>
                </v:shape>
                <w10:wrap type="square"/>
              </v:group>
            </w:pict>
          </mc:Fallback>
        </mc:AlternateContent>
      </w:r>
      <w:r w:rsidR="00D606F2" w:rsidRPr="00A10451">
        <w:rPr>
          <w:rFonts w:hint="cs"/>
        </w:rPr>
        <w:t>Meteorology</w:t>
      </w:r>
      <w:bookmarkEnd w:id="141"/>
      <w:bookmarkEnd w:id="142"/>
      <w:r w:rsidR="00D606F2"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48338F">
        <w:rPr>
          <w:rFonts w:cs="David" w:hint="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48338F">
        <w:rPr>
          <w:rFonts w:cs="David"/>
          <w:color w:val="000000" w:themeColor="text1"/>
        </w:rPr>
        <w:t>stable atmosphere</w:t>
      </w:r>
      <w:r w:rsidR="007D57EC" w:rsidRPr="0048338F">
        <w:rPr>
          <w:rFonts w:cs="David"/>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w:t>
      </w:r>
      <w:r w:rsidR="007D57EC" w:rsidRPr="00A10451">
        <w:rPr>
          <w:rFonts w:cs="David" w:hint="cs"/>
          <w:color w:val="000000"/>
        </w:rPr>
        <w:lastRenderedPageBreak/>
        <w:t>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7D33DB">
        <w:rPr>
          <w:rFonts w:cs="David" w:hint="cs"/>
          <w:color w:val="000000"/>
        </w:rPr>
        <w:t>neutral</w:t>
      </w:r>
      <w:r w:rsidR="005B41E3" w:rsidRPr="007D33DB">
        <w:rPr>
          <w:rFonts w:cs="David"/>
          <w:color w:val="000000"/>
        </w:rPr>
        <w:t>,</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632B61BD" w:rsidR="006150B1" w:rsidRDefault="00037CEE" w:rsidP="00E87BA7">
      <w:pPr>
        <w:ind w:right="-2"/>
        <w:rPr>
          <w:rFonts w:cs="David"/>
          <w:color w:val="000000"/>
        </w:rPr>
      </w:pPr>
      <w:r>
        <w:rPr>
          <w:rFonts w:cs="David"/>
          <w:color w:val="000000"/>
        </w:rPr>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w:t>
      </w:r>
      <w:r w:rsidR="0031403B">
        <w:rPr>
          <w:rFonts w:cs="David"/>
          <w:color w:val="000000"/>
        </w:rPr>
        <w:t>s</w:t>
      </w:r>
      <w:r>
        <w:rPr>
          <w:rFonts w:cs="David"/>
          <w:color w:val="000000"/>
        </w:rPr>
        <w:t xml:space="preserve">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1E20E7">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[60], [61]","plainTextFormattedCitation":"[1], [60], [61]","previouslyFormattedCitation":"[1], [60], [61]"},"properties":{"noteIndex":0},"schema":"https://github.com/citation-style-language/schema/raw/master/csl-citation.json"}</w:instrText>
      </w:r>
      <w:r w:rsidR="00C96BDD">
        <w:rPr>
          <w:rFonts w:cs="David"/>
          <w:color w:val="000000"/>
        </w:rPr>
        <w:fldChar w:fldCharType="separate"/>
      </w:r>
      <w:r w:rsidR="001E20E7" w:rsidRPr="001E20E7">
        <w:rPr>
          <w:rFonts w:cs="David"/>
          <w:noProof/>
          <w:color w:val="000000"/>
        </w:rPr>
        <w:t>[1], [60], [61]</w:t>
      </w:r>
      <w:r w:rsidR="00C96BDD">
        <w:rPr>
          <w:rFonts w:cs="David"/>
          <w:color w:val="000000"/>
        </w:rPr>
        <w:fldChar w:fldCharType="end"/>
      </w:r>
      <w:r w:rsidR="000A0CCC">
        <w:rPr>
          <w:rFonts w:cs="David"/>
          <w:color w:val="000000"/>
        </w:rPr>
        <w:t>.</w:t>
      </w:r>
    </w:p>
    <w:p w14:paraId="62394053" w14:textId="1370B953" w:rsidR="0056587D" w:rsidRPr="0056587D" w:rsidDel="000C20DB" w:rsidRDefault="00A20FB6" w:rsidP="0056587D">
      <w:pPr>
        <w:ind w:right="-2"/>
        <w:rPr>
          <w:del w:id="145" w:author="Idit Balachsan" w:date="2019-07-30T10:26:00Z"/>
          <w:rFonts w:cs="David"/>
          <w:color w:val="000000" w:themeColor="text1"/>
        </w:rPr>
      </w:pPr>
      <w:r w:rsidRPr="00D30D64">
        <w:rPr>
          <w:rFonts w:cs="David"/>
          <w:color w:val="000000" w:themeColor="text1"/>
        </w:rP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Gaussian plume model</w:t>
      </w:r>
      <w:r w:rsidR="0037620E">
        <w:rPr>
          <w:rFonts w:cs="David"/>
          <w:color w:val="000000" w:themeColor="text1"/>
        </w:rPr>
        <w:t xml:space="preserve"> (</w:t>
      </w:r>
      <w:r w:rsidR="00813F46" w:rsidRPr="00346AD7">
        <w:rPr>
          <w:rFonts w:cs="David"/>
          <w:color w:val="000000" w:themeColor="text1"/>
        </w:rPr>
        <w:fldChar w:fldCharType="begin"/>
      </w:r>
      <w:r w:rsidR="00813F46">
        <w:rPr>
          <w:rFonts w:cs="David"/>
          <w:color w:val="000000" w:themeColor="text1"/>
        </w:rPr>
        <w:instrText xml:space="preserve"> </w:instrText>
      </w:r>
      <w:r w:rsidR="00813F46">
        <w:rPr>
          <w:rFonts w:cs="David" w:hint="cs"/>
          <w:color w:val="000000" w:themeColor="text1"/>
        </w:rPr>
        <w:instrText>REF table_1 \h</w:instrText>
      </w:r>
      <w:r w:rsidR="00813F46">
        <w:rPr>
          <w:rFonts w:cs="David"/>
          <w:color w:val="000000" w:themeColor="text1"/>
        </w:rPr>
        <w:instrText xml:space="preserve">  \* MERGEFORMAT </w:instrText>
      </w:r>
      <w:r w:rsidR="00813F46" w:rsidRPr="00346AD7">
        <w:rPr>
          <w:rFonts w:cs="David"/>
          <w:color w:val="000000" w:themeColor="text1"/>
        </w:rPr>
      </w:r>
      <w:r w:rsidR="00813F46" w:rsidRPr="00346AD7">
        <w:rPr>
          <w:rFonts w:cs="David"/>
          <w:color w:val="000000" w:themeColor="text1"/>
        </w:rPr>
        <w:fldChar w:fldCharType="separate"/>
      </w:r>
      <w:r w:rsidR="0056587D" w:rsidRPr="0056587D">
        <w:rPr>
          <w:rFonts w:cs="David" w:hint="cs"/>
          <w:color w:val="000000" w:themeColor="text1"/>
        </w:rPr>
        <w:t xml:space="preserve">Table </w:t>
      </w:r>
      <w:r w:rsidR="0056587D" w:rsidRPr="0056587D">
        <w:rPr>
          <w:rFonts w:cs="David"/>
          <w:color w:val="000000" w:themeColor="text1"/>
        </w:rPr>
        <w:t>1</w:t>
      </w:r>
      <w:r w:rsidR="0056587D" w:rsidRPr="0056587D">
        <w:rPr>
          <w:rFonts w:cs="David" w:hint="cs"/>
          <w:color w:val="000000" w:themeColor="text1"/>
        </w:rPr>
        <w:t>.</w:t>
      </w:r>
      <w:r w:rsidR="0056587D" w:rsidRPr="000C4E61">
        <w:rPr>
          <w:rFonts w:cs="David" w:hint="cs"/>
          <w:i/>
          <w:iCs/>
          <w:color w:val="000000" w:themeColor="text1"/>
          <w:sz w:val="20"/>
          <w:szCs w:val="20"/>
        </w:rPr>
        <w:t xml:space="preserve"> </w:t>
      </w:r>
      <w:r w:rsidR="00813F46" w:rsidRPr="00346AD7">
        <w:rPr>
          <w:rFonts w:cs="David"/>
          <w:color w:val="000000" w:themeColor="text1"/>
        </w:rPr>
        <w:fldChar w:fldCharType="end"/>
      </w:r>
      <w:r w:rsidR="0037620E">
        <w:rPr>
          <w:rFonts w:cs="David"/>
          <w:color w:val="000000" w:themeColor="text1"/>
        </w:rPr>
        <w:t>)</w:t>
      </w:r>
      <w:r w:rsidR="00990755" w:rsidRPr="00A10451">
        <w:rPr>
          <w:rFonts w:cs="David" w:hint="cs"/>
          <w:color w:val="000000" w:themeColor="text1"/>
        </w:rPr>
        <w:t xml:space="preserve">,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1E20E7">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[62]","plainTextFormattedCitation":"[62]","previouslyFormattedCitation":"[62]"},"properties":{"noteIndex":0},"schema":"https://github.com/citation-style-language/schema/raw/master/csl-citation.json"}</w:instrText>
      </w:r>
      <w:r w:rsidR="00EE5892" w:rsidRPr="009E78A4">
        <w:rPr>
          <w:rFonts w:cs="David" w:hint="cs"/>
          <w:color w:val="000000" w:themeColor="text1"/>
        </w:rPr>
        <w:fldChar w:fldCharType="separate"/>
      </w:r>
      <w:r w:rsidR="001E20E7" w:rsidRPr="001E20E7">
        <w:rPr>
          <w:rFonts w:cs="David"/>
          <w:noProof/>
          <w:color w:val="000000" w:themeColor="text1"/>
        </w:rPr>
        <w:t>[62]</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1E20E7">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3511FB" w:rsidRPr="009E78A4">
        <w:rPr>
          <w:rFonts w:cs="David" w:hint="cs"/>
          <w:color w:val="000000" w:themeColor="text1"/>
        </w:rPr>
        <w:fldChar w:fldCharType="separate"/>
      </w:r>
      <w:r w:rsidR="001E20E7" w:rsidRPr="001E20E7">
        <w:rPr>
          <w:rFonts w:cs="David"/>
          <w:noProof/>
          <w:color w:val="000000" w:themeColor="text1"/>
        </w:rPr>
        <w:t>[63]</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D30D6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color w:val="000000" w:themeColor="text1"/>
              </w:rPr>
            </m:ctrlPr>
          </m:accPr>
          <m:e>
            <m:r>
              <w:rPr>
                <w:rFonts w:ascii="Cambria Math" w:hAnsi="Cambria Math" w:cs="David" w:hint="cs"/>
                <w:color w:val="000000" w:themeColor="text1"/>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del w:id="146" w:author="Idit Balachsan" w:date="2019-07-30T10:26:00Z">
        <w:r w:rsidR="00110045" w:rsidDel="000C20DB">
          <w:rPr>
            <w:rFonts w:cs="David"/>
            <w:color w:val="000000" w:themeColor="text1"/>
          </w:rPr>
          <w:delText>Appendi</w:delText>
        </w:r>
        <w:r w:rsidR="0031403B" w:rsidDel="000C20DB">
          <w:rPr>
            <w:rFonts w:cs="David"/>
            <w:color w:val="000000" w:themeColor="text1"/>
          </w:rPr>
          <w:delText>ces</w:delText>
        </w:r>
        <w:r w:rsidR="00D30D64" w:rsidDel="000C20DB">
          <w:rPr>
            <w:rFonts w:cs="David"/>
            <w:color w:val="000000" w:themeColor="text1"/>
          </w:rPr>
          <w:fldChar w:fldCharType="begin"/>
        </w:r>
        <w:r w:rsidR="00D30D64" w:rsidDel="000C20DB">
          <w:rPr>
            <w:rFonts w:cs="David"/>
            <w:color w:val="000000" w:themeColor="text1"/>
          </w:rPr>
          <w:delInstrText xml:space="preserve"> REF Appendix_A \h  \* MERGEFORMAT </w:delInstrText>
        </w:r>
        <w:r w:rsidR="00D30D64" w:rsidDel="000C20DB">
          <w:rPr>
            <w:rFonts w:cs="David"/>
            <w:color w:val="000000" w:themeColor="text1"/>
          </w:rPr>
        </w:r>
        <w:r w:rsidR="00D30D64" w:rsidDel="000C20DB">
          <w:rPr>
            <w:rFonts w:cs="David"/>
            <w:color w:val="000000" w:themeColor="text1"/>
          </w:rPr>
          <w:fldChar w:fldCharType="separate"/>
        </w:r>
        <w:r w:rsidR="0056587D" w:rsidRPr="0056587D" w:rsidDel="000C20DB">
          <w:rPr>
            <w:rFonts w:cs="David"/>
            <w:color w:val="000000" w:themeColor="text1"/>
          </w:rPr>
          <w:delText>Appendix A</w:delText>
        </w:r>
      </w:del>
    </w:p>
    <w:p w14:paraId="28C88B7D" w14:textId="0B42EFF4" w:rsidR="000C20DB" w:rsidRPr="0056587D" w:rsidRDefault="00D30D64" w:rsidP="0056587D">
      <w:pPr>
        <w:ind w:right="-2"/>
        <w:rPr>
          <w:ins w:id="147" w:author="Idit Balachsan" w:date="2019-07-30T10:26:00Z"/>
          <w:rFonts w:cs="David"/>
          <w:color w:val="000000" w:themeColor="text1"/>
        </w:rPr>
      </w:pPr>
      <w:del w:id="148" w:author="Idit Balachsan" w:date="2019-07-30T10:26:00Z">
        <w:r w:rsidDel="000C20DB">
          <w:rPr>
            <w:rFonts w:cs="David"/>
            <w:color w:val="000000" w:themeColor="text1"/>
          </w:rPr>
          <w:fldChar w:fldCharType="end"/>
        </w:r>
      </w:del>
      <w:ins w:id="149" w:author="Idit Balachsan" w:date="2019-07-30T10:26:00Z">
        <w:r w:rsidR="000C20DB">
          <w:rPr>
            <w:rFonts w:cs="David"/>
            <w:color w:val="000000" w:themeColor="text1"/>
          </w:rPr>
          <w:t>Appendices</w:t>
        </w:r>
        <w:r w:rsidR="000C20DB">
          <w:rPr>
            <w:rFonts w:cs="David"/>
            <w:color w:val="000000" w:themeColor="text1"/>
          </w:rPr>
          <w:fldChar w:fldCharType="begin"/>
        </w:r>
        <w:r w:rsidR="000C20DB">
          <w:rPr>
            <w:rFonts w:cs="David"/>
            <w:color w:val="000000" w:themeColor="text1"/>
          </w:rPr>
          <w:instrText xml:space="preserve"> REF Appendix_A \h  \* MERGEFORMAT </w:instrText>
        </w:r>
        <w:r w:rsidR="000C20DB">
          <w:rPr>
            <w:rFonts w:cs="David"/>
            <w:color w:val="000000" w:themeColor="text1"/>
          </w:rPr>
        </w:r>
        <w:r w:rsidR="000C20DB">
          <w:rPr>
            <w:rFonts w:cs="David"/>
            <w:color w:val="000000" w:themeColor="text1"/>
          </w:rPr>
          <w:fldChar w:fldCharType="separate"/>
        </w:r>
        <w:r w:rsidR="000C20DB" w:rsidRPr="0056587D">
          <w:rPr>
            <w:rFonts w:cs="David"/>
            <w:color w:val="000000" w:themeColor="text1"/>
          </w:rPr>
          <w:t xml:space="preserve"> A</w:t>
        </w:r>
        <w:r w:rsidR="000C20DB">
          <w:rPr>
            <w:rFonts w:cs="David"/>
            <w:color w:val="000000" w:themeColor="text1"/>
          </w:rPr>
          <w:t xml:space="preserve"> and B.</w:t>
        </w:r>
      </w:ins>
    </w:p>
    <w:p w14:paraId="237C0EBF" w14:textId="309C02CB" w:rsidR="00B241F4" w:rsidRDefault="000C20DB" w:rsidP="004C27BF">
      <w:pPr>
        <w:ind w:right="-2"/>
      </w:pPr>
      <w:ins w:id="150" w:author="Idit Balachsan" w:date="2019-07-30T10:26:00Z">
        <w:r>
          <w:rPr>
            <w:rFonts w:cs="David"/>
            <w:color w:val="000000" w:themeColor="text1"/>
          </w:rPr>
          <w:fldChar w:fldCharType="end"/>
        </w:r>
      </w:ins>
    </w:p>
    <w:p w14:paraId="164046C8" w14:textId="700B9ED9" w:rsidR="00FF6335" w:rsidRPr="00C419E3" w:rsidRDefault="00CA39E2" w:rsidP="00E87BA7">
      <w:pPr>
        <w:pStyle w:val="Heading3"/>
      </w:pPr>
      <w:bookmarkStart w:id="151" w:name="_Ref14950430"/>
      <w:bookmarkStart w:id="152" w:name="_Ref14950498"/>
      <w:bookmarkStart w:id="153" w:name="_Toc14991894"/>
      <w:bookmarkStart w:id="154" w:name="OLE_LINK99"/>
      <w:bookmarkStart w:id="155" w:name="OLE_LINK100"/>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r w:rsidR="002608AF">
        <w:t>framework</w:t>
      </w:r>
      <w:bookmarkEnd w:id="151"/>
      <w:bookmarkEnd w:id="152"/>
      <w:bookmarkEnd w:id="153"/>
    </w:p>
    <w:bookmarkEnd w:id="154"/>
    <w:bookmarkEnd w:id="155"/>
    <w:p w14:paraId="780FC023" w14:textId="4F92544E"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1E20E7">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[64]","plainTextFormattedCitation":"[64]","previouslyFormattedCitation":"[64]"},"properties":{"noteIndex":0},"schema":"https://github.com/citation-style-language/schema/raw/master/csl-citation.json"}</w:instrText>
      </w:r>
      <w:r w:rsidR="00EA202A">
        <w:rPr>
          <w:shd w:val="clear" w:color="auto" w:fill="FFFFFF"/>
        </w:rPr>
        <w:fldChar w:fldCharType="separate"/>
      </w:r>
      <w:r w:rsidR="001E20E7" w:rsidRPr="001E20E7">
        <w:rPr>
          <w:noProof/>
          <w:shd w:val="clear" w:color="auto" w:fill="FFFFFF"/>
        </w:rPr>
        <w:t>[64]</w:t>
      </w:r>
      <w:r w:rsidR="00EA202A">
        <w:rPr>
          <w:shd w:val="clear" w:color="auto" w:fill="FFFFFF"/>
        </w:rPr>
        <w:fldChar w:fldCharType="end"/>
      </w:r>
      <w:r w:rsidR="00FC6979">
        <w:rPr>
          <w:shd w:val="clear" w:color="auto" w:fill="FFFFFF"/>
        </w:rPr>
        <w:t xml:space="preserve">. </w:t>
      </w:r>
    </w:p>
    <w:p w14:paraId="0F0BE9D7" w14:textId="37360874" w:rsidR="00A4714A" w:rsidRDefault="00683503" w:rsidP="00E87BA7">
      <w:pPr>
        <w:ind w:firstLine="576"/>
      </w:pPr>
      <w:r>
        <w:t xml:space="preserve">For the proposed work, </w:t>
      </w:r>
      <w:r w:rsidR="00F97AE3">
        <w:t xml:space="preserve">the self-adaptive Borg MOEA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[65]","plainTextFormattedCitation":"[65]","previouslyFormattedCitation":"[65]"},"properties":{"noteIndex":0},"schema":"https://github.com/citation-style-language/schema/raw/master/csl-citation.json"}</w:instrText>
      </w:r>
      <w:r w:rsidR="00F97AE3">
        <w:fldChar w:fldCharType="separate"/>
      </w:r>
      <w:r w:rsidR="001E20E7" w:rsidRPr="001E20E7">
        <w:rPr>
          <w:noProof/>
        </w:rPr>
        <w:t>[65]</w:t>
      </w:r>
      <w:r w:rsidR="00F97AE3">
        <w:fldChar w:fldCharType="end"/>
      </w:r>
      <w:r w:rsidR="00F97AE3">
        <w:t xml:space="preserve"> is used. The Borg is classified as a hyper-heuristic global multi-objective search tool </w:t>
      </w:r>
      <w:r w:rsidR="00F97AE3">
        <w:fldChar w:fldCharType="begin" w:fldLock="1"/>
      </w:r>
      <w:r w:rsidR="001E20E7">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[66]","plainTextFormattedCitation":"[66]","previouslyFormattedCitation":"[66]"},"properties":{"noteIndex":0},"schema":"https://github.com/citation-style-language/schema/raw/master/csl-citation.json"}</w:instrText>
      </w:r>
      <w:r w:rsidR="00F97AE3">
        <w:fldChar w:fldCharType="separate"/>
      </w:r>
      <w:r w:rsidR="001E20E7" w:rsidRPr="001E20E7">
        <w:rPr>
          <w:noProof/>
        </w:rPr>
        <w:t>[66]</w:t>
      </w:r>
      <w:r w:rsidR="00F97AE3">
        <w:fldChar w:fldCharType="end"/>
      </w:r>
      <w:r w:rsidR="00F97AE3">
        <w:t>, as it uses internal feedbacks during the search progress to dynamically adapt an ensemble of genetic operators,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Framework","type":"article-journal"},"uris":["http://www.mendeley.com/documents/?uuid=0c563fa1-b4df-43aa-b95a-1cced2b3b302"]}],"mendeley":{"formattedCitation":"[64], [65]","plainTextFormattedCitation":"[64], [65]","previouslyFormattedCitation":"[64], [65]"},"properties":{"noteIndex":0},"schema":"https://github.com/citation-style-language/schema/raw/master/csl-citation.json"}</w:instrText>
      </w:r>
      <w:r w:rsidR="00F97AE3">
        <w:fldChar w:fldCharType="separate"/>
      </w:r>
      <w:r w:rsidR="001E20E7" w:rsidRPr="001E20E7">
        <w:rPr>
          <w:noProof/>
        </w:rPr>
        <w:t>[64], [65]</w:t>
      </w:r>
      <w:r w:rsidR="00F97AE3">
        <w:fldChar w:fldCharType="end"/>
      </w:r>
      <w:r w:rsidR="00F97AE3">
        <w:t xml:space="preserve">. </w:t>
      </w:r>
      <w:r w:rsidR="00F97AE3" w:rsidRPr="0029594B">
        <w:t xml:space="preserve"> </w:t>
      </w:r>
    </w:p>
    <w:p w14:paraId="56430FF3" w14:textId="77777777" w:rsidR="00F97AE3" w:rsidRDefault="00F97AE3" w:rsidP="00E87BA7"/>
    <w:p w14:paraId="04B98998" w14:textId="12C5E443" w:rsidR="00B37986" w:rsidRPr="00A10451" w:rsidRDefault="0031403B" w:rsidP="0031403B">
      <w:pPr>
        <w:pStyle w:val="Heading2"/>
      </w:pPr>
      <w:bookmarkStart w:id="156" w:name="_Toc14991895"/>
      <w:r>
        <w:lastRenderedPageBreak/>
        <w:t>P</w:t>
      </w:r>
      <w:r w:rsidR="00B37986" w:rsidRPr="00A10451">
        <w:rPr>
          <w:rFonts w:hint="cs"/>
        </w:rPr>
        <w:t>roblem formulation</w:t>
      </w:r>
      <w:bookmarkEnd w:id="156"/>
    </w:p>
    <w:p w14:paraId="38B6486C" w14:textId="52629E84" w:rsidR="00446642" w:rsidRPr="00A10451" w:rsidRDefault="0031403B" w:rsidP="00E87BA7">
      <w:pPr>
        <w:pStyle w:val="Heading3"/>
      </w:pPr>
      <w:bookmarkStart w:id="157" w:name="_Toc14991896"/>
      <w:r>
        <w:t>Notation</w:t>
      </w:r>
      <w:bookmarkEnd w:id="157"/>
    </w:p>
    <w:p w14:paraId="25F63853" w14:textId="511B3CDE"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58" w:name="OLE_LINK12"/>
      <w:bookmarkStart w:id="159" w:name="OLE_LINK13"/>
      <w:r w:rsidRPr="00A10451">
        <w:rPr>
          <w:rFonts w:cs="David" w:hint="cs"/>
        </w:rPr>
        <w:t>region of interest</w:t>
      </w:r>
      <w:bookmarkEnd w:id="158"/>
      <w:bookmarkEnd w:id="159"/>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60" w:name="OLE_LINK14"/>
      <w:bookmarkStart w:id="161" w:name="OLE_LINK15"/>
      <m:oMath>
        <m:r>
          <m:rPr>
            <m:sty m:val="p"/>
          </m:rPr>
          <w:rPr>
            <w:rFonts w:ascii="Cambria Math" w:hAnsi="Cambria Math" w:cs="David" w:hint="cs"/>
            <w:color w:val="000000" w:themeColor="text1"/>
          </w:rPr>
          <m:t>{S}</m:t>
        </m:r>
      </m:oMath>
      <w:r w:rsidRPr="00A10451">
        <w:rPr>
          <w:rFonts w:cs="David" w:hint="cs"/>
        </w:rPr>
        <w:t xml:space="preserve"> </w:t>
      </w:r>
      <w:bookmarkEnd w:id="160"/>
      <w:bookmarkEnd w:id="161"/>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w:t>
      </w:r>
      <w:r w:rsidR="009A1216" w:rsidRPr="00A10451">
        <w:rPr>
          <w:rFonts w:cs="David" w:hint="cs"/>
          <w:color w:val="000000"/>
        </w:rPr>
        <w:t>kg</w:t>
      </w:r>
      <w:r w:rsidR="009A1216">
        <w:rPr>
          <w:rFonts w:cs="David"/>
          <w:color w:val="000000"/>
        </w:rPr>
        <w:t xml:space="preserve"> </w:t>
      </w:r>
      <w:r w:rsidR="009A1216" w:rsidRPr="00A10451">
        <w:rPr>
          <w:rFonts w:cs="David" w:hint="cs"/>
          <w:color w:val="000000"/>
        </w:rPr>
        <w:t>s</w:t>
      </w:r>
      <w:r w:rsidR="009A1216" w:rsidRPr="00327B87">
        <w:rPr>
          <w:rFonts w:cs="David"/>
          <w:color w:val="000000"/>
          <w:vertAlign w:val="superscript"/>
        </w:rPr>
        <w:t>-1</w:t>
      </w:r>
      <w:r w:rsidRPr="00A10451">
        <w:rPr>
          <w:rFonts w:cs="David" w:hint="cs"/>
        </w:rPr>
        <w:t xml:space="preserve">].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w:t>
      </w:r>
      <w:proofErr w:type="spellStart"/>
      <w:r w:rsidRPr="00A10451">
        <w:rPr>
          <w:rFonts w:cs="David" w:hint="cs"/>
        </w:rPr>
        <w:t>rds</w:t>
      </w:r>
      <w:proofErr w:type="spellEnd"/>
      <w:r w:rsidRPr="00A10451">
        <w:rPr>
          <w:rFonts w:cs="David" w:hint="cs"/>
        </w:rPr>
        <w:t xml:space="preserve">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[μg</m:t>
        </m:r>
        <m:r>
          <m:rPr>
            <m:sty m:val="p"/>
          </m:rPr>
          <w:rPr>
            <w:rFonts w:ascii="Cambria Math" w:hAnsi="Cambria Math" w:cs="David"/>
            <w:color w:val="000000" w:themeColor="text1"/>
          </w:rPr>
          <m:t xml:space="preserve"> </m:t>
        </m:r>
        <m:sSup>
          <m:sSupPr>
            <m:ctrlPr>
              <w:rPr>
                <w:rFonts w:ascii="Cambria Math" w:hAnsi="Cambria Math" w:cs="David"/>
                <w:color w:val="000000" w:themeColor="text1"/>
              </w:rPr>
            </m:ctrlPr>
          </m:sSupPr>
          <m:e>
            <m:r>
              <m:rPr>
                <m:sty m:val="p"/>
              </m:rPr>
              <w:rPr>
                <w:rFonts w:ascii="Cambria Math" w:hAnsi="Cambria Math" w:cs="David"/>
                <w:color w:val="000000" w:themeColor="text1"/>
              </w:rPr>
              <m:t>m</m:t>
            </m:r>
          </m:e>
          <m:sup>
            <m:r>
              <w:rPr>
                <w:rFonts w:ascii="Cambria Math" w:hAnsi="Cambria Math" w:cs="David"/>
                <w:color w:val="000000" w:themeColor="text1"/>
              </w:rPr>
              <m:t>-3</m:t>
            </m:r>
          </m:sup>
        </m:sSup>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62" w:name="OLE_LINK6"/>
          <w:bookmarkStart w:id="163" w:name="OLE_LINK7"/>
          <w:p w14:paraId="7C78BE4B" w14:textId="15E2AFDE" w:rsidR="00C419E3" w:rsidRPr="00B968DA" w:rsidRDefault="0044442C"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5820BECC"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3</w:t>
            </w:r>
            <w:r w:rsidRPr="00A10451">
              <w:rPr>
                <w:rFonts w:cs="David" w:hint="cs"/>
                <w:color w:val="000000"/>
              </w:rPr>
              <w:fldChar w:fldCharType="end"/>
            </w:r>
            <w:r w:rsidRPr="00A10451">
              <w:rPr>
                <w:rFonts w:cs="David" w:hint="cs"/>
                <w:color w:val="000000"/>
              </w:rPr>
              <w:t>)</w:t>
            </w:r>
          </w:p>
        </w:tc>
      </w:tr>
      <w:bookmarkEnd w:id="162"/>
      <w:bookmarkEnd w:id="163"/>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44442C"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366EF246"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4</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64" w:name="_Toc14991897"/>
      <w:r w:rsidRPr="00A10451">
        <w:rPr>
          <w:rFonts w:hint="cs"/>
        </w:rPr>
        <w:t xml:space="preserve">Pairwise Euclidean </w:t>
      </w:r>
      <w:r w:rsidR="008C7290">
        <w:t>D</w:t>
      </w:r>
      <w:r w:rsidRPr="00A10451">
        <w:rPr>
          <w:rFonts w:hint="cs"/>
        </w:rPr>
        <w:t>istance (PED)</w:t>
      </w:r>
      <w:bookmarkEnd w:id="164"/>
    </w:p>
    <w:p w14:paraId="068BADEB" w14:textId="29C77879"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65" w:name="OLE_LINK24"/>
      <w:bookmarkStart w:id="166" w:name="OLE_LINK25"/>
      <w:r w:rsidR="00C419E3" w:rsidRPr="00A10451">
        <w:rPr>
          <w:rFonts w:cs="David" w:hint="cs"/>
          <w:color w:val="000000" w:themeColor="text1"/>
        </w:rPr>
        <w:t>{S</w:t>
      </w:r>
      <w:r w:rsidR="009C7E2F">
        <w:rPr>
          <w:rFonts w:cs="David"/>
          <w:color w:val="000000" w:themeColor="text1"/>
        </w:rPr>
        <w:t>’</w:t>
      </w:r>
      <w:r w:rsidR="00C419E3" w:rsidRPr="00A10451">
        <w:rPr>
          <w:rFonts w:cs="David" w:hint="cs"/>
          <w:color w:val="000000" w:themeColor="text1"/>
        </w:rPr>
        <w:t>} and {S</w:t>
      </w:r>
      <w:r w:rsidR="009C7E2F">
        <w:rPr>
          <w:rFonts w:cs="David"/>
          <w:color w:val="000000" w:themeColor="text1"/>
        </w:rPr>
        <w:t>’’</w:t>
      </w:r>
      <w:r w:rsidR="00C419E3" w:rsidRPr="00A10451">
        <w:rPr>
          <w:rFonts w:cs="David" w:hint="cs"/>
          <w:color w:val="000000" w:themeColor="text1"/>
        </w:rPr>
        <w:t>}</w:t>
      </w:r>
      <w:r>
        <w:rPr>
          <w:rFonts w:cs="David"/>
          <w:color w:val="000000" w:themeColor="text1"/>
        </w:rPr>
        <w:t>,</w:t>
      </w:r>
      <w:r w:rsidR="00C419E3" w:rsidRPr="00A10451">
        <w:rPr>
          <w:rFonts w:cs="David" w:hint="cs"/>
          <w:color w:val="000000" w:themeColor="text1"/>
        </w:rPr>
        <w:t xml:space="preserve"> </w:t>
      </w:r>
      <w:bookmarkEnd w:id="165"/>
      <w:bookmarkEnd w:id="166"/>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67" w:name="OLE_LINK40"/>
          <w:bookmarkStart w:id="168" w:name="OLE_LINK41"/>
          <w:p w14:paraId="41D84880" w14:textId="2704A040" w:rsidR="001A19D8" w:rsidRPr="00D151B4" w:rsidRDefault="0044442C"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67"/>
                <w:bookmarkEnd w:id="168"/>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1E21FBA7" w:rsidR="001A19D8" w:rsidRPr="00A10451" w:rsidRDefault="001A19D8" w:rsidP="00E87BA7">
            <w:pPr>
              <w:ind w:right="-2"/>
              <w:jc w:val="center"/>
              <w:rPr>
                <w:rFonts w:cs="David"/>
                <w:color w:val="000000"/>
              </w:rPr>
            </w:pPr>
            <w:r w:rsidRPr="00A10451">
              <w:rPr>
                <w:rFonts w:cs="David" w:hint="cs"/>
                <w:color w:val="000000"/>
              </w:rPr>
              <w:t>(</w:t>
            </w:r>
            <w:bookmarkStart w:id="169"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5</w:t>
            </w:r>
            <w:r w:rsidRPr="00A10451">
              <w:rPr>
                <w:rFonts w:cs="David" w:hint="cs"/>
                <w:color w:val="000000"/>
              </w:rPr>
              <w:fldChar w:fldCharType="end"/>
            </w:r>
            <w:bookmarkEnd w:id="169"/>
            <w:r w:rsidRPr="00A10451">
              <w:rPr>
                <w:rFonts w:cs="David" w:hint="cs"/>
                <w:color w:val="000000"/>
              </w:rPr>
              <w:t>)</w:t>
            </w:r>
          </w:p>
        </w:tc>
      </w:tr>
    </w:tbl>
    <w:p w14:paraId="5D76A521" w14:textId="5533E016" w:rsidR="00446642" w:rsidRDefault="00915D7A" w:rsidP="00E87BA7">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r w:rsidR="00702D60" w:rsidRPr="00A10451">
        <w:rPr>
          <w:rFonts w:cs="David" w:hint="cs"/>
        </w:rPr>
        <w:t>In general, when the number of sensors</w:t>
      </w:r>
      <w:r w:rsidR="004B7FAF">
        <w:rPr>
          <w:rFonts w:cs="David"/>
        </w:rPr>
        <w:t xml:space="preserve"> </w:t>
      </w:r>
      <m:oMath>
        <m:d>
          <m:dPr>
            <m:begChr m:val="|"/>
            <m:endChr m:val="|"/>
            <m:ctrlPr>
              <w:rPr>
                <w:rFonts w:ascii="Cambria Math" w:hAnsi="Cambria Math" w:cs="David" w:hint="cs"/>
              </w:rPr>
            </m:ctrlPr>
          </m:dPr>
          <m:e>
            <m:r>
              <w:rPr>
                <w:rFonts w:ascii="Cambria Math" w:hAnsi="Cambria Math" w:cs="David" w:hint="cs"/>
              </w:rPr>
              <m:t>R</m:t>
            </m:r>
          </m:e>
        </m:d>
      </m:oMath>
      <w:r w:rsidR="00702D60" w:rsidRPr="00A10451">
        <w:rPr>
          <w:rFonts w:cs="David" w:hint="cs"/>
        </w:rPr>
        <w:t xml:space="preserve"> increases, the PED values, calculated between </w:t>
      </w:r>
      <w:r w:rsidR="00702D60" w:rsidRPr="00A10451">
        <w:rPr>
          <w:rFonts w:cs="David" w:hint="cs"/>
          <w:color w:val="000000" w:themeColor="text1"/>
        </w:rPr>
        <w:t xml:space="preserve">two sets of active sources with different sizes </w:t>
      </w:r>
      <w:bookmarkStart w:id="170" w:name="OLE_LINK10"/>
      <w:bookmarkStart w:id="171" w:name="OLE_LINK11"/>
      <w:r w:rsidR="00702D60" w:rsidRPr="00A10451">
        <w:rPr>
          <w:rFonts w:cs="David" w:hint="cs"/>
          <w:color w:val="000000" w:themeColor="text1"/>
        </w:rPr>
        <w:t xml:space="preserve">{S}' </w:t>
      </w:r>
      <w:bookmarkEnd w:id="170"/>
      <w:bookmarkEnd w:id="171"/>
      <w:r w:rsidR="00702D60" w:rsidRPr="00A10451">
        <w:rPr>
          <w:rFonts w:cs="David" w:hint="cs"/>
          <w:color w:val="000000" w:themeColor="text1"/>
        </w:rPr>
        <w:t>and {S}", increases as well</w:t>
      </w:r>
      <w:r w:rsidR="00A455BA">
        <w:rPr>
          <w:rFonts w:cs="David"/>
          <w:color w:val="000000" w:themeColor="text1"/>
        </w:rPr>
        <w:t xml:space="preserve">. </w:t>
      </w:r>
    </w:p>
    <w:p w14:paraId="0D3D67DF" w14:textId="77777777" w:rsidR="00BE49CC" w:rsidRPr="00BE49CC" w:rsidRDefault="00BE49CC" w:rsidP="00E87BA7">
      <w:pPr>
        <w:ind w:right="-2"/>
      </w:pPr>
    </w:p>
    <w:p w14:paraId="2129EF3B" w14:textId="5FBCF638" w:rsidR="00BD1A2F" w:rsidRDefault="00A455BA" w:rsidP="00E87BA7">
      <w:pPr>
        <w:pStyle w:val="Heading3"/>
      </w:pPr>
      <w:bookmarkStart w:id="172" w:name="_Ref14950458"/>
      <w:bookmarkStart w:id="173" w:name="_Toc14991898"/>
      <w:bookmarkStart w:id="174" w:name="OLE_LINK18"/>
      <w:bookmarkStart w:id="175" w:name="OLE_LINK19"/>
      <w:r>
        <w:t>Optimization</w:t>
      </w:r>
      <w:bookmarkEnd w:id="172"/>
      <w:bookmarkEnd w:id="173"/>
    </w:p>
    <w:p w14:paraId="2AD4264C" w14:textId="5D4ACC6D" w:rsidR="00260170" w:rsidRDefault="00EF7703" w:rsidP="00E87BA7">
      <w:pPr>
        <w:rPr>
          <w:rFonts w:cs="David"/>
        </w:rPr>
      </w:pPr>
      <w:r>
        <w:t xml:space="preserve">In the following, we describe the </w:t>
      </w:r>
      <w:r w:rsidR="00A455BA">
        <w:t xml:space="preserve">optimization </w:t>
      </w:r>
      <w:r>
        <w:t xml:space="preserve">problem of the first </w:t>
      </w:r>
      <w:r w:rsidR="00A455BA">
        <w:t>goal</w:t>
      </w:r>
      <w:r>
        <w:t xml:space="preser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74"/>
      <w:bookmarkEnd w:id="175"/>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3030D70F"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76" w:name="OLE_LINK30"/>
      <w:bookmarkStart w:id="177" w:name="OLE_LINK31"/>
      <w:r w:rsidRPr="00A10451">
        <w:rPr>
          <w:rFonts w:cs="David" w:hint="cs"/>
        </w:rPr>
        <w:t>meteorological combination</w:t>
      </w:r>
      <w:r>
        <w:rPr>
          <w:rFonts w:cs="David"/>
        </w:rPr>
        <w:t xml:space="preserve"> </w:t>
      </w:r>
      <w:bookmarkEnd w:id="176"/>
      <w:bookmarkEnd w:id="177"/>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78" w:name="OLE_LINK103"/>
      <w:bookmarkStart w:id="179" w:name="OLE_LINK104"/>
      <w:r>
        <w:rPr>
          <w:rFonts w:cs="David"/>
        </w:rPr>
        <w:t xml:space="preserve">(WS, WD, SC) </w:t>
      </w:r>
      <w:bookmarkEnd w:id="178"/>
      <w:bookmarkEnd w:id="179"/>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80" w:name="OLE_LINK16"/>
            <w:bookmarkStart w:id="181" w:name="OLE_LINK17"/>
            <m:r>
              <w:rPr>
                <w:rFonts w:ascii="Cambria Math" w:hAnsi="Cambria Math" w:cs="David"/>
              </w:rPr>
              <m:t>p</m:t>
            </m:r>
            <w:bookmarkEnd w:id="180"/>
            <w:bookmarkEnd w:id="181"/>
            <m:r>
              <w:rPr>
                <w:rFonts w:ascii="Cambria Math" w:hAnsi="Cambria Math" w:cs="David"/>
              </w:rPr>
              <m:t>=1</m:t>
            </m:r>
          </m:e>
        </m:nary>
      </m:oMath>
      <w:r>
        <w:rPr>
          <w:rFonts w:cs="David"/>
        </w:rPr>
        <w:t xml:space="preserve">. The Gaussian plume model is applied </w:t>
      </w:r>
      <w:r w:rsidR="001F3814">
        <w:rPr>
          <w:rFonts w:cs="David"/>
        </w:rPr>
        <w:t>with</w:t>
      </w:r>
      <w:r>
        <w:rPr>
          <w:rFonts w:cs="David"/>
        </w:rPr>
        <w:t xml:space="preserve"> all </w:t>
      </w:r>
      <w:r w:rsidRPr="00A10451">
        <w:rPr>
          <w:rFonts w:cs="David" w:hint="cs"/>
        </w:rPr>
        <w:t>meteorological combination</w:t>
      </w:r>
      <w:r>
        <w:rPr>
          <w:rFonts w:cs="David"/>
        </w:rPr>
        <w:t xml:space="preserve">s, </w:t>
      </w:r>
      <w:bookmarkStart w:id="182" w:name="OLE_LINK22"/>
      <w:bookmarkStart w:id="183"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82"/>
      <w:bookmarkEnd w:id="183"/>
    </w:p>
    <w:p w14:paraId="2DBF7E39" w14:textId="6CA01B78" w:rsidR="00D151B4" w:rsidRPr="00255DF0" w:rsidRDefault="00FA5937" w:rsidP="00E87BA7">
      <w:pPr>
        <w:ind w:firstLine="720"/>
      </w:pPr>
      <w:r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84" w:name="OLE_LINK8"/>
      <w:bookmarkStart w:id="185" w:name="OLE_LINK9"/>
      <w:r w:rsidR="0036719E" w:rsidRPr="00A10451">
        <w:rPr>
          <w:rFonts w:cs="David" w:hint="cs"/>
        </w:rPr>
        <w:t xml:space="preserve">objective </w:t>
      </w:r>
      <w:bookmarkEnd w:id="184"/>
      <w:bookmarkEnd w:id="185"/>
      <w:r w:rsidR="0036719E" w:rsidRPr="00A10451">
        <w:rPr>
          <w:rFonts w:cs="David" w:hint="cs"/>
        </w:rPr>
        <w:t xml:space="preserve">is then to </w:t>
      </w:r>
      <w:r w:rsidR="00980C41">
        <w:rPr>
          <w:rFonts w:cs="David"/>
        </w:rPr>
        <w:t>minimize the</w:t>
      </w:r>
      <w:r w:rsidR="0036719E" w:rsidRPr="00A10451">
        <w:rPr>
          <w:rFonts w:cs="David" w:hint="cs"/>
        </w:rPr>
        <w:t xml:space="preserve">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44442C"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7E525CAC" w:rsidR="00D151B4" w:rsidRPr="00A10451" w:rsidRDefault="00D151B4" w:rsidP="00E87BA7">
            <w:pPr>
              <w:ind w:right="-2"/>
              <w:jc w:val="center"/>
              <w:rPr>
                <w:rFonts w:cs="David"/>
                <w:color w:val="000000"/>
              </w:rPr>
            </w:pPr>
            <w:r w:rsidRPr="00A10451">
              <w:rPr>
                <w:rFonts w:cs="David" w:hint="cs"/>
                <w:color w:val="000000"/>
              </w:rPr>
              <w:t>(</w:t>
            </w:r>
            <w:bookmarkStart w:id="186"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6</w:t>
            </w:r>
            <w:r w:rsidRPr="00A10451">
              <w:rPr>
                <w:rFonts w:cs="David" w:hint="cs"/>
                <w:color w:val="000000"/>
              </w:rPr>
              <w:fldChar w:fldCharType="end"/>
            </w:r>
            <w:bookmarkEnd w:id="186"/>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7BEDC792" w14:textId="43CEDF9F" w:rsidR="00F53BB1" w:rsidRPr="009B795D" w:rsidRDefault="002134B3" w:rsidP="00FA54A3">
      <w:pPr>
        <w:pStyle w:val="ListParagraph"/>
        <w:numPr>
          <w:ilvl w:val="0"/>
          <w:numId w:val="29"/>
        </w:numPr>
        <w:rPr>
          <w:rFonts w:cs="David"/>
        </w:rPr>
      </w:pPr>
      <w:r w:rsidRPr="00235598">
        <w:rPr>
          <w:rFonts w:cs="David"/>
        </w:rPr>
        <w:t xml:space="preserve">Taking the </w:t>
      </w:r>
      <w:r w:rsidR="00083C98">
        <w:rPr>
          <w:rFonts w:cs="David"/>
        </w:rPr>
        <w:t>average</w:t>
      </w:r>
      <w:r w:rsidRPr="00235598">
        <w:rPr>
          <w:rFonts w:cs="David"/>
        </w:rPr>
        <w:t xml:space="preserve"> of minimal PED values </w:t>
      </w:r>
      <w:r w:rsidR="00FA0A7B" w:rsidRPr="00235598">
        <w:rPr>
          <w:rFonts w:cs="David"/>
        </w:rPr>
        <w:t>out of</w:t>
      </w:r>
      <w:r w:rsidR="0015250A" w:rsidRPr="00235598">
        <w:rPr>
          <w:rFonts w:cs="David"/>
        </w:rPr>
        <w:t xml:space="preserve"> each transformation </w:t>
      </w:r>
      <w:r w:rsidR="00FA0A7B" w:rsidRPr="00235598">
        <w:rPr>
          <w:rFonts w:cs="David"/>
        </w:rPr>
        <w:t>pair</w:t>
      </w:r>
      <w:r w:rsidR="0015250A" w:rsidRPr="00235598">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r>
          <m:rPr>
            <m:sty m:val="p"/>
          </m:rPr>
          <w:rPr>
            <w:rFonts w:ascii="Cambria Math" w:hAnsi="Cambria Math" w:cs="David"/>
            <w:color w:val="000000" w:themeColor="text1"/>
          </w:rPr>
          <m:t>:</m:t>
        </m:r>
      </m:oMath>
    </w:p>
    <w:p w14:paraId="448D4BEF" w14:textId="4FD1943C" w:rsidR="009B795D" w:rsidRPr="00235598" w:rsidRDefault="009B795D" w:rsidP="009B795D">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2D8EAAF5" w:rsidR="007A14AC" w:rsidRPr="009674A5" w:rsidRDefault="0044442C"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w:bookmarkStart w:id="187" w:name="OLE_LINK28"/>
                    <w:bookmarkStart w:id="188" w:name="OLE_LINK29"/>
                    <m:r>
                      <m:rPr>
                        <m:sty m:val="p"/>
                      </m:rPr>
                      <w:rPr>
                        <w:rFonts w:ascii="Cambria Math" w:hAnsi="Cambria Math" w:cs="David"/>
                      </w:rPr>
                      <m:t>minimal_</m:t>
                    </m:r>
                    <m:r>
                      <m:rPr>
                        <m:sty m:val="p"/>
                      </m:rPr>
                      <w:rPr>
                        <w:rFonts w:ascii="Cambria Math" w:hAnsi="Cambria Math" w:cs="David" w:hint="cs"/>
                      </w:rPr>
                      <m:t>PED</m:t>
                    </m:r>
                    <w:bookmarkEnd w:id="187"/>
                    <w:bookmarkEnd w:id="188"/>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r>
                                  <w:rPr>
                                    <w:rFonts w:ascii="Cambria Math" w:hAnsi="Cambria Math" w:cs="David"/>
                                  </w:rPr>
                                  <m:t xml:space="preserve"> </m:t>
                                </m:r>
                              </m:sub>
                              <m:sup/>
                              <m:e>
                                <m:func>
                                  <m:funcPr>
                                    <m:ctrlPr>
                                      <w:rPr>
                                        <w:rFonts w:ascii="Cambria Math" w:hAnsi="Cambria Math" w:cs="David"/>
                                      </w:rPr>
                                    </m:ctrlPr>
                                  </m:funcPr>
                                  <m:fName>
                                    <m:sSub>
                                      <m:sSubPr>
                                        <m:ctrlPr>
                                          <w:rPr>
                                            <w:rFonts w:ascii="Cambria Math" w:hAnsi="Cambria Math" w:cs="David"/>
                                          </w:rPr>
                                        </m:ctrlPr>
                                      </m:sSubPr>
                                      <m:e>
                                        <m:r>
                                          <m:rPr>
                                            <m:sty m:val="p"/>
                                          </m:rPr>
                                          <w:rPr>
                                            <w:rFonts w:ascii="Cambria Math" w:hAnsi="Cambria Math" w:cs="David"/>
                                          </w:rPr>
                                          <m:t>min</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fName>
                                  <m:e>
                                    <m:d>
                                      <m:dPr>
                                        <m:ctrlPr>
                                          <w:rPr>
                                            <w:rFonts w:ascii="Cambria Math" w:hAnsi="Cambria Math" w:cs="David"/>
                                          </w:rPr>
                                        </m:ctrlPr>
                                      </m:dPr>
                                      <m:e>
                                        <w:bookmarkStart w:id="189" w:name="OLE_LINK45"/>
                                        <w:bookmarkStart w:id="190"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91" w:name="OLE_LINK42"/>
                                            <w:bookmarkStart w:id="192"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91"/>
                                            <w:bookmarkEnd w:id="192"/>
                                          </m:sub>
                                        </m:sSub>
                                        <w:bookmarkEnd w:id="189"/>
                                        <w:bookmarkEnd w:id="190"/>
                                        <m:ctrlPr>
                                          <w:rPr>
                                            <w:rFonts w:ascii="Cambria Math" w:hAnsi="Cambria Math" w:cs="David"/>
                                            <w:color w:val="000000" w:themeColor="text1"/>
                                          </w:rPr>
                                        </m:ctrlPr>
                                      </m:e>
                                    </m:d>
                                  </m:e>
                                </m:func>
                              </m:e>
                            </m:nary>
                          </m:num>
                          <m:den>
                            <m:r>
                              <m:rPr>
                                <m:sty m:val="p"/>
                              </m:rPr>
                              <w:rPr>
                                <w:rFonts w:ascii="Cambria Math" w:hAnsi="Cambria Math" w:cs="David"/>
                              </w:rPr>
                              <m:t>NCTP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58839D8B" w:rsidR="007A14AC" w:rsidRPr="00A10451" w:rsidRDefault="007A14AC" w:rsidP="00E87BA7">
            <w:pPr>
              <w:ind w:right="-2"/>
              <w:jc w:val="center"/>
              <w:rPr>
                <w:rFonts w:cs="David"/>
                <w:color w:val="000000"/>
              </w:rPr>
            </w:pPr>
            <w:r w:rsidRPr="00A10451">
              <w:rPr>
                <w:rFonts w:cs="David" w:hint="cs"/>
                <w:color w:val="000000"/>
              </w:rPr>
              <w:t>(</w:t>
            </w:r>
            <w:bookmarkStart w:id="193"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7</w:t>
            </w:r>
            <w:r w:rsidRPr="00A10451">
              <w:rPr>
                <w:rFonts w:cs="David" w:hint="cs"/>
                <w:color w:val="000000"/>
              </w:rPr>
              <w:fldChar w:fldCharType="end"/>
            </w:r>
            <w:bookmarkEnd w:id="193"/>
            <w:r w:rsidRPr="00A10451">
              <w:rPr>
                <w:rFonts w:cs="David" w:hint="cs"/>
                <w:color w:val="000000"/>
              </w:rPr>
              <w:t>)</w:t>
            </w:r>
          </w:p>
        </w:tc>
      </w:tr>
    </w:tbl>
    <w:p w14:paraId="26A3B1E7" w14:textId="77777777" w:rsidR="009B795D" w:rsidRDefault="009B795D" w:rsidP="00235598">
      <w:pPr>
        <w:pStyle w:val="ListParagraph"/>
        <w:rPr>
          <w:rFonts w:cs="David"/>
          <w:color w:val="000000" w:themeColor="text1"/>
        </w:rPr>
      </w:pPr>
    </w:p>
    <w:p w14:paraId="28B992F2" w14:textId="31E342A3" w:rsidR="00FA54A3" w:rsidRDefault="00235598" w:rsidP="00FA54A3">
      <w:pPr>
        <w:pStyle w:val="ListParagraph"/>
        <w:rPr>
          <w:rFonts w:cs="David"/>
          <w:color w:val="000000" w:themeColor="text1"/>
        </w:rPr>
      </w:pPr>
      <w:r w:rsidRPr="00715A1D">
        <w:rPr>
          <w:rFonts w:cs="David" w:hint="cs"/>
          <w:color w:val="000000" w:themeColor="text1"/>
        </w:rPr>
        <w:lastRenderedPageBreak/>
        <w:t xml:space="preserve">For example, in the case of 5 sources, 31 options of 1-5 active sources exist, creating </w:t>
      </w:r>
      <w:r w:rsidR="00200F9D">
        <w:rPr>
          <w:rFonts w:cs="David"/>
          <w:color w:val="000000" w:themeColor="text1"/>
        </w:rPr>
        <w:t>in</w:t>
      </w:r>
      <w:r w:rsidRPr="00715A1D">
        <w:rPr>
          <w:rFonts w:cs="David" w:hint="cs"/>
          <w:color w:val="000000" w:themeColor="text1"/>
        </w:rPr>
        <w:t xml:space="preserve"> total </w:t>
      </w:r>
      <w:bookmarkStart w:id="194" w:name="OLE_LINK38"/>
      <w:bookmarkStart w:id="195" w:name="OLE_LINK39"/>
      <w:r w:rsidRPr="00715A1D">
        <w:rPr>
          <w:rFonts w:cs="David"/>
          <w:color w:val="000000" w:themeColor="text1"/>
        </w:rPr>
        <w:t xml:space="preserve">355 </w:t>
      </w:r>
      <w:bookmarkEnd w:id="194"/>
      <w:bookmarkEnd w:id="195"/>
      <w:r w:rsidR="00200F9D">
        <w:rPr>
          <w:rFonts w:cs="David"/>
          <w:color w:val="000000" w:themeColor="text1"/>
        </w:rPr>
        <w:t>p</w:t>
      </w:r>
      <w:r w:rsidRPr="00715A1D">
        <w:rPr>
          <w:rFonts w:cs="David"/>
          <w:color w:val="000000" w:themeColor="text1"/>
        </w:rPr>
        <w:t xml:space="preserve">ossible </w:t>
      </w:r>
      <w:r w:rsidR="00200F9D">
        <w:rPr>
          <w:rFonts w:cs="David"/>
          <w:color w:val="000000" w:themeColor="text1"/>
        </w:rPr>
        <w:t>c</w:t>
      </w:r>
      <w:r w:rsidRPr="00715A1D">
        <w:rPr>
          <w:rFonts w:cs="David"/>
          <w:color w:val="000000" w:themeColor="text1"/>
        </w:rPr>
        <w:t xml:space="preserve">ombinations </w:t>
      </w:r>
      <w:r w:rsidRPr="00715A1D">
        <w:rPr>
          <w:rFonts w:cs="David" w:hint="cs"/>
          <w:color w:val="000000" w:themeColor="text1"/>
        </w:rPr>
        <w:t>of two sets of active sources with different sizes {S}' and {S}"</w:t>
      </w:r>
      <w:r>
        <w:rPr>
          <w:rFonts w:cs="David"/>
          <w:color w:val="000000" w:themeColor="text1"/>
        </w:rPr>
        <w:t>.</w:t>
      </w:r>
      <w:r w:rsidRPr="00715A1D">
        <w:rPr>
          <w:rFonts w:cs="David"/>
          <w:color w:val="000000" w:themeColor="text1"/>
        </w:rPr>
        <w:t xml:space="preserve"> </w:t>
      </w:r>
      <w:r w:rsidR="00053818">
        <w:rPr>
          <w:rFonts w:cs="David"/>
          <w:color w:val="000000" w:themeColor="text1"/>
        </w:rPr>
        <w:t>In this case,</w:t>
      </w:r>
      <w:r w:rsidR="00200F9D">
        <w:rPr>
          <w:rFonts w:cs="David"/>
          <w:color w:val="000000" w:themeColor="text1"/>
        </w:rPr>
        <w:t xml:space="preserve"> an array of</w:t>
      </w:r>
      <w:r w:rsidR="00053818">
        <w:rPr>
          <w:rFonts w:cs="David"/>
          <w:color w:val="000000" w:themeColor="text1"/>
        </w:rPr>
        <w:t xml:space="preserve"> 355 PED values </w:t>
      </w:r>
      <w:r w:rsidR="00615F36">
        <w:rPr>
          <w:rFonts w:cs="David"/>
          <w:color w:val="000000" w:themeColor="text1"/>
        </w:rPr>
        <w:t>are</w:t>
      </w:r>
      <w:r w:rsidR="00200F9D">
        <w:rPr>
          <w:rFonts w:cs="David"/>
          <w:color w:val="000000" w:themeColor="text1"/>
        </w:rPr>
        <w:t xml:space="preserve"> calculated for each optional solution</w:t>
      </w:r>
      <w:r w:rsidR="00053818">
        <w:rPr>
          <w:rFonts w:cs="David"/>
          <w:color w:val="000000" w:themeColor="text1"/>
        </w:rPr>
        <w:t xml:space="preserve">. </w:t>
      </w:r>
      <w:r>
        <w:rPr>
          <w:rFonts w:cs="David"/>
          <w:color w:val="000000" w:themeColor="text1"/>
        </w:rPr>
        <w:t>O</w:t>
      </w:r>
      <w:r w:rsidRPr="00715A1D">
        <w:rPr>
          <w:rFonts w:cs="David"/>
          <w:color w:val="000000" w:themeColor="text1"/>
        </w:rPr>
        <w:t xml:space="preserve">ut of </w:t>
      </w:r>
      <w:r w:rsidR="00053818">
        <w:rPr>
          <w:rFonts w:cs="David"/>
          <w:color w:val="000000" w:themeColor="text1"/>
        </w:rPr>
        <w:t>355</w:t>
      </w:r>
      <w:r>
        <w:rPr>
          <w:rFonts w:cs="David"/>
          <w:color w:val="000000" w:themeColor="text1"/>
        </w:rPr>
        <w:t xml:space="preserve"> </w:t>
      </w:r>
      <w:r w:rsidR="00963137">
        <w:rPr>
          <w:rFonts w:cs="David"/>
          <w:color w:val="000000" w:themeColor="text1"/>
        </w:rPr>
        <w:t xml:space="preserve">PED </w:t>
      </w:r>
      <w:r w:rsidR="007E5046">
        <w:rPr>
          <w:rFonts w:cs="David"/>
          <w:color w:val="000000" w:themeColor="text1"/>
        </w:rPr>
        <w:t>values</w:t>
      </w:r>
      <w:r>
        <w:rPr>
          <w:rFonts w:cs="David"/>
          <w:color w:val="000000" w:themeColor="text1"/>
        </w:rPr>
        <w:t xml:space="preserve">, </w:t>
      </w:r>
      <w:r w:rsidR="005E7141">
        <w:rPr>
          <w:rFonts w:cs="David"/>
          <w:color w:val="000000" w:themeColor="text1"/>
        </w:rPr>
        <w:t xml:space="preserve">Number of </w:t>
      </w:r>
      <w:r w:rsidRPr="00715A1D">
        <w:rPr>
          <w:rFonts w:cs="David"/>
          <w:color w:val="000000" w:themeColor="text1"/>
        </w:rPr>
        <w:t xml:space="preserve">10 </w:t>
      </w:r>
      <w:r>
        <w:rPr>
          <w:rFonts w:cs="David"/>
          <w:color w:val="000000" w:themeColor="text1"/>
        </w:rPr>
        <w:t>C</w:t>
      </w:r>
      <w:r w:rsidRPr="00715A1D">
        <w:rPr>
          <w:rFonts w:cs="David"/>
          <w:color w:val="000000" w:themeColor="text1"/>
        </w:rPr>
        <w:t>ategories of Transformation Pairs (</w:t>
      </w:r>
      <w:r w:rsidR="005E7141">
        <w:rPr>
          <w:rFonts w:cs="David"/>
          <w:color w:val="000000" w:themeColor="text1"/>
        </w:rPr>
        <w:t>N</w:t>
      </w:r>
      <w:r>
        <w:rPr>
          <w:rFonts w:cs="David"/>
          <w:color w:val="000000" w:themeColor="text1"/>
        </w:rPr>
        <w:t>C</w:t>
      </w:r>
      <w:r w:rsidRPr="00715A1D">
        <w:rPr>
          <w:rFonts w:cs="David"/>
          <w:color w:val="000000" w:themeColor="text1"/>
        </w:rPr>
        <w:t>TP) between same number of sources exist (1</w:t>
      </w:r>
      <w:r>
        <w:rPr>
          <w:rFonts w:cs="David"/>
          <w:color w:val="000000" w:themeColor="text1"/>
        </w:rPr>
        <w:t>&lt;</w:t>
      </w:r>
      <w:r w:rsidRPr="00715A1D">
        <w:rPr>
          <w:rFonts w:cs="David"/>
          <w:color w:val="000000" w:themeColor="text1"/>
        </w:rPr>
        <w:t>-</w:t>
      </w:r>
      <w:r>
        <w:rPr>
          <w:rFonts w:cs="David"/>
          <w:color w:val="000000" w:themeColor="text1"/>
        </w:rPr>
        <w:t>&gt;</w:t>
      </w:r>
      <w:r w:rsidRPr="00715A1D">
        <w:rPr>
          <w:rFonts w:cs="David"/>
          <w:color w:val="000000" w:themeColor="text1"/>
        </w:rPr>
        <w:t>2 ,</w:t>
      </w:r>
      <w:r>
        <w:rPr>
          <w:rFonts w:cs="David"/>
          <w:color w:val="000000" w:themeColor="text1"/>
        </w:rPr>
        <w:t>1&lt;</w:t>
      </w:r>
      <w:r w:rsidRPr="00715A1D">
        <w:rPr>
          <w:rFonts w:cs="David"/>
          <w:color w:val="000000" w:themeColor="text1"/>
        </w:rPr>
        <w:t>-</w:t>
      </w:r>
      <w:r>
        <w:rPr>
          <w:rFonts w:cs="David"/>
          <w:color w:val="000000" w:themeColor="text1"/>
        </w:rPr>
        <w:t>&gt;</w:t>
      </w:r>
      <w:r w:rsidRPr="00715A1D">
        <w:rPr>
          <w:rFonts w:cs="David"/>
          <w:color w:val="000000" w:themeColor="text1"/>
        </w:rPr>
        <w:t>3,</w:t>
      </w:r>
      <w:bookmarkStart w:id="196" w:name="OLE_LINK46"/>
      <w:bookmarkStart w:id="197" w:name="OLE_LINK47"/>
      <w:r>
        <w:rPr>
          <w:rFonts w:cs="David"/>
          <w:color w:val="000000" w:themeColor="text1"/>
        </w:rPr>
        <w:t xml:space="preserve"> etc.</w:t>
      </w:r>
      <w:bookmarkEnd w:id="196"/>
      <w:bookmarkEnd w:id="197"/>
      <w:r w:rsidRPr="00715A1D">
        <w:rPr>
          <w:rFonts w:cs="David"/>
          <w:color w:val="000000" w:themeColor="text1"/>
        </w:rPr>
        <w:t>).</w:t>
      </w:r>
    </w:p>
    <w:p w14:paraId="2DB33576" w14:textId="77777777" w:rsidR="00FA54A3" w:rsidRDefault="00FA54A3" w:rsidP="00FA54A3">
      <w:pPr>
        <w:pStyle w:val="ListParagraph"/>
        <w:rPr>
          <w:rFonts w:cs="David"/>
          <w:color w:val="000000" w:themeColor="text1"/>
        </w:rPr>
      </w:pPr>
    </w:p>
    <w:p w14:paraId="583E97E8" w14:textId="4484FAFA" w:rsidR="00862B95" w:rsidRPr="00FA54A3" w:rsidRDefault="0003214C" w:rsidP="00FA54A3">
      <w:pPr>
        <w:pStyle w:val="ListParagraph"/>
        <w:numPr>
          <w:ilvl w:val="0"/>
          <w:numId w:val="29"/>
        </w:numPr>
        <w:rPr>
          <w:rFonts w:cs="David"/>
        </w:rPr>
      </w:pPr>
      <w:r w:rsidRPr="00FA54A3">
        <w:rPr>
          <w:rFonts w:cs="David"/>
          <w:iCs/>
        </w:rPr>
        <w:t xml:space="preserve">Taking the </w:t>
      </w:r>
      <w:proofErr w:type="spellStart"/>
      <w:r w:rsidR="00B46373" w:rsidRPr="00FA54A3">
        <w:rPr>
          <w:rFonts w:cs="David"/>
          <w:iCs/>
        </w:rPr>
        <w:t>x</w:t>
      </w:r>
      <w:r w:rsidRPr="00FA54A3">
        <w:rPr>
          <w:rFonts w:cs="David"/>
          <w:iCs/>
          <w:vertAlign w:val="superscript"/>
        </w:rPr>
        <w:t>th</w:t>
      </w:r>
      <w:proofErr w:type="spellEnd"/>
      <w:r w:rsidRPr="00FA54A3">
        <w:rPr>
          <w:rFonts w:cs="David"/>
          <w:iCs/>
        </w:rPr>
        <w:t xml:space="preserve"> percentile PED value, </w:t>
      </w:r>
      <w:r w:rsidRPr="00FA54A3">
        <w:rPr>
          <w:rFonts w:cs="David" w:hint="cs"/>
          <w:color w:val="000000" w:themeColor="text1"/>
        </w:rPr>
        <w:t>considering all possible combinations</w:t>
      </w:r>
      <w:r w:rsidR="00C7046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1946FDBD" w:rsidR="008C41EA" w:rsidRPr="00B968DA" w:rsidRDefault="0044442C"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w:bookmarkStart w:id="198" w:name="OLE_LINK36"/>
                    <w:bookmarkStart w:id="199" w:name="OLE_LINK37"/>
                    <m:r>
                      <m:rPr>
                        <m:sty m:val="p"/>
                      </m:rPr>
                      <w:rPr>
                        <w:rFonts w:ascii="Cambria Math" w:hAnsi="Cambria Math" w:cs="David"/>
                      </w:rPr>
                      <m:t>percentile_</m:t>
                    </m:r>
                    <m:r>
                      <m:rPr>
                        <m:sty m:val="p"/>
                      </m:rPr>
                      <w:rPr>
                        <w:rFonts w:ascii="Cambria Math" w:hAnsi="Cambria Math" w:cs="David" w:hint="cs"/>
                      </w:rPr>
                      <m:t>PED</m:t>
                    </m:r>
                    <w:bookmarkEnd w:id="198"/>
                    <w:bookmarkEnd w:id="199"/>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02E4B497" w:rsidR="008C41EA" w:rsidRPr="00A10451" w:rsidRDefault="008C41EA" w:rsidP="00E87BA7">
            <w:pPr>
              <w:ind w:right="-2"/>
              <w:jc w:val="center"/>
              <w:rPr>
                <w:rFonts w:cs="David"/>
                <w:color w:val="000000"/>
              </w:rPr>
            </w:pPr>
            <w:r w:rsidRPr="00A10451">
              <w:rPr>
                <w:rFonts w:cs="David" w:hint="cs"/>
                <w:color w:val="000000"/>
              </w:rPr>
              <w:t>(</w:t>
            </w:r>
            <w:bookmarkStart w:id="200"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8</w:t>
            </w:r>
            <w:r w:rsidRPr="00A10451">
              <w:rPr>
                <w:rFonts w:cs="David" w:hint="cs"/>
                <w:color w:val="000000"/>
              </w:rPr>
              <w:fldChar w:fldCharType="end"/>
            </w:r>
            <w:bookmarkEnd w:id="200"/>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2B79A43F" w:rsidR="005B1DC2" w:rsidRPr="007E51DC" w:rsidRDefault="00014ADE" w:rsidP="00FA54A3">
      <w:pPr>
        <w:pStyle w:val="ListParagraph"/>
        <w:numPr>
          <w:ilvl w:val="0"/>
          <w:numId w:val="29"/>
        </w:numPr>
        <w:rPr>
          <w:rFonts w:cs="David"/>
        </w:rPr>
      </w:pPr>
      <w:r>
        <w:rPr>
          <w:rFonts w:cs="David"/>
        </w:rPr>
        <w:t>Splitting</w:t>
      </w:r>
      <w:r w:rsidR="00A16988">
        <w:rPr>
          <w:rFonts w:cs="David"/>
        </w:rPr>
        <w:t xml:space="preserve"> the </w:t>
      </w:r>
      <w:r w:rsidR="00966E6D">
        <w:rPr>
          <w:rFonts w:cs="David"/>
        </w:rPr>
        <w:t xml:space="preserve">second </w:t>
      </w:r>
      <w:r w:rsidR="00A16988">
        <w:rPr>
          <w:rFonts w:cs="David"/>
        </w:rPr>
        <w:t>objective to two</w:t>
      </w:r>
      <w:r w:rsidR="0083418E">
        <w:rPr>
          <w:rFonts w:cs="David"/>
        </w:rPr>
        <w:t xml:space="preserve"> or more</w:t>
      </w:r>
      <w:r w:rsidR="00A16988">
        <w:rPr>
          <w:rFonts w:cs="David"/>
        </w:rPr>
        <w:t xml:space="preserve"> </w:t>
      </w:r>
      <w:r w:rsidR="00966E6D">
        <w:rPr>
          <w:rFonts w:cs="David"/>
        </w:rPr>
        <w:t xml:space="preserve">objectives, </w:t>
      </w:r>
      <w:r w:rsidR="0083418E">
        <w:rPr>
          <w:rFonts w:cs="David"/>
        </w:rPr>
        <w:t>whe</w:t>
      </w:r>
      <w:r w:rsidR="0021682C">
        <w:rPr>
          <w:rFonts w:cs="David"/>
        </w:rPr>
        <w:t>re</w:t>
      </w:r>
      <w:r w:rsidR="0083418E">
        <w:rPr>
          <w:rFonts w:cs="David"/>
        </w:rPr>
        <w:t xml:space="preserve"> </w:t>
      </w:r>
      <w:r w:rsidR="0083418E">
        <w:rPr>
          <w:rFonts w:cs="David"/>
          <w:color w:val="000000" w:themeColor="text1"/>
        </w:rPr>
        <w:t xml:space="preserve">each </w:t>
      </w:r>
      <w:r w:rsidR="00966E6D" w:rsidRPr="007224B5">
        <w:rPr>
          <w:rFonts w:cs="David" w:hint="cs"/>
          <w:color w:val="000000" w:themeColor="text1"/>
        </w:rPr>
        <w:t xml:space="preserve">considers PED values obtained during </w:t>
      </w:r>
      <w:r w:rsidR="0083418E">
        <w:rPr>
          <w:rFonts w:cs="David"/>
          <w:color w:val="000000" w:themeColor="text1"/>
        </w:rPr>
        <w:t>different</w:t>
      </w:r>
      <w:r w:rsidR="00966E6D" w:rsidRPr="007224B5">
        <w:rPr>
          <w:rFonts w:cs="David" w:hint="cs"/>
          <w:color w:val="000000" w:themeColor="text1"/>
        </w:rPr>
        <w:t xml:space="preserve"> hours </w:t>
      </w:r>
      <w:r w:rsidR="0083418E">
        <w:rPr>
          <w:rFonts w:cs="David"/>
          <w:color w:val="000000" w:themeColor="text1"/>
        </w:rPr>
        <w:t>of the 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w:t>
      </w:r>
      <w:r w:rsidR="0021682C">
        <w:rPr>
          <w:rFonts w:cs="David"/>
          <w:color w:val="000000" w:themeColor="text1"/>
        </w:rPr>
        <w:t xml:space="preserve"> for example</w:t>
      </w:r>
      <w:r w:rsidR="002B24A3">
        <w:rPr>
          <w:rFonts w:cs="David"/>
          <w:color w:val="000000" w:themeColor="text1"/>
        </w:rPr>
        <w:t xml:space="preserv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201" w:name="_Toc14991899"/>
      <w:r>
        <w:t>O</w:t>
      </w:r>
      <w:r w:rsidR="00B7088F" w:rsidRPr="00A10451">
        <w:rPr>
          <w:rFonts w:hint="cs"/>
        </w:rPr>
        <w:t>ptimization</w:t>
      </w:r>
      <w:r>
        <w:t xml:space="preserve"> </w:t>
      </w:r>
      <w:r w:rsidR="009B5868">
        <w:t>procedure</w:t>
      </w:r>
      <w:bookmarkEnd w:id="201"/>
    </w:p>
    <w:p w14:paraId="5A375947" w14:textId="02BE227A"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21682C">
        <w:rPr>
          <w:rFonts w:cs="David"/>
          <w:color w:val="000000" w:themeColor="text1"/>
        </w:rPr>
        <w:fldChar w:fldCharType="begin"/>
      </w:r>
      <w:r w:rsidR="0021682C">
        <w:rPr>
          <w:rFonts w:cs="David"/>
          <w:color w:val="000000" w:themeColor="text1"/>
        </w:rPr>
        <w:instrText xml:space="preserve"> </w:instrText>
      </w:r>
      <w:r w:rsidR="0021682C">
        <w:rPr>
          <w:rFonts w:cs="David" w:hint="cs"/>
          <w:color w:val="000000" w:themeColor="text1"/>
        </w:rPr>
        <w:instrText>REF _Ref14950430 \r \h</w:instrText>
      </w:r>
      <w:r w:rsidR="0021682C">
        <w:rPr>
          <w:rFonts w:cs="David"/>
          <w:color w:val="000000" w:themeColor="text1"/>
        </w:rPr>
        <w:instrText xml:space="preserve">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5.1.3</w:t>
      </w:r>
      <w:r w:rsidR="0021682C">
        <w:rPr>
          <w:rFonts w:cs="David"/>
          <w:color w:val="000000" w:themeColor="text1"/>
        </w:rPr>
        <w:fldChar w:fldCharType="end"/>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E87BA7">
        <w:rPr>
          <w:rFonts w:cs="David"/>
          <w:color w:val="000000" w:themeColor="text1"/>
        </w:rPr>
        <w:instrText xml:space="preserve"> \* MERGEFORMAT </w:instrText>
      </w:r>
      <w:r w:rsidR="0048278C">
        <w:rPr>
          <w:rFonts w:cs="David"/>
          <w:color w:val="000000" w:themeColor="text1"/>
        </w:rPr>
      </w:r>
      <w:r w:rsidR="0048278C">
        <w:rPr>
          <w:rFonts w:cs="David"/>
          <w:color w:val="000000" w:themeColor="text1"/>
        </w:rPr>
        <w:fldChar w:fldCharType="separate"/>
      </w:r>
      <w:r w:rsidR="0056587D">
        <w:rPr>
          <w:rFonts w:cs="David"/>
          <w:noProof/>
          <w:color w:val="000000"/>
        </w:rPr>
        <w:t>5</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202" w:name="_Toc14991900"/>
      <w:r>
        <w:t>Research plan</w:t>
      </w:r>
      <w:bookmarkEnd w:id="202"/>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203" w:name="OLE_LINK168"/>
      <w:bookmarkStart w:id="204"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6E39">
        <w:rPr>
          <w:rFonts w:cs="David" w:hint="cs"/>
          <w:color w:val="000000" w:themeColor="text1"/>
        </w:rPr>
        <w:t xml:space="preserve">that computes </w:t>
      </w:r>
      <w:r w:rsidR="00607214" w:rsidRPr="00726E39">
        <w:rPr>
          <w:rFonts w:cs="David"/>
          <w:color w:val="000000" w:themeColor="text1"/>
        </w:rPr>
        <w:t>the tradeoff between sensor array effectivity, i.e. PED and cost</w:t>
      </w:r>
      <w:r w:rsidR="005447D4" w:rsidRPr="00726E39">
        <w:rPr>
          <w:rFonts w:cs="David"/>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590519C6" w:rsidR="0077420D" w:rsidRPr="006F5A67" w:rsidRDefault="00C12880" w:rsidP="00E87BA7">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w:t>
      </w:r>
      <w:r w:rsidR="0077420D" w:rsidRPr="00726E39">
        <w:rPr>
          <w:rFonts w:cs="David"/>
          <w:color w:val="000000" w:themeColor="text1"/>
        </w:rPr>
        <w:t>changing weather conditions</w:t>
      </w:r>
      <w:r w:rsidR="0077420D" w:rsidRPr="006F5A67">
        <w:rPr>
          <w:rFonts w:cs="David"/>
          <w:color w:val="000000" w:themeColor="text1"/>
        </w:rPr>
        <w:t xml:space="preserve">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48353F">
        <w:rPr>
          <w:rFonts w:cs="David"/>
          <w:color w:val="000000" w:themeColor="text1"/>
        </w:rPr>
        <w:t>weather conditions</w:t>
      </w:r>
      <w:r w:rsidR="00622F5B" w:rsidRPr="008970A9">
        <w:rPr>
          <w:rFonts w:cs="David"/>
          <w:color w:val="000000" w:themeColor="text1"/>
        </w:rPr>
        <w:t xml:space="preserve"> will be considered, so it is most probable that future deployments require minimum </w:t>
      </w:r>
      <w:r w:rsidR="00622F5B">
        <w:t>transfer efforts</w:t>
      </w:r>
      <w:r w:rsidR="00622F5B" w:rsidRPr="008970A9">
        <w:rPr>
          <w:rFonts w:cs="David"/>
          <w:color w:val="000000" w:themeColor="text1"/>
        </w:rPr>
        <w:t>.</w:t>
      </w:r>
    </w:p>
    <w:bookmarkEnd w:id="203"/>
    <w:bookmarkEnd w:id="204"/>
    <w:p w14:paraId="6506537A" w14:textId="77777777" w:rsidR="009965BE" w:rsidRDefault="009965BE" w:rsidP="00E87BA7">
      <w:pPr>
        <w:ind w:right="-2"/>
        <w:rPr>
          <w:rFonts w:cs="David"/>
          <w:color w:val="000000"/>
        </w:rPr>
      </w:pPr>
    </w:p>
    <w:p w14:paraId="4F0B861C" w14:textId="526DCAAC" w:rsidR="00CE4657" w:rsidRDefault="00CE4657" w:rsidP="00E87BA7">
      <w:pPr>
        <w:ind w:right="-2"/>
        <w:rPr>
          <w:rFonts w:cs="David"/>
          <w:color w:val="000000"/>
        </w:rPr>
      </w:pPr>
      <w:bookmarkStart w:id="205" w:name="OLE_LINK174"/>
      <w:bookmarkStart w:id="206"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w:t>
      </w:r>
      <w:r w:rsidR="0048353F">
        <w:rPr>
          <w:rFonts w:cs="David"/>
          <w:color w:val="000000"/>
        </w:rPr>
        <w:t xml:space="preserve">and third </w:t>
      </w:r>
      <w:r w:rsidR="00CA5CE7">
        <w:rPr>
          <w:rFonts w:cs="David"/>
          <w:color w:val="000000"/>
        </w:rPr>
        <w:t>stage</w:t>
      </w:r>
      <w:r w:rsidR="0048353F">
        <w:rPr>
          <w:rFonts w:cs="David"/>
          <w:color w:val="000000"/>
        </w:rPr>
        <w:t>s</w:t>
      </w:r>
      <w:r w:rsidR="00CA5CE7">
        <w:rPr>
          <w:rFonts w:cs="David"/>
          <w:color w:val="000000"/>
        </w:rPr>
        <w:t xml:space="preserve">, a </w:t>
      </w:r>
      <w:r w:rsidR="00806C81">
        <w:rPr>
          <w:rFonts w:cs="David"/>
          <w:color w:val="000000"/>
        </w:rPr>
        <w:t xml:space="preserve">case </w:t>
      </w:r>
      <w:r w:rsidR="00806C81" w:rsidRPr="0048353F">
        <w:rPr>
          <w:rFonts w:cs="David"/>
          <w:color w:val="000000"/>
        </w:rPr>
        <w:t xml:space="preserve">of sudden </w:t>
      </w:r>
      <w:r w:rsidR="00CA5CE7" w:rsidRPr="0048353F">
        <w:rPr>
          <w:rFonts w:cs="David"/>
          <w:color w:val="000000"/>
        </w:rPr>
        <w:t>change</w:t>
      </w:r>
      <w:r w:rsidR="003D5119" w:rsidRPr="0048353F">
        <w:rPr>
          <w:rFonts w:cs="David"/>
          <w:color w:val="000000"/>
        </w:rPr>
        <w:t>s</w:t>
      </w:r>
      <w:r w:rsidR="00CA5CE7" w:rsidRPr="0048353F">
        <w:rPr>
          <w:rFonts w:cs="David"/>
          <w:color w:val="000000"/>
        </w:rPr>
        <w:t xml:space="preserve"> in number of sources</w:t>
      </w:r>
      <w:r w:rsidR="00CA5CE7">
        <w:rPr>
          <w:rFonts w:cs="David"/>
          <w:color w:val="000000"/>
        </w:rPr>
        <w:t xml:space="preserve"> </w:t>
      </w:r>
      <w:r w:rsidR="0048353F">
        <w:rPr>
          <w:rFonts w:cs="David"/>
          <w:color w:val="000000"/>
        </w:rPr>
        <w:t xml:space="preserve">or emission patterns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205"/>
    <w:bookmarkEnd w:id="206"/>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0322A580" w:rsidR="005D61F8" w:rsidRDefault="005D61F8" w:rsidP="00E87BA7">
      <w:pPr>
        <w:ind w:right="-2"/>
        <w:rPr>
          <w:rFonts w:cs="David"/>
          <w:b/>
          <w:bCs/>
          <w:sz w:val="28"/>
          <w:szCs w:val="28"/>
        </w:rPr>
      </w:pPr>
    </w:p>
    <w:p w14:paraId="6333D5F9" w14:textId="6670AAE3" w:rsidR="00965BBC" w:rsidRDefault="00965BBC" w:rsidP="00E87BA7">
      <w:pPr>
        <w:ind w:right="-2"/>
        <w:rPr>
          <w:rFonts w:cs="David"/>
          <w:b/>
          <w:bCs/>
          <w:sz w:val="28"/>
          <w:szCs w:val="28"/>
        </w:rPr>
      </w:pPr>
    </w:p>
    <w:p w14:paraId="0B58C600" w14:textId="77777777" w:rsidR="00965BBC" w:rsidRDefault="00965BBC"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5DE156BF" w:rsidR="006D2082" w:rsidRPr="00710BC2" w:rsidRDefault="00132890" w:rsidP="0089641E">
      <w:pPr>
        <w:pStyle w:val="Heading1"/>
        <w:rPr>
          <w:color w:val="FF0000"/>
        </w:rPr>
      </w:pPr>
      <w:bookmarkStart w:id="207" w:name="_Toc14991901"/>
      <w:r>
        <w:lastRenderedPageBreak/>
        <w:t>Preliminary</w:t>
      </w:r>
      <w:r w:rsidRPr="00710BC2">
        <w:rPr>
          <w:rFonts w:hint="cs"/>
        </w:rPr>
        <w:t xml:space="preserve"> </w:t>
      </w:r>
      <w:r w:rsidR="005058CB" w:rsidRPr="00710BC2">
        <w:rPr>
          <w:rFonts w:hint="cs"/>
        </w:rPr>
        <w:t>results</w:t>
      </w:r>
      <w:bookmarkEnd w:id="207"/>
      <w:r w:rsidR="005058CB" w:rsidRPr="00710BC2">
        <w:rPr>
          <w:rFonts w:hint="cs"/>
        </w:rPr>
        <w:t xml:space="preserve"> </w:t>
      </w:r>
    </w:p>
    <w:p w14:paraId="692819C2" w14:textId="06CE3542" w:rsidR="005C7110" w:rsidRPr="00C44552" w:rsidRDefault="005C7110" w:rsidP="00E87BA7">
      <w:pPr>
        <w:pStyle w:val="Heading2"/>
      </w:pPr>
      <w:bookmarkStart w:id="208" w:name="_Toc14991902"/>
      <w:bookmarkStart w:id="209" w:name="OLE_LINK52"/>
      <w:bookmarkStart w:id="210" w:name="OLE_LINK53"/>
      <w:r w:rsidRPr="00A10451">
        <w:rPr>
          <w:rFonts w:hint="cs"/>
        </w:rPr>
        <w:t>Simulation set</w:t>
      </w:r>
      <w:bookmarkEnd w:id="208"/>
      <w:r w:rsidR="00132890">
        <w:t>up</w:t>
      </w:r>
      <w:r w:rsidRPr="00A10451">
        <w:rPr>
          <w:rFonts w:hint="cs"/>
        </w:rPr>
        <w:t xml:space="preserve"> </w:t>
      </w:r>
    </w:p>
    <w:bookmarkEnd w:id="209"/>
    <w:bookmarkEnd w:id="210"/>
    <w:p w14:paraId="244D31EC" w14:textId="35E62EF5" w:rsidR="0082754F" w:rsidRDefault="005C7110">
      <w:pPr>
        <w:ind w:right="-2"/>
        <w:rPr>
          <w:rFonts w:cs="David"/>
          <w:color w:val="000000"/>
        </w:rPr>
      </w:pPr>
      <w:r>
        <w:rPr>
          <w:rFonts w:cs="David"/>
        </w:rPr>
        <w:t>An initial simulation set</w:t>
      </w:r>
      <w:r w:rsidR="00132890">
        <w:rPr>
          <w:rFonts w:cs="David"/>
        </w:rPr>
        <w:t>up</w:t>
      </w:r>
      <w:r>
        <w:rPr>
          <w:rFonts w:cs="David"/>
        </w:rPr>
        <w:t xml:space="preserve"> was </w:t>
      </w:r>
      <w:r w:rsidR="00132890">
        <w:rPr>
          <w:rFonts w:cs="David"/>
        </w:rPr>
        <w:t>explored</w:t>
      </w:r>
      <w:r>
        <w:rPr>
          <w:rFonts w:cs="David"/>
        </w:rPr>
        <w:t>.</w:t>
      </w:r>
      <w:r w:rsidR="00B82E38">
        <w:rPr>
          <w:rFonts w:cs="David"/>
        </w:rPr>
        <w:t xml:space="preserve"> </w:t>
      </w:r>
      <w:r w:rsidR="00132890">
        <w:rPr>
          <w:rFonts w:cs="David"/>
        </w:rPr>
        <w:t>A</w:t>
      </w:r>
      <w:r w:rsidRPr="00A10451">
        <w:rPr>
          <w:rFonts w:cs="David" w:hint="cs"/>
        </w:rPr>
        <w:t xml:space="preserve"> 1000x1000 </w:t>
      </w:r>
      <w:r w:rsidR="00201AB5">
        <w:rPr>
          <w:rFonts w:cs="David"/>
        </w:rPr>
        <w:t>m</w:t>
      </w:r>
      <w:r w:rsidRPr="00A10451">
        <w:rPr>
          <w:rFonts w:cs="David" w:hint="cs"/>
        </w:rPr>
        <w:t xml:space="preserve"> flat area</w:t>
      </w:r>
      <w:r w:rsidR="00132890">
        <w:rPr>
          <w:rFonts w:cs="David"/>
        </w:rPr>
        <w:t xml:space="preserve"> </w:t>
      </w:r>
      <w:r w:rsidR="00CC4C7B">
        <w:rPr>
          <w:rFonts w:cs="David"/>
        </w:rPr>
        <w:t>was taken as</w:t>
      </w:r>
      <w:r w:rsidR="00132890">
        <w:rPr>
          <w:rFonts w:cs="David"/>
        </w:rPr>
        <w:t xml:space="preserve"> the simulated </w:t>
      </w:r>
      <w:bookmarkStart w:id="211" w:name="OLE_LINK26"/>
      <w:bookmarkStart w:id="212" w:name="OLE_LINK27"/>
      <w:r w:rsidR="00132890">
        <w:rPr>
          <w:rFonts w:cs="David"/>
        </w:rPr>
        <w:t>arena</w:t>
      </w:r>
      <w:r w:rsidR="00CC4C7B">
        <w:rPr>
          <w:rFonts w:cs="David"/>
        </w:rPr>
        <w:t>,</w:t>
      </w:r>
      <w:r w:rsidR="00132890">
        <w:rPr>
          <w:rFonts w:cs="David"/>
        </w:rPr>
        <w:t xml:space="preserve"> </w:t>
      </w:r>
      <w:bookmarkEnd w:id="211"/>
      <w:bookmarkEnd w:id="212"/>
      <w:r w:rsidR="00132890">
        <w:rPr>
          <w:rFonts w:cs="David"/>
        </w:rPr>
        <w:t xml:space="preserve">with sensors </w:t>
      </w:r>
      <w:r w:rsidRPr="00A10451">
        <w:rPr>
          <w:rFonts w:cs="David" w:hint="cs"/>
          <w:color w:val="000000"/>
        </w:rPr>
        <w:t>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87BA7">
        <w:rPr>
          <w:rFonts w:cs="David"/>
          <w:color w:val="000000" w:themeColor="text1"/>
        </w:rPr>
        <w:instrText xml:space="preserve"> \* MERGEFORMAT </w:instrText>
      </w:r>
      <w:r w:rsidR="00E709F8">
        <w:rPr>
          <w:rFonts w:cs="David"/>
          <w:color w:val="000000" w:themeColor="text1"/>
        </w:rPr>
      </w:r>
      <w:r w:rsidR="00E709F8">
        <w:rPr>
          <w:rFonts w:cs="David"/>
          <w:color w:val="000000" w:themeColor="text1"/>
        </w:rPr>
        <w:fldChar w:fldCharType="separate"/>
      </w:r>
      <w:r w:rsidR="0056587D">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C75D27">
        <w:rPr>
          <w:rFonts w:cs="David"/>
          <w:color w:val="000000" w:themeColor="text1"/>
        </w:rPr>
        <w:t xml:space="preserve"> </w:t>
      </w:r>
      <w:r w:rsidR="00ED79F3">
        <w:rPr>
          <w:rFonts w:cs="David"/>
          <w:color w:val="000000" w:themeColor="text1"/>
        </w:rPr>
        <w:t>[</w:t>
      </w:r>
      <w:r w:rsidR="00C75D27">
        <w:rPr>
          <w:rFonts w:cs="David"/>
          <w:color w:val="000000" w:themeColor="text1"/>
        </w:rPr>
        <w:t>kg s</w:t>
      </w:r>
      <w:r w:rsidR="00C75D27" w:rsidRPr="00C75D27">
        <w:rPr>
          <w:rFonts w:cs="David"/>
          <w:color w:val="000000" w:themeColor="text1"/>
          <w:vertAlign w:val="superscript"/>
        </w:rPr>
        <w:t>-1</w:t>
      </w:r>
      <w:r w:rsidR="00ED79F3">
        <w:rPr>
          <w:rFonts w:cs="David"/>
          <w:color w:val="000000" w:themeColor="text1"/>
        </w:rPr>
        <w:t>].</w:t>
      </w:r>
      <w:r w:rsidRPr="00844788">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\h  \* MERGEFORMAT </w:instrText>
      </w:r>
      <w:r w:rsidR="002F379E" w:rsidRPr="002F379E">
        <w:rPr>
          <w:rFonts w:cs="David"/>
          <w:color w:val="000000" w:themeColor="text1"/>
        </w:rPr>
      </w:r>
      <w:r w:rsidR="002F379E" w:rsidRPr="002F379E">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noProof/>
          <w:color w:val="000000" w:themeColor="text1"/>
        </w:rPr>
        <w:t>1</w:t>
      </w:r>
      <w:r w:rsidR="0056587D" w:rsidRPr="0056587D">
        <w:rPr>
          <w:rFonts w:cs="David" w:hint="cs"/>
          <w:color w:val="000000" w:themeColor="text1"/>
        </w:rPr>
        <w:t xml:space="preserve"> </w:t>
      </w:r>
      <w:r w:rsidR="002F379E" w:rsidRPr="002F379E">
        <w:rPr>
          <w:rFonts w:cs="David"/>
          <w:color w:val="000000" w:themeColor="text1"/>
        </w:rPr>
        <w:fldChar w:fldCharType="end"/>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82754F">
        <w:rPr>
          <w:rFonts w:cs="David"/>
          <w:color w:val="000000" w:themeColor="text1"/>
        </w:rPr>
        <w:t xml:space="preserve">light </w:t>
      </w:r>
      <w:r w:rsidR="00A24988">
        <w:rPr>
          <w:rFonts w:cs="David"/>
          <w:color w:val="000000" w:themeColor="text1"/>
        </w:rPr>
        <w:t>(4 m</w:t>
      </w:r>
      <w:r w:rsidR="0044391D">
        <w:rPr>
          <w:rFonts w:cs="David"/>
          <w:color w:val="000000" w:themeColor="text1"/>
        </w:rPr>
        <w:t xml:space="preserve"> s</w:t>
      </w:r>
      <w:r w:rsidR="0044391D" w:rsidRPr="0044391D">
        <w:rPr>
          <w:rFonts w:cs="David"/>
          <w:color w:val="000000" w:themeColor="text1"/>
          <w:vertAlign w:val="superscript"/>
        </w:rPr>
        <w:t>-1</w:t>
      </w:r>
      <w:r w:rsidR="00A24988">
        <w:rPr>
          <w:rFonts w:cs="David"/>
          <w:color w:val="000000" w:themeColor="text1"/>
        </w:rPr>
        <w:t xml:space="preserve">) </w:t>
      </w:r>
      <w:r w:rsidR="00D83EAD">
        <w:rPr>
          <w:rFonts w:cs="David"/>
          <w:color w:val="000000" w:themeColor="text1"/>
        </w:rPr>
        <w:t xml:space="preserve">west winds </w:t>
      </w:r>
      <w:r w:rsidR="00000366">
        <w:rPr>
          <w:rFonts w:cs="David"/>
          <w:color w:val="000000" w:themeColor="text1"/>
        </w:rPr>
        <w:t>(270</w:t>
      </w:r>
      <w:r w:rsidR="0044391D">
        <w:rPr>
          <w:rFonts w:cs="David"/>
          <w:color w:val="000000" w:themeColor="text1"/>
          <w:vertAlign w:val="superscript"/>
        </w:rPr>
        <w:t xml:space="preserve"> </w:t>
      </w:r>
      <w:r w:rsidR="0044391D">
        <w:rPr>
          <w:rFonts w:cs="David"/>
          <w:color w:val="000000" w:themeColor="text1"/>
        </w:rPr>
        <w:t>degrees</w:t>
      </w:r>
      <w:r w:rsidR="00000366">
        <w:rPr>
          <w:rFonts w:cs="David"/>
          <w:color w:val="000000" w:themeColor="text1"/>
        </w:rPr>
        <w:t>)</w:t>
      </w:r>
      <w:r w:rsidR="0082754F">
        <w:rPr>
          <w:rFonts w:cs="David"/>
          <w:color w:val="000000" w:themeColor="text1"/>
        </w:rPr>
        <w:t xml:space="preserve"> and stability class C</w:t>
      </w:r>
      <w:r w:rsidR="00A24988">
        <w:rPr>
          <w:rFonts w:cs="David"/>
          <w:color w:val="000000" w:themeColor="text1"/>
        </w:rPr>
        <w:t xml:space="preserve"> (slightly unstable)</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and optional locations of sensors are marked in black crosses.</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Pr="00A67ABB">
        <w:rPr>
          <w:rFonts w:cs="David"/>
          <w:color w:val="000000" w:themeColor="text1"/>
        </w:rPr>
        <w:t xml:space="preserve"> </w:t>
      </w:r>
      <w:r>
        <w:rPr>
          <w:rFonts w:cs="David"/>
        </w:rPr>
        <w:t>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w:t>
      </w:r>
      <w:r w:rsidRPr="00A67ABB">
        <w:rPr>
          <w:rFonts w:cs="David" w:hint="cs"/>
          <w:color w:val="000000" w:themeColor="text1"/>
        </w:rPr>
        <w:t>at 10 m</w:t>
      </w:r>
      <w:r>
        <w:rPr>
          <w:rFonts w:cs="David"/>
          <w:color w:val="000000"/>
        </w:rPr>
        <w:t xml:space="preserve">. </w:t>
      </w:r>
    </w:p>
    <w:p w14:paraId="4128A9C9" w14:textId="2A3A9A38" w:rsidR="002E4E09" w:rsidRPr="00B21150" w:rsidRDefault="00A74485" w:rsidP="00B21150">
      <w:pPr>
        <w:pStyle w:val="Heading2"/>
        <w:numPr>
          <w:ilvl w:val="0"/>
          <w:numId w:val="0"/>
        </w:numPr>
        <w:ind w:left="576"/>
      </w:pPr>
      <w:bookmarkStart w:id="213" w:name="_Toc14991903"/>
      <w:bookmarkStart w:id="214" w:name="OLE_LINK56"/>
      <w:bookmarkStart w:id="215" w:name="OLE_LINK57"/>
      <w:r>
        <w:rPr>
          <w:rFonts w:cs="David"/>
          <w:noProof/>
        </w:rPr>
        <mc:AlternateContent>
          <mc:Choice Requires="wpg">
            <w:drawing>
              <wp:anchor distT="0" distB="0" distL="114300" distR="114300" simplePos="0" relativeHeight="251658240" behindDoc="0" locked="0" layoutInCell="1" allowOverlap="1" wp14:anchorId="09573968" wp14:editId="1CCF4B44">
                <wp:simplePos x="0" y="0"/>
                <wp:positionH relativeFrom="column">
                  <wp:posOffset>-367030</wp:posOffset>
                </wp:positionH>
                <wp:positionV relativeFrom="paragraph">
                  <wp:posOffset>60113</wp:posOffset>
                </wp:positionV>
                <wp:extent cx="3581400" cy="3740150"/>
                <wp:effectExtent l="0" t="0" r="0" b="6350"/>
                <wp:wrapSquare wrapText="bothSides"/>
                <wp:docPr id="18" name="Group 18"/>
                <wp:cNvGraphicFramePr/>
                <a:graphic xmlns:a="http://schemas.openxmlformats.org/drawingml/2006/main">
                  <a:graphicData uri="http://schemas.microsoft.com/office/word/2010/wordprocessingGroup">
                    <wpg:wgp>
                      <wpg:cNvGrpSpPr/>
                      <wpg:grpSpPr>
                        <a:xfrm>
                          <a:off x="0" y="0"/>
                          <a:ext cx="3581400" cy="3740150"/>
                          <a:chOff x="74440" y="7285"/>
                          <a:chExt cx="3498630" cy="3635034"/>
                        </a:xfrm>
                      </wpg:grpSpPr>
                      <pic:pic xmlns:pic="http://schemas.openxmlformats.org/drawingml/2006/picture">
                        <pic:nvPicPr>
                          <pic:cNvPr id="2" name="Picture 2"/>
                          <pic:cNvPicPr>
                            <a:picLocks noChangeAspect="1"/>
                          </pic:cNvPicPr>
                        </pic:nvPicPr>
                        <pic:blipFill rotWithShape="1">
                          <a:blip r:embed="rId15" cstate="print">
                            <a:extLst>
                              <a:ext uri="{28A0092B-C50C-407E-A947-70E740481C1C}">
                                <a14:useLocalDpi xmlns:a14="http://schemas.microsoft.com/office/drawing/2010/main" val="0"/>
                              </a:ext>
                            </a:extLst>
                          </a:blip>
                          <a:srcRect l="1967" r="5589"/>
                          <a:stretch/>
                        </pic:blipFill>
                        <pic:spPr bwMode="auto">
                          <a:xfrm>
                            <a:off x="74440" y="7285"/>
                            <a:ext cx="3498630" cy="290071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98504" y="2875518"/>
                            <a:ext cx="3374565" cy="766801"/>
                          </a:xfrm>
                          <a:prstGeom prst="rect">
                            <a:avLst/>
                          </a:prstGeom>
                          <a:solidFill>
                            <a:prstClr val="white"/>
                          </a:solidFill>
                          <a:ln>
                            <a:noFill/>
                          </a:ln>
                        </wps:spPr>
                        <wps:txbx>
                          <w:txbxContent>
                            <w:p w14:paraId="4B7460F7" w14:textId="024774C3" w:rsidR="0044442C" w:rsidRPr="00EF2BB5" w:rsidRDefault="0044442C" w:rsidP="00132890">
                              <w:pPr>
                                <w:pStyle w:val="Caption"/>
                                <w:spacing w:line="276" w:lineRule="auto"/>
                                <w:rPr>
                                  <w:rFonts w:ascii="David" w:hAnsi="David" w:cs="David"/>
                                  <w:i w:val="0"/>
                                  <w:iCs w:val="0"/>
                                  <w:noProof/>
                                  <w:color w:val="000000" w:themeColor="text1"/>
                                  <w:sz w:val="20"/>
                                  <w:szCs w:val="20"/>
                                </w:rPr>
                              </w:pPr>
                              <w:bookmarkStart w:id="216"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216"/>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29" style="position:absolute;left:0;text-align:left;margin-left:-28.9pt;margin-top:4.75pt;width:282pt;height:294.5pt;z-index:251658240;mso-width-relative:margin;mso-height-relative:margin" coordorigin="744,72" coordsize="34986,36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">
                <v:shape id="Picture 2" o:spid="_x0000_s1030" type="#_x0000_t75" style="position:absolute;left:744;top:72;width:34986;height:290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">
                  <v:imagedata r:id="rId16" o:title="" cropleft="1289f" cropright="3663f"/>
                </v:shape>
                <v:shape id="Text Box 17" o:spid="_x0000_s1031" type="#_x0000_t202" style="position:absolute;left:1985;top:28755;width:33745;height:76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024774C3" w:rsidR="0044442C" w:rsidRPr="00EF2BB5" w:rsidRDefault="0044442C" w:rsidP="00132890">
                        <w:pPr>
                          <w:pStyle w:val="Caption"/>
                          <w:spacing w:line="276" w:lineRule="auto"/>
                          <w:rPr>
                            <w:rFonts w:ascii="David" w:hAnsi="David" w:cs="David"/>
                            <w:i w:val="0"/>
                            <w:iCs w:val="0"/>
                            <w:noProof/>
                            <w:color w:val="000000" w:themeColor="text1"/>
                            <w:sz w:val="20"/>
                            <w:szCs w:val="20"/>
                          </w:rPr>
                        </w:pPr>
                        <w:bookmarkStart w:id="217"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217"/>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v:textbox>
                </v:shape>
                <w10:wrap type="square"/>
              </v:group>
            </w:pict>
          </mc:Fallback>
        </mc:AlternateContent>
      </w:r>
      <w:r w:rsidR="009A4BE1">
        <w:rPr>
          <w:rFonts w:cs="David"/>
          <w:noProof/>
        </w:rPr>
        <mc:AlternateContent>
          <mc:Choice Requires="wpg">
            <w:drawing>
              <wp:anchor distT="0" distB="0" distL="114300" distR="114300" simplePos="0" relativeHeight="251661312" behindDoc="0" locked="0" layoutInCell="1" allowOverlap="1" wp14:anchorId="2D2A35A0" wp14:editId="253B14FC">
                <wp:simplePos x="0" y="0"/>
                <wp:positionH relativeFrom="column">
                  <wp:posOffset>3273636</wp:posOffset>
                </wp:positionH>
                <wp:positionV relativeFrom="paragraph">
                  <wp:posOffset>238482</wp:posOffset>
                </wp:positionV>
                <wp:extent cx="3304425" cy="3558788"/>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304425" cy="3558788"/>
                          <a:chOff x="18424" y="-51978"/>
                          <a:chExt cx="3304868" cy="3560733"/>
                        </a:xfrm>
                      </wpg:grpSpPr>
                      <pic:pic xmlns:pic="http://schemas.openxmlformats.org/drawingml/2006/picture">
                        <pic:nvPicPr>
                          <pic:cNvPr id="4" name="Picture 4"/>
                          <pic:cNvPicPr>
                            <a:picLocks noChangeAspect="1"/>
                          </pic:cNvPicPr>
                        </pic:nvPicPr>
                        <pic:blipFill rotWithShape="1">
                          <a:blip r:embed="rId17" cstate="print">
                            <a:extLst>
                              <a:ext uri="{28A0092B-C50C-407E-A947-70E740481C1C}">
                                <a14:useLocalDpi xmlns:a14="http://schemas.microsoft.com/office/drawing/2010/main" val="0"/>
                              </a:ext>
                            </a:extLst>
                          </a:blip>
                          <a:srcRect r="7" b="3262"/>
                          <a:stretch/>
                        </pic:blipFill>
                        <pic:spPr>
                          <a:xfrm>
                            <a:off x="18424" y="-51978"/>
                            <a:ext cx="3304868" cy="2814533"/>
                          </a:xfrm>
                          <a:prstGeom prst="rect">
                            <a:avLst/>
                          </a:prstGeom>
                        </pic:spPr>
                      </pic:pic>
                      <wps:wsp>
                        <wps:cNvPr id="19" name="Text Box 19"/>
                        <wps:cNvSpPr txBox="1"/>
                        <wps:spPr>
                          <a:xfrm>
                            <a:off x="171565" y="2855594"/>
                            <a:ext cx="2886430" cy="653161"/>
                          </a:xfrm>
                          <a:prstGeom prst="rect">
                            <a:avLst/>
                          </a:prstGeom>
                          <a:solidFill>
                            <a:prstClr val="white"/>
                          </a:solidFill>
                          <a:ln>
                            <a:noFill/>
                          </a:ln>
                        </wps:spPr>
                        <wps:txbx>
                          <w:txbxContent>
                            <w:p w14:paraId="64ACE949" w14:textId="4624904A" w:rsidR="0044442C" w:rsidRPr="006F1036" w:rsidRDefault="0044442C" w:rsidP="006F1036">
                              <w:pPr>
                                <w:pStyle w:val="Caption"/>
                                <w:spacing w:line="276" w:lineRule="auto"/>
                                <w:rPr>
                                  <w:rFonts w:ascii="David" w:hAnsi="David" w:cs="David"/>
                                  <w:i w:val="0"/>
                                  <w:iCs w:val="0"/>
                                  <w:noProof/>
                                  <w:color w:val="000000" w:themeColor="text1"/>
                                  <w:sz w:val="20"/>
                                  <w:szCs w:val="20"/>
                                </w:rPr>
                              </w:pPr>
                              <w:bookmarkStart w:id="218"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218"/>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A35A0" id="Group 20" o:spid="_x0000_s1032" style="position:absolute;left:0;text-align:left;margin-left:257.75pt;margin-top:18.8pt;width:260.2pt;height:280.2pt;z-index:251661312;mso-width-relative:margin;mso-height-relative:margin" coordorigin="184,-519" coordsize="33048,356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">
                <v:shape id="Picture 4" o:spid="_x0000_s1033" type="#_x0000_t75" style="position:absolute;left:184;top:-519;width:33048;height:28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">
                  <v:imagedata r:id="rId18" o:title="" cropbottom="2138f" cropright="5f"/>
                </v:shape>
                <v:shape id="Text Box 19" o:spid="_x0000_s1034" type="#_x0000_t202" style="position:absolute;left:1715;top:28555;width:28864;height:6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64ACE949" w14:textId="4624904A" w:rsidR="0044442C" w:rsidRPr="006F1036" w:rsidRDefault="0044442C" w:rsidP="006F1036">
                        <w:pPr>
                          <w:pStyle w:val="Caption"/>
                          <w:spacing w:line="276" w:lineRule="auto"/>
                          <w:rPr>
                            <w:rFonts w:ascii="David" w:hAnsi="David" w:cs="David"/>
                            <w:i w:val="0"/>
                            <w:iCs w:val="0"/>
                            <w:noProof/>
                            <w:color w:val="000000" w:themeColor="text1"/>
                            <w:sz w:val="20"/>
                            <w:szCs w:val="20"/>
                          </w:rPr>
                        </w:pPr>
                        <w:bookmarkStart w:id="219"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219"/>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bookmarkEnd w:id="213"/>
    </w:p>
    <w:p w14:paraId="649C941E" w14:textId="77777777" w:rsidR="00997062" w:rsidRDefault="00997062" w:rsidP="000E0094">
      <w:pPr>
        <w:ind w:right="-2"/>
        <w:rPr>
          <w:rFonts w:cs="David"/>
        </w:rPr>
      </w:pPr>
    </w:p>
    <w:p w14:paraId="6D10336A" w14:textId="21EC8BE3" w:rsidR="002D5291" w:rsidRDefault="002D5291">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001D0ACF">
        <w:rPr>
          <w:rFonts w:cs="David"/>
          <w:vertAlign w:val="superscript"/>
        </w:rPr>
        <w:t xml:space="preserve"> </w:t>
      </w:r>
      <w:r w:rsidR="001D0ACF">
        <w:rPr>
          <w:rFonts w:cs="David"/>
        </w:rPr>
        <w:t>degrees</w:t>
      </w:r>
      <w:r w:rsidRPr="00A10451">
        <w:rPr>
          <w:rFonts w:cs="David" w:hint="cs"/>
        </w:rPr>
        <w:t xml:space="preserve"> each) and hourly mean wind speeds into 7 categories (&lt;1, 1-2, 2-4, 4-6, 6-8, 8-10, &gt;10 m</w:t>
      </w:r>
      <w:r w:rsidR="00800C82">
        <w:rPr>
          <w:rFonts w:cs="David"/>
        </w:rPr>
        <w:t xml:space="preserve"> s</w:t>
      </w:r>
      <w:r w:rsidR="00800C82" w:rsidRPr="00800C82">
        <w:rPr>
          <w:rFonts w:cs="David"/>
          <w:vertAlign w:val="superscript"/>
        </w:rPr>
        <w:t>-1</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00510F7A">
        <w:rPr>
          <w:rFonts w:cs="David"/>
        </w:rPr>
        <w:t xml:space="preserve">The Gaussian plume model was applied with each </w:t>
      </w:r>
      <w:r w:rsidR="00510F7A" w:rsidRPr="00A10451">
        <w:rPr>
          <w:rFonts w:cs="David" w:hint="cs"/>
        </w:rPr>
        <w:t xml:space="preserve">weather </w:t>
      </w:r>
      <w:r w:rsidR="00510F7A">
        <w:rPr>
          <w:rFonts w:cs="David"/>
        </w:rPr>
        <w:t xml:space="preserve">state </w:t>
      </w:r>
      <w:r w:rsidR="00510F7A" w:rsidRPr="00A10451">
        <w:rPr>
          <w:rFonts w:cs="David" w:hint="cs"/>
        </w:rPr>
        <w:t>combination</w:t>
      </w:r>
      <w:r w:rsidR="00510F7A">
        <w:rPr>
          <w:rFonts w:cs="David"/>
        </w:rPr>
        <w:t xml:space="preserve">, using the mean value of each wind speed and direction category.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000E0094">
        <w:rPr>
          <w:rFonts w:cs="David"/>
          <w:color w:val="000000" w:themeColor="text1"/>
        </w:rPr>
        <w:t xml:space="preserve">, </w:t>
      </w:r>
      <w:r w:rsidR="00514E88">
        <w:rPr>
          <w:rFonts w:cs="David"/>
          <w:color w:val="000000" w:themeColor="text1"/>
        </w:rPr>
        <w:t>to derive frequencies of each binned categor</w:t>
      </w:r>
      <w:r w:rsidR="00C902B2">
        <w:rPr>
          <w:rFonts w:cs="David"/>
          <w:color w:val="000000" w:themeColor="text1"/>
        </w:rPr>
        <w:t>y</w:t>
      </w:r>
      <w:r w:rsidR="007E4F35">
        <w:rPr>
          <w:rFonts w:cs="David"/>
          <w:color w:val="000000" w:themeColor="text1"/>
        </w:rPr>
        <w:t xml:space="preserve"> (</w:t>
      </w:r>
      <w:r w:rsidR="00514E88">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_Ref14950458 \r \h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5.2.3</w:t>
      </w:r>
      <w:r w:rsidR="0021682C">
        <w:rPr>
          <w:rFonts w:cs="David"/>
          <w:color w:val="000000" w:themeColor="text1"/>
        </w:rPr>
        <w:fldChar w:fldCharType="end"/>
      </w:r>
      <w:r w:rsidR="007E4F35">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\h  \* MERGEFORMAT </w:instrText>
      </w:r>
      <w:r w:rsidRPr="002F379E">
        <w:rPr>
          <w:rFonts w:cs="David"/>
          <w:color w:val="000000" w:themeColor="text1"/>
        </w:rPr>
      </w:r>
      <w:r w:rsidRPr="002F379E">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noProof/>
          <w:color w:val="000000" w:themeColor="text1"/>
        </w:rPr>
        <w:t>2</w:t>
      </w:r>
      <w:r w:rsidR="0056587D" w:rsidRPr="0056587D">
        <w:rPr>
          <w:rFonts w:cs="David" w:hint="cs"/>
          <w:color w:val="000000" w:themeColor="text1"/>
        </w:rPr>
        <w:t xml:space="preserve"> </w:t>
      </w:r>
      <w:r w:rsidRPr="002F379E">
        <w:rPr>
          <w:rFonts w:cs="David"/>
          <w:color w:val="000000" w:themeColor="text1"/>
        </w:rPr>
        <w:fldChar w:fldCharType="end"/>
      </w:r>
      <w:r w:rsidRPr="002F379E">
        <w:rPr>
          <w:rFonts w:cs="David"/>
          <w:color w:val="000000" w:themeColor="text1"/>
        </w:rPr>
        <w:t xml:space="preserve">shows </w:t>
      </w:r>
      <w:r>
        <w:rPr>
          <w:rFonts w:cs="David"/>
          <w:color w:val="000000" w:themeColor="text1"/>
        </w:rPr>
        <w:t xml:space="preserve">the </w:t>
      </w:r>
      <w:proofErr w:type="spellStart"/>
      <w:r w:rsidR="00132890">
        <w:rPr>
          <w:rFonts w:cs="David"/>
          <w:color w:val="000000" w:themeColor="text1"/>
        </w:rPr>
        <w:t>w</w:t>
      </w:r>
      <w:r>
        <w:rPr>
          <w:rFonts w:cs="David"/>
          <w:color w:val="000000" w:themeColor="text1"/>
        </w:rPr>
        <w:t>indrose</w:t>
      </w:r>
      <w:proofErr w:type="spellEnd"/>
      <w:r>
        <w:rPr>
          <w:rFonts w:cs="David"/>
          <w:color w:val="000000" w:themeColor="text1"/>
        </w:rPr>
        <w:t xml:space="preserve"> distribution of winds used in the initial simulation</w:t>
      </w:r>
      <w:r w:rsidR="00DD2B67">
        <w:rPr>
          <w:rFonts w:cs="David"/>
          <w:color w:val="000000" w:themeColor="text1"/>
        </w:rPr>
        <w:t>.</w:t>
      </w:r>
      <w:r w:rsidR="00376F14">
        <w:rPr>
          <w:rFonts w:cs="David"/>
          <w:color w:val="000000" w:themeColor="text1"/>
        </w:rPr>
        <w:t xml:space="preserve"> </w:t>
      </w:r>
      <w:r w:rsidR="00AE608B">
        <w:rPr>
          <w:rFonts w:cs="David"/>
          <w:color w:val="000000" w:themeColor="text1"/>
        </w:rPr>
        <w:t xml:space="preserve">The taken wind data </w:t>
      </w:r>
      <w:r w:rsidR="00DB6822">
        <w:rPr>
          <w:rFonts w:cs="David"/>
          <w:color w:val="000000" w:themeColor="text1"/>
        </w:rPr>
        <w:t>are</w:t>
      </w:r>
      <w:r w:rsidR="00AE608B">
        <w:rPr>
          <w:rFonts w:cs="David"/>
          <w:color w:val="000000" w:themeColor="text1"/>
        </w:rPr>
        <w:t xml:space="preserve"> characterized by </w:t>
      </w:r>
      <w:r w:rsidR="00A3012C">
        <w:rPr>
          <w:rFonts w:cs="David"/>
          <w:color w:val="000000" w:themeColor="text1"/>
        </w:rPr>
        <w:t xml:space="preserve">a </w:t>
      </w:r>
      <w:r w:rsidR="00AE608B">
        <w:rPr>
          <w:rFonts w:cs="David"/>
          <w:color w:val="000000" w:themeColor="text1"/>
        </w:rPr>
        <w:t>bi-model distribution</w:t>
      </w:r>
      <w:r w:rsidR="007E4349">
        <w:rPr>
          <w:rFonts w:cs="David"/>
          <w:color w:val="000000" w:themeColor="text1"/>
        </w:rPr>
        <w:t xml:space="preserve"> </w:t>
      </w:r>
      <w:r w:rsidR="00DB6822">
        <w:rPr>
          <w:rFonts w:cs="David"/>
          <w:color w:val="000000" w:themeColor="text1"/>
        </w:rPr>
        <w:t>-</w:t>
      </w:r>
      <w:r w:rsidR="00A3012C">
        <w:rPr>
          <w:rFonts w:cs="David"/>
          <w:color w:val="000000" w:themeColor="text1"/>
        </w:rPr>
        <w:t xml:space="preserve"> </w:t>
      </w:r>
      <w:r w:rsidR="007E4349">
        <w:rPr>
          <w:rFonts w:cs="David"/>
          <w:color w:val="000000" w:themeColor="text1"/>
        </w:rPr>
        <w:t xml:space="preserve">comprised of </w:t>
      </w:r>
      <w:r w:rsidR="00A3012C">
        <w:rPr>
          <w:rFonts w:cs="David"/>
          <w:color w:val="000000" w:themeColor="text1"/>
        </w:rPr>
        <w:t xml:space="preserve">west winds of relatively high speeds compared </w:t>
      </w:r>
      <w:r w:rsidR="00DA2A2B">
        <w:rPr>
          <w:rFonts w:cs="David"/>
          <w:color w:val="000000" w:themeColor="text1"/>
        </w:rPr>
        <w:t>to</w:t>
      </w:r>
      <w:r w:rsidR="00A3012C">
        <w:rPr>
          <w:rFonts w:cs="David"/>
          <w:color w:val="000000" w:themeColor="text1"/>
        </w:rPr>
        <w:t xml:space="preserve"> east winds of low</w:t>
      </w:r>
      <w:r w:rsidR="00FD316C">
        <w:rPr>
          <w:rFonts w:cs="David"/>
          <w:color w:val="000000" w:themeColor="text1"/>
        </w:rPr>
        <w:t>er</w:t>
      </w:r>
      <w:r w:rsidR="00A3012C">
        <w:rPr>
          <w:rFonts w:cs="David"/>
          <w:color w:val="000000" w:themeColor="text1"/>
        </w:rPr>
        <w:t xml:space="preserve"> speeds.</w:t>
      </w:r>
      <w:r w:rsidR="00607509">
        <w:rPr>
          <w:rFonts w:cs="David"/>
          <w:color w:val="000000" w:themeColor="text1"/>
        </w:rPr>
        <w:t xml:space="preserve"> </w:t>
      </w:r>
      <w:r w:rsidR="007677F1">
        <w:rPr>
          <w:rFonts w:cs="David"/>
          <w:color w:val="000000" w:themeColor="text1"/>
        </w:rPr>
        <w:t>The vector-average wind speed and direction is 0.9 m</w:t>
      </w:r>
      <w:r w:rsidR="00AC4EBE">
        <w:rPr>
          <w:rFonts w:cs="David"/>
          <w:color w:val="000000" w:themeColor="text1"/>
        </w:rPr>
        <w:t xml:space="preserve"> s</w:t>
      </w:r>
      <w:r w:rsidR="00AC4EBE" w:rsidRPr="00AC4EBE">
        <w:rPr>
          <w:rFonts w:cs="David"/>
          <w:color w:val="000000" w:themeColor="text1"/>
          <w:vertAlign w:val="superscript"/>
        </w:rPr>
        <w:t>-1</w:t>
      </w:r>
      <w:r w:rsidR="007677F1">
        <w:rPr>
          <w:rFonts w:cs="David"/>
          <w:color w:val="000000" w:themeColor="text1"/>
        </w:rPr>
        <w:t xml:space="preserve"> and </w:t>
      </w:r>
      <w:r w:rsidR="007677F1" w:rsidRPr="007677F1">
        <w:rPr>
          <w:rFonts w:cs="David"/>
          <w:color w:val="000000" w:themeColor="text1"/>
        </w:rPr>
        <w:t>298</w:t>
      </w:r>
      <w:r w:rsidR="00AC4EBE">
        <w:rPr>
          <w:rFonts w:cs="David"/>
          <w:color w:val="000000" w:themeColor="text1"/>
        </w:rPr>
        <w:t xml:space="preserve"> degrees</w:t>
      </w:r>
      <w:r w:rsidR="007677F1">
        <w:rPr>
          <w:rFonts w:cs="David"/>
          <w:color w:val="000000" w:themeColor="text1"/>
        </w:rPr>
        <w:t>, respectively. Scalar-average wind speed is 4.2 m</w:t>
      </w:r>
      <w:r w:rsidR="00530979">
        <w:rPr>
          <w:rFonts w:cs="David"/>
          <w:color w:val="000000" w:themeColor="text1"/>
        </w:rPr>
        <w:t xml:space="preserve"> s</w:t>
      </w:r>
      <w:r w:rsidR="00530979" w:rsidRPr="00530979">
        <w:rPr>
          <w:rFonts w:cs="David"/>
          <w:color w:val="000000" w:themeColor="text1"/>
          <w:vertAlign w:val="superscript"/>
        </w:rPr>
        <w:t>-1</w:t>
      </w:r>
      <w:r w:rsidR="007677F1">
        <w:rPr>
          <w:rFonts w:cs="David"/>
          <w:color w:val="000000" w:themeColor="text1"/>
        </w:rPr>
        <w:t xml:space="preserve">. </w:t>
      </w:r>
      <w:r w:rsidR="00C661B6" w:rsidRPr="007677F1">
        <w:rPr>
          <w:rFonts w:cs="David"/>
          <w:color w:val="000000" w:themeColor="text1"/>
        </w:rPr>
        <w:t>D</w:t>
      </w:r>
      <w:r w:rsidR="00866835" w:rsidRPr="007677F1">
        <w:rPr>
          <w:rFonts w:cs="David"/>
          <w:color w:val="000000" w:themeColor="text1"/>
        </w:rPr>
        <w:t>istribution</w:t>
      </w:r>
      <w:r w:rsidR="00607509">
        <w:rPr>
          <w:rFonts w:cs="David"/>
          <w:color w:val="000000" w:themeColor="text1"/>
        </w:rPr>
        <w:t xml:space="preserve"> of </w:t>
      </w:r>
      <w:r w:rsidR="000223D2">
        <w:rPr>
          <w:rFonts w:cs="David"/>
          <w:color w:val="000000" w:themeColor="text1"/>
        </w:rPr>
        <w:t xml:space="preserve">stability </w:t>
      </w:r>
      <w:r w:rsidR="000223D2">
        <w:rPr>
          <w:rFonts w:cs="David"/>
          <w:color w:val="000000" w:themeColor="text1"/>
        </w:rPr>
        <w:lastRenderedPageBreak/>
        <w:t xml:space="preserve">classes </w:t>
      </w:r>
      <w:r w:rsidR="00D73AA0">
        <w:rPr>
          <w:rFonts w:cs="David"/>
          <w:color w:val="000000" w:themeColor="text1"/>
        </w:rPr>
        <w:t>is</w:t>
      </w:r>
      <w:r w:rsidR="00866835">
        <w:rPr>
          <w:rFonts w:cs="David"/>
          <w:color w:val="000000" w:themeColor="text1"/>
        </w:rPr>
        <w:t xml:space="preserve"> as follows:</w:t>
      </w:r>
      <w:r w:rsidR="00D73AA0">
        <w:rPr>
          <w:rFonts w:cs="David"/>
          <w:color w:val="000000" w:themeColor="text1"/>
        </w:rPr>
        <w:t xml:space="preserve"> </w:t>
      </w:r>
      <w:r w:rsidR="00866835">
        <w:rPr>
          <w:rFonts w:cs="David"/>
          <w:color w:val="000000" w:themeColor="text1"/>
        </w:rPr>
        <w:t>A-</w:t>
      </w:r>
      <w:r w:rsidR="00D7673F">
        <w:rPr>
          <w:rFonts w:cs="David"/>
          <w:color w:val="000000" w:themeColor="text1"/>
        </w:rPr>
        <w:t>1%</w:t>
      </w:r>
      <w:r w:rsidR="00866835">
        <w:rPr>
          <w:rFonts w:cs="David"/>
          <w:color w:val="000000" w:themeColor="text1"/>
        </w:rPr>
        <w:t>, B</w:t>
      </w:r>
      <w:r w:rsidR="00D7673F">
        <w:rPr>
          <w:rFonts w:cs="David"/>
          <w:color w:val="000000" w:themeColor="text1"/>
        </w:rPr>
        <w:t>-1%, C-6%, D-78%, E-11%, F-3%</w:t>
      </w:r>
      <w:r w:rsidR="001A106C">
        <w:rPr>
          <w:rFonts w:cs="David"/>
          <w:color w:val="000000" w:themeColor="text1"/>
        </w:rPr>
        <w:t xml:space="preserve">, </w:t>
      </w:r>
      <w:r w:rsidR="00D73AA0">
        <w:rPr>
          <w:rFonts w:cs="David"/>
          <w:color w:val="000000" w:themeColor="text1"/>
        </w:rPr>
        <w:t>as</w:t>
      </w:r>
      <w:r w:rsidR="000223D2">
        <w:rPr>
          <w:rFonts w:cs="David"/>
          <w:color w:val="000000" w:themeColor="text1"/>
        </w:rPr>
        <w:t xml:space="preserve"> determined according to</w:t>
      </w:r>
      <w:r w:rsidR="00D73AA0">
        <w:rPr>
          <w:rFonts w:cs="David"/>
          <w:color w:val="000000" w:themeColor="text1"/>
        </w:rPr>
        <w:t xml:space="preserve"> the</w:t>
      </w:r>
      <w:r w:rsidR="000223D2">
        <w:rPr>
          <w:rFonts w:cs="David"/>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73AA0" w:rsidRPr="009E78A4">
        <w:rPr>
          <w:rFonts w:cs="David" w:hint="cs"/>
          <w:color w:val="000000" w:themeColor="text1"/>
        </w:rPr>
        <w:t xml:space="preserve"> method</w:t>
      </w:r>
      <w:r w:rsidR="00D73AA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_Ref14950486 \r \h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5.1.2</w:t>
      </w:r>
      <w:r w:rsidR="0021682C">
        <w:rPr>
          <w:rFonts w:cs="David"/>
          <w:color w:val="000000" w:themeColor="text1"/>
        </w:rPr>
        <w:fldChar w:fldCharType="end"/>
      </w:r>
      <w:r w:rsidR="00D73AA0">
        <w:rPr>
          <w:rFonts w:cs="David"/>
          <w:color w:val="000000" w:themeColor="text1"/>
        </w:rPr>
        <w:t>)</w:t>
      </w:r>
      <w:r w:rsidR="00C661B6">
        <w:rPr>
          <w:rFonts w:cs="David"/>
          <w:color w:val="000000" w:themeColor="text1"/>
        </w:rPr>
        <w:t>.</w:t>
      </w:r>
    </w:p>
    <w:p w14:paraId="5408DF6B" w14:textId="77777777" w:rsidR="00AA6B28" w:rsidRPr="00C43610" w:rsidRDefault="00AA6B28" w:rsidP="00C43610">
      <w:pPr>
        <w:ind w:right="-2" w:firstLine="576"/>
        <w:rPr>
          <w:rFonts w:cs="David"/>
        </w:rPr>
      </w:pPr>
    </w:p>
    <w:p w14:paraId="5018318F" w14:textId="15862092" w:rsidR="009304A6" w:rsidRPr="001C3C14" w:rsidRDefault="009304A6" w:rsidP="00E87BA7">
      <w:pPr>
        <w:pStyle w:val="Heading2"/>
        <w:rPr>
          <w:rFonts w:cs="David"/>
        </w:rPr>
      </w:pPr>
      <w:bookmarkStart w:id="220" w:name="_Toc14991904"/>
      <w:r>
        <w:t>Obtained solutions</w:t>
      </w:r>
      <w:bookmarkEnd w:id="220"/>
    </w:p>
    <w:bookmarkEnd w:id="214"/>
    <w:bookmarkEnd w:id="215"/>
    <w:p w14:paraId="4258B5B4" w14:textId="15E1D3DC" w:rsidR="00F217B0" w:rsidRDefault="00163884" w:rsidP="00273E5F">
      <w:pPr>
        <w:autoSpaceDE w:val="0"/>
        <w:autoSpaceDN w:val="0"/>
        <w:adjustRightInd w:val="0"/>
        <w:rPr>
          <w:rFonts w:cs="David"/>
          <w:color w:val="000000" w:themeColor="text1"/>
        </w:rPr>
      </w:pPr>
      <w:r>
        <w:rPr>
          <w:rFonts w:cs="David"/>
          <w:noProof/>
          <w:color w:val="000000" w:themeColor="text1"/>
        </w:rPr>
        <mc:AlternateContent>
          <mc:Choice Requires="wpg">
            <w:drawing>
              <wp:anchor distT="0" distB="0" distL="114300" distR="114300" simplePos="0" relativeHeight="251664384" behindDoc="0" locked="0" layoutInCell="1" allowOverlap="1" wp14:anchorId="172F3A85" wp14:editId="4822B1BE">
                <wp:simplePos x="0" y="0"/>
                <wp:positionH relativeFrom="column">
                  <wp:posOffset>3044825</wp:posOffset>
                </wp:positionH>
                <wp:positionV relativeFrom="paragraph">
                  <wp:posOffset>781685</wp:posOffset>
                </wp:positionV>
                <wp:extent cx="3051810" cy="3175000"/>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3051810" cy="3175000"/>
                          <a:chOff x="102419" y="95249"/>
                          <a:chExt cx="3053497" cy="3175442"/>
                        </a:xfrm>
                      </wpg:grpSpPr>
                      <pic:pic xmlns:pic="http://schemas.openxmlformats.org/drawingml/2006/picture">
                        <pic:nvPicPr>
                          <pic:cNvPr id="5" name="Picture 5"/>
                          <pic:cNvPicPr>
                            <a:picLocks noChangeAspect="1"/>
                          </pic:cNvPicPr>
                        </pic:nvPicPr>
                        <pic:blipFill rotWithShape="1">
                          <a:blip r:embed="rId19" cstate="print">
                            <a:extLst>
                              <a:ext uri="{28A0092B-C50C-407E-A947-70E740481C1C}">
                                <a14:useLocalDpi xmlns:a14="http://schemas.microsoft.com/office/drawing/2010/main" val="0"/>
                              </a:ext>
                            </a:extLst>
                          </a:blip>
                          <a:srcRect t="1641" r="5232" b="3394"/>
                          <a:stretch/>
                        </pic:blipFill>
                        <pic:spPr>
                          <a:xfrm>
                            <a:off x="102419" y="95249"/>
                            <a:ext cx="2988644" cy="2499234"/>
                          </a:xfrm>
                          <a:prstGeom prst="rect">
                            <a:avLst/>
                          </a:prstGeom>
                        </pic:spPr>
                      </pic:pic>
                      <wps:wsp>
                        <wps:cNvPr id="21" name="Text Box 21"/>
                        <wps:cNvSpPr txBox="1"/>
                        <wps:spPr>
                          <a:xfrm>
                            <a:off x="407103" y="2661007"/>
                            <a:ext cx="2748813" cy="609684"/>
                          </a:xfrm>
                          <a:prstGeom prst="rect">
                            <a:avLst/>
                          </a:prstGeom>
                          <a:solidFill>
                            <a:prstClr val="white"/>
                          </a:solidFill>
                          <a:ln>
                            <a:noFill/>
                          </a:ln>
                        </wps:spPr>
                        <wps:txbx>
                          <w:txbxContent>
                            <w:p w14:paraId="5F130056" w14:textId="4E51A2CA" w:rsidR="0044442C" w:rsidRPr="004F2CFC" w:rsidRDefault="0044442C" w:rsidP="004F2CFC">
                              <w:pPr>
                                <w:pStyle w:val="Caption"/>
                                <w:spacing w:line="276" w:lineRule="auto"/>
                                <w:rPr>
                                  <w:rFonts w:ascii="David" w:hAnsi="David" w:cs="David"/>
                                  <w:i w:val="0"/>
                                  <w:iCs w:val="0"/>
                                  <w:noProof/>
                                  <w:color w:val="000000" w:themeColor="text1"/>
                                  <w:sz w:val="20"/>
                                  <w:szCs w:val="20"/>
                                </w:rPr>
                              </w:pPr>
                              <w:bookmarkStart w:id="221"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221"/>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2F3A85" id="Group 22" o:spid="_x0000_s1035" style="position:absolute;left:0;text-align:left;margin-left:239.75pt;margin-top:61.55pt;width:240.3pt;height:250pt;z-index:251664384;mso-width-relative:margin;mso-height-relative:margin" coordorigin="1024,952" coordsize="30534,317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">
                <v:shape id="Picture 5" o:spid="_x0000_s1036" type="#_x0000_t75" style="position:absolute;left:1024;top:952;width:29886;height:249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">
                  <v:imagedata r:id="rId20" o:title="" croptop="1075f" cropbottom="2224f" cropright="3429f"/>
                </v:shape>
                <v:shape id="Text Box 21" o:spid="_x0000_s1037" type="#_x0000_t202" style="position:absolute;left:4071;top:26610;width:27488;height:6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" stroked="f">
                  <v:textbox inset="0,0,0,0">
                    <w:txbxContent>
                      <w:p w14:paraId="5F130056" w14:textId="4E51A2CA" w:rsidR="0044442C" w:rsidRPr="004F2CFC" w:rsidRDefault="0044442C" w:rsidP="004F2CFC">
                        <w:pPr>
                          <w:pStyle w:val="Caption"/>
                          <w:spacing w:line="276" w:lineRule="auto"/>
                          <w:rPr>
                            <w:rFonts w:ascii="David" w:hAnsi="David" w:cs="David"/>
                            <w:i w:val="0"/>
                            <w:iCs w:val="0"/>
                            <w:noProof/>
                            <w:color w:val="000000" w:themeColor="text1"/>
                            <w:sz w:val="20"/>
                            <w:szCs w:val="20"/>
                          </w:rPr>
                        </w:pPr>
                        <w:bookmarkStart w:id="222"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222"/>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961140">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 </w:t>
      </w:r>
      <w:r w:rsidR="00A47983" w:rsidRPr="002F768E">
        <w:rPr>
          <w:rFonts w:cs="David"/>
          <w:color w:val="000000" w:themeColor="text1"/>
        </w:rPr>
        <w:fldChar w:fldCharType="begin"/>
      </w:r>
      <w:r w:rsidR="00A47983" w:rsidRPr="002F768E">
        <w:rPr>
          <w:rFonts w:cs="David"/>
          <w:color w:val="000000" w:themeColor="text1"/>
        </w:rPr>
        <w:instrText xml:space="preserve"> REF figure_3 \h  \* MERGEFORMAT </w:instrText>
      </w:r>
      <w:r w:rsidR="00A47983" w:rsidRPr="002F768E">
        <w:rPr>
          <w:rFonts w:cs="David"/>
          <w:color w:val="000000" w:themeColor="text1"/>
        </w:rPr>
      </w:r>
      <w:r w:rsidR="00A47983" w:rsidRPr="002F768E">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noProof/>
          <w:color w:val="000000" w:themeColor="text1"/>
        </w:rPr>
        <w:t>3</w:t>
      </w:r>
      <w:r w:rsidR="0056587D" w:rsidRPr="0056587D">
        <w:rPr>
          <w:rFonts w:cs="David" w:hint="cs"/>
          <w:i/>
          <w:iCs/>
          <w:color w:val="000000" w:themeColor="text1"/>
          <w:sz w:val="20"/>
          <w:szCs w:val="20"/>
        </w:rPr>
        <w:t xml:space="preserve"> </w:t>
      </w:r>
      <w:r w:rsidR="00A47983" w:rsidRPr="002F768E">
        <w:rPr>
          <w:rFonts w:cs="David"/>
          <w:color w:val="000000" w:themeColor="text1"/>
        </w:rPr>
        <w:fldChar w:fldCharType="end"/>
      </w:r>
      <w:r w:rsidR="00A87C07" w:rsidRPr="002F768E">
        <w:rPr>
          <w:rFonts w:cs="David"/>
          <w:color w:val="000000" w:themeColor="text1"/>
        </w:rPr>
        <w:t xml:space="preserve">illustrates </w:t>
      </w:r>
      <w:r w:rsidR="002A3AF7" w:rsidRPr="002F768E">
        <w:rPr>
          <w:rFonts w:cs="David"/>
          <w:color w:val="000000" w:themeColor="text1"/>
        </w:rPr>
        <w:t xml:space="preserve">the </w:t>
      </w:r>
      <w:r w:rsidR="00607214" w:rsidRPr="002F768E">
        <w:rPr>
          <w:rFonts w:cs="David"/>
          <w:color w:val="000000" w:themeColor="text1"/>
        </w:rPr>
        <w:t xml:space="preserve">Pareto </w:t>
      </w:r>
      <w:r w:rsidR="002A3AF7" w:rsidRPr="002F768E">
        <w:rPr>
          <w:rFonts w:cs="David"/>
          <w:color w:val="000000" w:themeColor="text1"/>
        </w:rPr>
        <w:t xml:space="preserve">frontier </w:t>
      </w:r>
      <w:r w:rsidR="00307288" w:rsidRPr="002F768E">
        <w:rPr>
          <w:rFonts w:cs="David"/>
          <w:color w:val="000000" w:themeColor="text1"/>
        </w:rPr>
        <w:t>received by two optimization runs, using</w:t>
      </w:r>
      <w:r w:rsidR="005B04EF" w:rsidRPr="002F768E">
        <w:rPr>
          <w:rFonts w:cs="David"/>
          <w:color w:val="000000" w:themeColor="text1"/>
        </w:rPr>
        <w:t xml:space="preserve"> the number of </w:t>
      </w:r>
      <w:r w:rsidRPr="002F768E">
        <w:rPr>
          <w:rFonts w:cs="David"/>
          <w:color w:val="000000" w:themeColor="text1"/>
        </w:rPr>
        <w:t>sensors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hint="cs"/>
                <w:color w:val="000000" w:themeColor="text1"/>
              </w:rPr>
              <m:t>#r</m:t>
            </m:r>
          </m:sub>
        </m:sSub>
      </m:oMath>
      <w:r w:rsidR="003565EC" w:rsidRPr="002F768E">
        <w:rPr>
          <w:rFonts w:cs="David"/>
          <w:color w:val="000000" w:themeColor="text1"/>
        </w:rPr>
        <w:t xml:space="preserve">) </w:t>
      </w:r>
      <w:r w:rsidR="005B04EF" w:rsidRPr="002F768E">
        <w:rPr>
          <w:rFonts w:cs="David"/>
          <w:color w:val="000000" w:themeColor="text1"/>
        </w:rPr>
        <w:t xml:space="preserve">as the first objective </w:t>
      </w:r>
      <w:r w:rsidR="00CA1C94" w:rsidRPr="002F768E">
        <w:rPr>
          <w:rFonts w:cs="David"/>
          <w:color w:val="000000" w:themeColor="text1"/>
        </w:rPr>
        <w:t>(</w:t>
      </w:r>
      <w:r w:rsidR="0019688C" w:rsidRPr="002F768E">
        <w:rPr>
          <w:rFonts w:cs="David"/>
          <w:color w:val="000000" w:themeColor="text1"/>
        </w:rPr>
        <w:t xml:space="preserve">Eq. </w:t>
      </w:r>
      <w:r w:rsidR="00915EB0" w:rsidRPr="002F768E">
        <w:rPr>
          <w:rFonts w:cs="David"/>
          <w:color w:val="000000" w:themeColor="text1"/>
        </w:rPr>
        <w:fldChar w:fldCharType="begin"/>
      </w:r>
      <w:r w:rsidR="00915EB0" w:rsidRPr="002F768E">
        <w:rPr>
          <w:rFonts w:cs="David"/>
          <w:color w:val="000000" w:themeColor="text1"/>
        </w:rPr>
        <w:instrText xml:space="preserve"> REF equation_5 \h </w:instrText>
      </w:r>
      <w:r w:rsidR="00E87BA7" w:rsidRPr="002F768E">
        <w:rPr>
          <w:rFonts w:cs="David"/>
          <w:color w:val="000000" w:themeColor="text1"/>
        </w:rPr>
        <w:instrText xml:space="preserve"> \* MERGEFORMAT </w:instrText>
      </w:r>
      <w:r w:rsidR="00915EB0" w:rsidRPr="002F768E">
        <w:rPr>
          <w:rFonts w:cs="David"/>
          <w:color w:val="000000" w:themeColor="text1"/>
        </w:rPr>
      </w:r>
      <w:r w:rsidR="00915EB0" w:rsidRPr="002F768E">
        <w:rPr>
          <w:rFonts w:cs="David"/>
          <w:color w:val="000000" w:themeColor="text1"/>
        </w:rPr>
        <w:fldChar w:fldCharType="separate"/>
      </w:r>
      <w:r w:rsidR="0056587D" w:rsidRPr="0056587D">
        <w:rPr>
          <w:rFonts w:cs="David"/>
          <w:noProof/>
          <w:color w:val="000000" w:themeColor="text1"/>
        </w:rPr>
        <w:t>6</w:t>
      </w:r>
      <w:r w:rsidR="00915EB0" w:rsidRPr="002F768E">
        <w:rPr>
          <w:rFonts w:cs="David"/>
          <w:color w:val="000000" w:themeColor="text1"/>
        </w:rPr>
        <w:fldChar w:fldCharType="end"/>
      </w:r>
      <w:r w:rsidR="00CA1C94" w:rsidRPr="002F768E">
        <w:rPr>
          <w:rFonts w:cs="David"/>
          <w:color w:val="000000" w:themeColor="text1"/>
        </w:rPr>
        <w:t xml:space="preserve">) </w:t>
      </w:r>
      <w:r w:rsidR="005B04EF" w:rsidRPr="002F768E">
        <w:rPr>
          <w:rFonts w:cs="David"/>
          <w:color w:val="000000" w:themeColor="text1"/>
        </w:rPr>
        <w:t xml:space="preserve">and </w:t>
      </w:r>
      <w:r w:rsidR="00307288" w:rsidRPr="002F768E">
        <w:rPr>
          <w:rFonts w:cs="David"/>
          <w:color w:val="000000" w:themeColor="text1"/>
        </w:rPr>
        <w:t xml:space="preserve">average minimal </w:t>
      </w:r>
      <w:r w:rsidR="00BD5308" w:rsidRPr="002F768E">
        <w:rPr>
          <w:rFonts w:cs="David"/>
          <w:color w:val="000000" w:themeColor="text1"/>
        </w:rPr>
        <w:t xml:space="preserve">PED values </w:t>
      </w:r>
      <w:r w:rsidR="003565EC" w:rsidRPr="002F768E">
        <w:rPr>
          <w:rFonts w:cs="David"/>
          <w:color w:val="000000" w:themeColor="text1"/>
        </w:rPr>
        <w:t>(</w:t>
      </w:r>
      <w:bookmarkStart w:id="223" w:name="OLE_LINK48"/>
      <w:bookmarkStart w:id="224" w:name="OLE_LINK49"/>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bookmarkEnd w:id="223"/>
      <w:bookmarkEnd w:id="224"/>
      <w:r w:rsidR="003565EC" w:rsidRPr="002F768E">
        <w:rPr>
          <w:rFonts w:cs="David"/>
          <w:color w:val="000000" w:themeColor="text1"/>
        </w:rPr>
        <w:t xml:space="preserve">) </w:t>
      </w:r>
      <w:r w:rsidR="005B04EF" w:rsidRPr="002F768E">
        <w:rPr>
          <w:rFonts w:cs="David"/>
          <w:color w:val="000000" w:themeColor="text1"/>
        </w:rPr>
        <w:t>or</w:t>
      </w:r>
      <w:r w:rsidR="00BD5308" w:rsidRPr="002F768E">
        <w:rPr>
          <w:rFonts w:cs="David"/>
          <w:color w:val="000000" w:themeColor="text1"/>
        </w:rPr>
        <w:t xml:space="preserve"> the </w:t>
      </w:r>
      <w:r w:rsidR="00214EA9" w:rsidRPr="002F768E">
        <w:rPr>
          <w:rFonts w:cs="David"/>
          <w:color w:val="000000" w:themeColor="text1"/>
        </w:rPr>
        <w:t>25</w:t>
      </w:r>
      <w:r w:rsidR="00BD5308" w:rsidRPr="002F768E">
        <w:rPr>
          <w:rFonts w:cs="David"/>
          <w:color w:val="000000" w:themeColor="text1"/>
          <w:vertAlign w:val="superscript"/>
        </w:rPr>
        <w:t>th</w:t>
      </w:r>
      <w:r w:rsidR="00BD5308" w:rsidRPr="002F768E">
        <w:rPr>
          <w:rFonts w:cs="David"/>
          <w:color w:val="000000" w:themeColor="text1"/>
        </w:rPr>
        <w:t xml:space="preserve"> percentile of all PED values</w:t>
      </w:r>
      <w:r w:rsidR="005B04EF" w:rsidRPr="002F768E">
        <w:rPr>
          <w:rFonts w:cs="David"/>
          <w:color w:val="000000" w:themeColor="text1"/>
        </w:rPr>
        <w:t xml:space="preserve"> </w:t>
      </w:r>
      <w:r w:rsidR="003565EC" w:rsidRPr="002F768E">
        <w:rPr>
          <w:rFonts w:cs="David"/>
          <w:color w:val="000000" w:themeColor="text1"/>
        </w:rPr>
        <w:t>(</w:t>
      </w:r>
      <w:bookmarkStart w:id="225" w:name="OLE_LINK50"/>
      <w:bookmarkStart w:id="226" w:name="OLE_LINK51"/>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bookmarkEnd w:id="225"/>
      <w:bookmarkEnd w:id="226"/>
      <w:r w:rsidR="003565EC" w:rsidRPr="002F768E">
        <w:rPr>
          <w:rFonts w:cs="David"/>
          <w:color w:val="000000" w:themeColor="text1"/>
        </w:rPr>
        <w:t xml:space="preserve">) </w:t>
      </w:r>
      <w:r w:rsidR="005B04EF" w:rsidRPr="002F768E">
        <w:rPr>
          <w:rFonts w:cs="David"/>
          <w:color w:val="000000" w:themeColor="text1"/>
        </w:rPr>
        <w:t>as the second objective</w:t>
      </w:r>
      <w:r w:rsidR="002A3AF7" w:rsidRPr="002F768E">
        <w:rPr>
          <w:rFonts w:cs="David"/>
          <w:color w:val="000000" w:themeColor="text1"/>
        </w:rPr>
        <w:t xml:space="preserve"> </w:t>
      </w:r>
      <w:r w:rsidR="00C2710A" w:rsidRPr="002F768E">
        <w:rPr>
          <w:rFonts w:cs="David"/>
          <w:color w:val="000000" w:themeColor="text1"/>
        </w:rPr>
        <w:t>(Eq.</w:t>
      </w:r>
      <w:r w:rsidR="00F030D2" w:rsidRPr="002F768E">
        <w:rPr>
          <w:rFonts w:cs="David"/>
          <w:color w:val="000000" w:themeColor="text1"/>
        </w:rPr>
        <w:fldChar w:fldCharType="begin"/>
      </w:r>
      <w:r w:rsidR="00F030D2" w:rsidRPr="002F768E">
        <w:rPr>
          <w:rFonts w:cs="David"/>
          <w:color w:val="000000" w:themeColor="text1"/>
        </w:rPr>
        <w:instrText xml:space="preserve"> REF equation_6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6587D" w:rsidRPr="0056587D">
        <w:rPr>
          <w:rFonts w:cs="David"/>
          <w:noProof/>
          <w:color w:val="000000" w:themeColor="text1"/>
        </w:rPr>
        <w:t>7</w:t>
      </w:r>
      <w:r w:rsidR="00F030D2" w:rsidRPr="002F768E">
        <w:rPr>
          <w:rFonts w:cs="David"/>
          <w:color w:val="000000" w:themeColor="text1"/>
        </w:rPr>
        <w:fldChar w:fldCharType="end"/>
      </w:r>
      <w:r w:rsidR="00C2710A" w:rsidRPr="002F768E">
        <w:rPr>
          <w:rFonts w:cs="David"/>
          <w:color w:val="000000" w:themeColor="text1"/>
        </w:rPr>
        <w:t xml:space="preserve"> and Eq.</w:t>
      </w:r>
      <w:r w:rsidR="00F030D2" w:rsidRPr="002F768E">
        <w:rPr>
          <w:rFonts w:cs="David"/>
          <w:color w:val="000000" w:themeColor="text1"/>
        </w:rPr>
        <w:fldChar w:fldCharType="begin"/>
      </w:r>
      <w:r w:rsidR="00F030D2" w:rsidRPr="002F768E">
        <w:rPr>
          <w:rFonts w:cs="David"/>
          <w:color w:val="000000" w:themeColor="text1"/>
        </w:rPr>
        <w:instrText xml:space="preserve"> REF equation_7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6587D" w:rsidRPr="0056587D">
        <w:rPr>
          <w:rFonts w:cs="David"/>
          <w:noProof/>
          <w:color w:val="000000" w:themeColor="text1"/>
        </w:rPr>
        <w:t>8</w:t>
      </w:r>
      <w:r w:rsidR="00F030D2" w:rsidRPr="002F768E">
        <w:rPr>
          <w:rFonts w:cs="David"/>
          <w:color w:val="000000" w:themeColor="text1"/>
        </w:rPr>
        <w:fldChar w:fldCharType="end"/>
      </w:r>
      <w:r w:rsidR="00C2710A" w:rsidRPr="002F768E">
        <w:rPr>
          <w:rFonts w:cs="David"/>
          <w:color w:val="000000" w:themeColor="text1"/>
        </w:rPr>
        <w:t xml:space="preserve">, respectively). </w:t>
      </w:r>
      <w:ins w:id="227" w:author="Idit Balachsan" w:date="2019-07-30T10:28:00Z">
        <w:r w:rsidR="002F20DD">
          <w:rPr>
            <w:rFonts w:cs="David"/>
            <w:color w:val="000000" w:themeColor="text1"/>
          </w:rPr>
          <w:t xml:space="preserve">The ultimate optimal solution in </w:t>
        </w:r>
        <w:r w:rsidR="002F20DD" w:rsidRPr="00A674D0">
          <w:rPr>
            <w:rFonts w:cs="David"/>
            <w:color w:val="000000" w:themeColor="text1"/>
          </w:rPr>
          <w:t>Fig</w:t>
        </w:r>
        <w:r w:rsidR="002F20DD">
          <w:rPr>
            <w:rFonts w:cs="David"/>
            <w:color w:val="000000" w:themeColor="text1"/>
          </w:rPr>
          <w:t>.</w:t>
        </w:r>
        <w:r w:rsidR="002F20DD" w:rsidRPr="00A674D0">
          <w:rPr>
            <w:rFonts w:cs="David"/>
            <w:color w:val="000000" w:themeColor="text1"/>
          </w:rPr>
          <w:t xml:space="preserve"> </w:t>
        </w:r>
        <w:r w:rsidR="002F20DD" w:rsidRPr="00A674D0">
          <w:rPr>
            <w:rFonts w:cs="David"/>
            <w:noProof/>
            <w:color w:val="000000" w:themeColor="text1"/>
          </w:rPr>
          <w:t>3</w:t>
        </w:r>
        <w:r w:rsidR="002F20DD">
          <w:rPr>
            <w:rFonts w:cs="David"/>
            <w:noProof/>
            <w:color w:val="000000" w:themeColor="text1"/>
          </w:rPr>
          <w:t xml:space="preserve"> </w:t>
        </w:r>
        <w:r w:rsidR="002F20DD">
          <w:rPr>
            <w:rFonts w:cs="David"/>
            <w:color w:val="000000" w:themeColor="text1"/>
          </w:rPr>
          <w:t xml:space="preserve">would be the most upper left corner of the graph, which represents zero cost and highest PED. However, as this goal </w:t>
        </w:r>
      </w:ins>
      <w:ins w:id="228" w:author="Idit Balachsan" w:date="2019-07-30T10:29:00Z">
        <w:r w:rsidR="00C57E0E">
          <w:rPr>
            <w:rFonts w:cs="David"/>
            <w:color w:val="000000" w:themeColor="text1"/>
          </w:rPr>
          <w:t>cannot</w:t>
        </w:r>
      </w:ins>
      <w:ins w:id="229" w:author="Idit Balachsan" w:date="2019-07-30T10:28:00Z">
        <w:r w:rsidR="002F20DD">
          <w:rPr>
            <w:rFonts w:cs="David"/>
            <w:color w:val="000000" w:themeColor="text1"/>
          </w:rPr>
          <w:t xml:space="preserve"> be achieved due to the </w:t>
        </w:r>
      </w:ins>
      <w:ins w:id="230" w:author="Idit Balachsan" w:date="2019-07-30T10:29:00Z">
        <w:r w:rsidR="00C57E0E">
          <w:rPr>
            <w:rFonts w:cs="David"/>
            <w:color w:val="000000" w:themeColor="text1"/>
          </w:rPr>
          <w:t>constraints</w:t>
        </w:r>
      </w:ins>
      <w:ins w:id="231" w:author="Idit Balachsan" w:date="2019-07-30T10:28:00Z">
        <w:r w:rsidR="002F20DD">
          <w:rPr>
            <w:rFonts w:cs="David"/>
            <w:color w:val="000000" w:themeColor="text1"/>
          </w:rPr>
          <w:t xml:space="preserve"> of the problem, e</w:t>
        </w:r>
        <w:r w:rsidR="002F20DD" w:rsidRPr="002F768E">
          <w:rPr>
            <w:rFonts w:cs="David"/>
            <w:color w:val="000000" w:themeColor="text1"/>
          </w:rPr>
          <w:t xml:space="preserve">ach </w:t>
        </w:r>
      </w:ins>
      <w:del w:id="232" w:author="Idit Balachsan" w:date="2019-07-30T10:29:00Z">
        <w:r w:rsidR="007B547B" w:rsidRPr="002F768E" w:rsidDel="00C57E0E">
          <w:rPr>
            <w:rFonts w:cs="David"/>
            <w:color w:val="000000" w:themeColor="text1"/>
          </w:rPr>
          <w:delText xml:space="preserve">Each </w:delText>
        </w:r>
      </w:del>
      <w:r w:rsidR="007B547B" w:rsidRPr="002F768E">
        <w:rPr>
          <w:rFonts w:cs="David"/>
          <w:color w:val="000000" w:themeColor="text1"/>
        </w:rPr>
        <w:t xml:space="preserve">dot </w:t>
      </w:r>
      <w:r w:rsidR="00C661B6" w:rsidRPr="002F768E">
        <w:rPr>
          <w:rFonts w:cs="David"/>
          <w:color w:val="000000" w:themeColor="text1"/>
        </w:rPr>
        <w:t>in Fig.</w:t>
      </w:r>
      <w:ins w:id="233" w:author="Idit Balachsan" w:date="2019-07-30T10:30:00Z">
        <w:r w:rsidR="00C57E0E">
          <w:rPr>
            <w:rFonts w:cs="David"/>
            <w:color w:val="000000" w:themeColor="text1"/>
          </w:rPr>
          <w:t xml:space="preserve"> </w:t>
        </w:r>
      </w:ins>
      <w:r w:rsidR="00C661B6" w:rsidRPr="002F768E">
        <w:rPr>
          <w:rFonts w:cs="David"/>
          <w:color w:val="000000" w:themeColor="text1"/>
        </w:rPr>
        <w:t xml:space="preserve">3 </w:t>
      </w:r>
      <w:r w:rsidR="007B547B" w:rsidRPr="002F768E">
        <w:rPr>
          <w:rFonts w:cs="David"/>
          <w:color w:val="000000" w:themeColor="text1"/>
        </w:rPr>
        <w:t xml:space="preserve">represents a non-dominated solution </w:t>
      </w:r>
      <w:r w:rsidR="007B547B">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_Ref14950498 \r \h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5.1.3</w:t>
      </w:r>
      <w:r w:rsidR="0021682C">
        <w:rPr>
          <w:rFonts w:cs="David"/>
          <w:color w:val="000000" w:themeColor="text1"/>
        </w:rPr>
        <w:fldChar w:fldCharType="end"/>
      </w:r>
      <w:r w:rsidR="007B547B">
        <w:rPr>
          <w:rFonts w:cs="David"/>
          <w:color w:val="000000" w:themeColor="text1"/>
        </w:rPr>
        <w:t>)</w:t>
      </w:r>
      <w:r w:rsidR="00FF0024">
        <w:rPr>
          <w:rFonts w:cs="David"/>
          <w:color w:val="000000" w:themeColor="text1"/>
        </w:rPr>
        <w:t>, i.e., an optimal solution for a given number of sensors.</w:t>
      </w:r>
      <w:r w:rsidR="007B547B">
        <w:rPr>
          <w:rFonts w:cs="David"/>
          <w:color w:val="000000" w:themeColor="text1"/>
        </w:rPr>
        <w:t xml:space="preserve"> The conflict between the cost of the network and its performance is reflected in the Pareto frontier - </w:t>
      </w:r>
      <w:r w:rsidR="00F217B0">
        <w:rPr>
          <w:rFonts w:cs="David"/>
          <w:color w:val="000000" w:themeColor="text1"/>
        </w:rPr>
        <w:t>h</w:t>
      </w:r>
      <w:r w:rsidR="00DA259E">
        <w:rPr>
          <w:rFonts w:cs="David"/>
          <w:color w:val="000000" w:themeColor="text1"/>
        </w:rPr>
        <w:t xml:space="preserve">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w:t>
      </w:r>
      <w:r w:rsidR="007B547B">
        <w:rPr>
          <w:rFonts w:cs="David"/>
          <w:color w:val="000000" w:themeColor="text1"/>
        </w:rPr>
        <w:t xml:space="preserve"> </w:t>
      </w:r>
    </w:p>
    <w:p w14:paraId="2B96CF69" w14:textId="368BC62B" w:rsidR="009F0781" w:rsidRPr="00202893" w:rsidRDefault="008406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7696" behindDoc="1" locked="0" layoutInCell="1" allowOverlap="1" wp14:anchorId="514AA6A2" wp14:editId="30819BEC">
                <wp:simplePos x="0" y="0"/>
                <wp:positionH relativeFrom="column">
                  <wp:posOffset>-53975</wp:posOffset>
                </wp:positionH>
                <wp:positionV relativeFrom="paragraph">
                  <wp:posOffset>1437005</wp:posOffset>
                </wp:positionV>
                <wp:extent cx="6151880" cy="3197225"/>
                <wp:effectExtent l="0" t="0" r="0" b="3175"/>
                <wp:wrapTight wrapText="bothSides">
                  <wp:wrapPolygon edited="0">
                    <wp:start x="0" y="0"/>
                    <wp:lineTo x="0" y="17331"/>
                    <wp:lineTo x="178" y="17846"/>
                    <wp:lineTo x="178" y="21536"/>
                    <wp:lineTo x="21538" y="21536"/>
                    <wp:lineTo x="21538" y="17417"/>
                    <wp:lineTo x="2144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6151880" cy="3197225"/>
                          <a:chOff x="-51969" y="-110622"/>
                          <a:chExt cx="6255989" cy="3347863"/>
                        </a:xfrm>
                      </wpg:grpSpPr>
                      <wpg:grpSp>
                        <wpg:cNvPr id="24" name="Group 24"/>
                        <wpg:cNvGrpSpPr/>
                        <wpg:grpSpPr>
                          <a:xfrm>
                            <a:off x="-51969" y="-110622"/>
                            <a:ext cx="6255989" cy="3347863"/>
                            <a:chOff x="-239670" y="-243210"/>
                            <a:chExt cx="6757441" cy="4089231"/>
                          </a:xfrm>
                        </wpg:grpSpPr>
                        <pic:pic xmlns:pic="http://schemas.openxmlformats.org/drawingml/2006/picture">
                          <pic:nvPicPr>
                            <pic:cNvPr id="8" name="Picture 8"/>
                            <pic:cNvPicPr>
                              <a:picLocks noChangeAspect="1"/>
                            </pic:cNvPicPr>
                          </pic:nvPicPr>
                          <pic:blipFill rotWithShape="1">
                            <a:blip r:embed="rId21" cstate="print">
                              <a:extLst>
                                <a:ext uri="{28A0092B-C50C-407E-A947-70E740481C1C}">
                                  <a14:useLocalDpi xmlns:a14="http://schemas.microsoft.com/office/drawing/2010/main" val="0"/>
                                </a:ext>
                              </a:extLst>
                            </a:blip>
                            <a:srcRect l="5304" t="2769" r="4378" b="2365"/>
                            <a:stretch/>
                          </pic:blipFill>
                          <pic:spPr bwMode="auto">
                            <a:xfrm>
                              <a:off x="-239670" y="-243210"/>
                              <a:ext cx="6702280" cy="3277962"/>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59225" y="3057033"/>
                              <a:ext cx="6676996" cy="788988"/>
                            </a:xfrm>
                            <a:prstGeom prst="rect">
                              <a:avLst/>
                            </a:prstGeom>
                            <a:solidFill>
                              <a:prstClr val="white"/>
                            </a:solidFill>
                            <a:ln>
                              <a:noFill/>
                            </a:ln>
                          </wps:spPr>
                          <wps:txbx>
                            <w:txbxContent>
                              <w:p w14:paraId="5D6F3A21" w14:textId="39C9D4CC" w:rsidR="0044442C" w:rsidRPr="001E387C" w:rsidRDefault="0044442C" w:rsidP="000B23EA">
                                <w:pPr>
                                  <w:pStyle w:val="Caption"/>
                                  <w:spacing w:line="276" w:lineRule="auto"/>
                                  <w:rPr>
                                    <w:rFonts w:ascii="David" w:hAnsi="David" w:cs="David"/>
                                    <w:i w:val="0"/>
                                    <w:iCs w:val="0"/>
                                    <w:noProof/>
                                    <w:color w:val="000000" w:themeColor="text1"/>
                                    <w:sz w:val="24"/>
                                    <w:szCs w:val="20"/>
                                  </w:rPr>
                                </w:pPr>
                                <w:bookmarkStart w:id="234"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234"/>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01674" y="40012"/>
                            <a:ext cx="262255" cy="262255"/>
                          </a:xfrm>
                          <a:prstGeom prst="rect">
                            <a:avLst/>
                          </a:prstGeom>
                          <a:noFill/>
                          <a:ln w="6350">
                            <a:noFill/>
                          </a:ln>
                        </wps:spPr>
                        <wps:txbx>
                          <w:txbxContent>
                            <w:p w14:paraId="33F8991B" w14:textId="0DA437A6" w:rsidR="0044442C" w:rsidRPr="002E70FE" w:rsidRDefault="0044442C">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228053" y="40012"/>
                            <a:ext cx="262255" cy="262255"/>
                          </a:xfrm>
                          <a:prstGeom prst="rect">
                            <a:avLst/>
                          </a:prstGeom>
                          <a:noFill/>
                          <a:ln w="6350">
                            <a:noFill/>
                          </a:ln>
                        </wps:spPr>
                        <wps:txbx>
                          <w:txbxContent>
                            <w:p w14:paraId="10A18B69" w14:textId="6B74CAC2" w:rsidR="0044442C" w:rsidRPr="002E70FE" w:rsidRDefault="0044442C"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4.25pt;margin-top:113.15pt;width:484.4pt;height:251.75pt;z-index:-251638784;mso-width-relative:margin;mso-height-relative:margin" coordorigin="-519,-1106" coordsize="62559,334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">
                <v:group id="Group 24" o:spid="_x0000_s1039" style="position:absolute;left:-519;top:-1106;width:62559;height:33478" coordorigin="-2396,-2432" coordsize="67574,40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2396;top:-2432;width:67022;height:32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">
                    <v:imagedata r:id="rId22" o:title="" croptop="1815f" cropbottom="1550f" cropleft="3476f" cropright="2869f"/>
                  </v:shape>
                  <v:shape id="Text Box 23" o:spid="_x0000_s1041" type="#_x0000_t202" style="position:absolute;left:-1592;top:30570;width:66769;height:7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39C9D4CC" w:rsidR="0044442C" w:rsidRPr="001E387C" w:rsidRDefault="0044442C" w:rsidP="000B23EA">
                          <w:pPr>
                            <w:pStyle w:val="Caption"/>
                            <w:spacing w:line="276" w:lineRule="auto"/>
                            <w:rPr>
                              <w:rFonts w:ascii="David" w:hAnsi="David" w:cs="David"/>
                              <w:i w:val="0"/>
                              <w:iCs w:val="0"/>
                              <w:noProof/>
                              <w:color w:val="000000" w:themeColor="text1"/>
                              <w:sz w:val="24"/>
                              <w:szCs w:val="20"/>
                            </w:rPr>
                          </w:pPr>
                          <w:bookmarkStart w:id="235"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235"/>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v:textbox>
                  </v:shape>
                </v:group>
                <v:shape id="Text Box 12" o:spid="_x0000_s1042" type="#_x0000_t202" style="position:absolute;left:22016;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33F8991B" w14:textId="0DA437A6" w:rsidR="0044442C" w:rsidRPr="002E70FE" w:rsidRDefault="0044442C">
                        <w:pPr>
                          <w:rPr>
                            <w:rFonts w:cs="David"/>
                            <w:color w:val="000000" w:themeColor="text1"/>
                          </w:rPr>
                        </w:pPr>
                        <w:r w:rsidRPr="002E70FE">
                          <w:rPr>
                            <w:rFonts w:cs="David"/>
                            <w:color w:val="000000" w:themeColor="text1"/>
                          </w:rPr>
                          <w:t>a</w:t>
                        </w:r>
                      </w:p>
                    </w:txbxContent>
                  </v:textbox>
                </v:shape>
                <v:shape id="Text Box 13" o:spid="_x0000_s1043" type="#_x0000_t202" style="position:absolute;left:52280;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14:paraId="10A18B69" w14:textId="6B74CAC2" w:rsidR="0044442C" w:rsidRPr="002E70FE" w:rsidRDefault="0044442C" w:rsidP="002E70FE">
                        <w:pPr>
                          <w:rPr>
                            <w:rFonts w:cs="David"/>
                            <w:color w:val="000000" w:themeColor="text1"/>
                          </w:rPr>
                        </w:pPr>
                        <w:r>
                          <w:rPr>
                            <w:rFonts w:cs="David"/>
                            <w:color w:val="000000" w:themeColor="text1"/>
                          </w:rPr>
                          <w:t>b</w:t>
                        </w:r>
                      </w:p>
                    </w:txbxContent>
                  </v:textbox>
                </v:shape>
                <w10:wrap type="tight"/>
              </v:group>
            </w:pict>
          </mc:Fallback>
        </mc:AlternateContent>
      </w:r>
      <w:r w:rsidR="00484684">
        <w:rPr>
          <w:rFonts w:cs="David"/>
          <w:color w:val="000000" w:themeColor="text1"/>
        </w:rPr>
        <w:t xml:space="preserve">For the above-mentioned obtained solutions, </w:t>
      </w:r>
      <w:r w:rsidR="00EC0BBB" w:rsidRPr="00EC0BBB">
        <w:rPr>
          <w:rFonts w:cs="David"/>
          <w:color w:val="000000" w:themeColor="text1"/>
        </w:rPr>
        <w:fldChar w:fldCharType="begin"/>
      </w:r>
      <w:r w:rsidR="00EC0BBB" w:rsidRPr="00EC0BBB">
        <w:rPr>
          <w:rFonts w:cs="David"/>
          <w:color w:val="000000" w:themeColor="text1"/>
        </w:rPr>
        <w:instrText xml:space="preserve"> REF figure_4 \h  \* MERGEFORMAT </w:instrText>
      </w:r>
      <w:r w:rsidR="00EC0BBB" w:rsidRPr="00EC0BBB">
        <w:rPr>
          <w:rFonts w:cs="David"/>
          <w:color w:val="000000" w:themeColor="text1"/>
        </w:rPr>
      </w:r>
      <w:r w:rsidR="00EC0BBB" w:rsidRPr="00EC0BBB">
        <w:rPr>
          <w:rFonts w:cs="David"/>
          <w:color w:val="000000" w:themeColor="text1"/>
        </w:rPr>
        <w:fldChar w:fldCharType="separate"/>
      </w:r>
      <w:r w:rsidR="0056587D" w:rsidRPr="0056587D">
        <w:rPr>
          <w:rFonts w:cs="David" w:hint="cs"/>
          <w:color w:val="000000" w:themeColor="text1"/>
        </w:rPr>
        <w:t>Fig</w:t>
      </w:r>
      <w:r w:rsidR="00BB0E5A">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56587D" w:rsidRPr="0056587D">
        <w:rPr>
          <w:rFonts w:cs="David" w:hint="cs"/>
          <w:noProof/>
          <w:color w:val="000000" w:themeColor="text1"/>
        </w:rPr>
        <w:t xml:space="preserve"> </w:t>
      </w:r>
      <w:r w:rsidR="00EC0BBB" w:rsidRPr="00EC0BBB">
        <w:rPr>
          <w:rFonts w:cs="David"/>
          <w:color w:val="000000" w:themeColor="text1"/>
        </w:rPr>
        <w:fldChar w:fldCharType="end"/>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B42C77">
        <w:rPr>
          <w:rFonts w:cs="David"/>
          <w:color w:val="000000" w:themeColor="text1"/>
        </w:rPr>
        <w:t>.</w:t>
      </w:r>
      <w:r w:rsidR="00D24E1C">
        <w:rPr>
          <w:rFonts w:cs="David"/>
          <w:color w:val="000000" w:themeColor="text1"/>
        </w:rPr>
        <w:t xml:space="preserve"> </w:t>
      </w:r>
      <w:r w:rsidR="00A85C01">
        <w:rPr>
          <w:rFonts w:cs="David"/>
          <w:color w:val="000000" w:themeColor="text1"/>
        </w:rPr>
        <w:t xml:space="preserve">Each </w:t>
      </w:r>
      <w:r w:rsidR="00A85C01" w:rsidRPr="002F768E">
        <w:rPr>
          <w:rFonts w:cs="David"/>
          <w:color w:val="000000" w:themeColor="text1"/>
        </w:rPr>
        <w:t>colored</w:t>
      </w:r>
      <w:r w:rsidR="00B42C77" w:rsidRPr="002F768E">
        <w:rPr>
          <w:rFonts w:cs="David"/>
          <w:color w:val="000000" w:themeColor="text1"/>
        </w:rPr>
        <w:t xml:space="preserve"> pixel on the </w:t>
      </w:r>
      <w:r w:rsidR="00B42C77" w:rsidRPr="002F768E">
        <w:rPr>
          <w:rFonts w:cs="David" w:hint="cs"/>
          <w:color w:val="000000" w:themeColor="text1"/>
        </w:rPr>
        <w:t xml:space="preserve">1000x1000 </w:t>
      </w:r>
      <w:r w:rsidR="00B42C77" w:rsidRPr="002F768E">
        <w:rPr>
          <w:rFonts w:cs="David"/>
          <w:color w:val="000000" w:themeColor="text1"/>
        </w:rPr>
        <w:t>m simulation</w:t>
      </w:r>
      <w:r w:rsidR="0080377F" w:rsidRPr="002F768E">
        <w:rPr>
          <w:rFonts w:cs="David"/>
          <w:color w:val="000000" w:themeColor="text1"/>
        </w:rPr>
        <w:t>-</w:t>
      </w:r>
      <w:r w:rsidR="00B42C77" w:rsidRPr="002F768E">
        <w:rPr>
          <w:rFonts w:cs="David"/>
          <w:color w:val="000000" w:themeColor="text1"/>
        </w:rPr>
        <w:t>map</w:t>
      </w:r>
      <w:r w:rsidR="00A85C01" w:rsidRPr="002F768E">
        <w:rPr>
          <w:rFonts w:cs="David"/>
          <w:color w:val="000000" w:themeColor="text1"/>
        </w:rPr>
        <w:t xml:space="preserve"> </w:t>
      </w:r>
      <w:r w:rsidR="00A85C01" w:rsidRPr="002F768E">
        <w:rPr>
          <w:rFonts w:cs="David"/>
          <w:color w:val="000000" w:themeColor="text1"/>
        </w:rPr>
        <w:lastRenderedPageBreak/>
        <w:t>represent</w:t>
      </w:r>
      <w:r w:rsidR="007130A6" w:rsidRPr="002F768E">
        <w:rPr>
          <w:rFonts w:cs="David"/>
          <w:color w:val="000000" w:themeColor="text1"/>
        </w:rPr>
        <w:t>s</w:t>
      </w:r>
      <w:r w:rsidR="00B42C77" w:rsidRPr="002F768E">
        <w:rPr>
          <w:rFonts w:cs="David"/>
          <w:color w:val="000000" w:themeColor="text1"/>
        </w:rPr>
        <w:t xml:space="preserve"> </w:t>
      </w:r>
      <w:r w:rsidR="008B37F5" w:rsidRPr="002F768E">
        <w:rPr>
          <w:rFonts w:cs="David"/>
          <w:color w:val="000000" w:themeColor="text1"/>
        </w:rPr>
        <w:t xml:space="preserve">the percentage of solutions </w:t>
      </w:r>
      <w:r w:rsidR="00C24457" w:rsidRPr="002F768E">
        <w:rPr>
          <w:rFonts w:cs="David"/>
          <w:color w:val="000000" w:themeColor="text1"/>
        </w:rPr>
        <w:t>a sensor was placed at that specific</w:t>
      </w:r>
      <w:r w:rsidR="008B37F5" w:rsidRPr="002F768E">
        <w:rPr>
          <w:rFonts w:cs="David"/>
          <w:color w:val="000000" w:themeColor="text1"/>
        </w:rPr>
        <w:t xml:space="preserve"> location</w:t>
      </w:r>
      <w:r w:rsidR="00D24E1C" w:rsidRPr="002F768E">
        <w:rPr>
          <w:rFonts w:cs="David"/>
          <w:color w:val="000000" w:themeColor="text1"/>
        </w:rPr>
        <w:t>.</w:t>
      </w:r>
      <w:r w:rsidR="002D0D93" w:rsidRPr="002F768E">
        <w:rPr>
          <w:rFonts w:cs="David"/>
          <w:color w:val="000000" w:themeColor="text1"/>
        </w:rPr>
        <w:t xml:space="preserve"> </w:t>
      </w:r>
      <w:r w:rsidR="009E5D54" w:rsidRPr="002F768E">
        <w:rPr>
          <w:rFonts w:cs="David"/>
          <w:color w:val="000000" w:themeColor="text1"/>
        </w:rPr>
        <w:t xml:space="preserve">It can be seen that the two objectives -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9E5D54" w:rsidRPr="002F768E">
        <w:rPr>
          <w:rFonts w:cs="David"/>
          <w:color w:val="000000" w:themeColor="text1"/>
        </w:rPr>
        <w:fldChar w:fldCharType="begin"/>
      </w:r>
      <w:r w:rsidR="009E5D54" w:rsidRPr="002F768E">
        <w:rPr>
          <w:rFonts w:cs="David"/>
          <w:color w:val="000000" w:themeColor="text1"/>
        </w:rPr>
        <w:instrText xml:space="preserve"> REF figure_4 \h  \* MERGEFORMAT </w:instrText>
      </w:r>
      <w:r w:rsidR="009E5D54" w:rsidRPr="002F768E">
        <w:rPr>
          <w:rFonts w:cs="David"/>
          <w:color w:val="000000" w:themeColor="text1"/>
        </w:rPr>
      </w:r>
      <w:r w:rsidR="009E5D54" w:rsidRPr="002F768E">
        <w:rPr>
          <w:rFonts w:cs="David"/>
          <w:color w:val="000000" w:themeColor="text1"/>
        </w:rPr>
        <w:fldChar w:fldCharType="separate"/>
      </w:r>
      <w:r w:rsidR="0056587D" w:rsidRPr="0056587D">
        <w:rPr>
          <w:rFonts w:cs="David" w:hint="cs"/>
          <w:color w:val="000000" w:themeColor="text1"/>
        </w:rPr>
        <w:t>Fig</w:t>
      </w:r>
      <w:r w:rsidR="004E525A">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9E5D54" w:rsidRPr="002F768E">
        <w:rPr>
          <w:rFonts w:cs="David"/>
          <w:color w:val="000000" w:themeColor="text1"/>
        </w:rPr>
        <w:fldChar w:fldCharType="end"/>
      </w:r>
      <w:r w:rsidR="002A082C">
        <w:rPr>
          <w:rFonts w:cs="David"/>
          <w:color w:val="000000" w:themeColor="text1"/>
        </w:rPr>
        <w:t>a</w:t>
      </w:r>
      <w:r w:rsidR="00545613" w:rsidRPr="002F768E">
        <w:rPr>
          <w:rFonts w:cs="David"/>
          <w:color w:val="000000" w:themeColor="text1"/>
        </w:rPr>
        <w:t xml:space="preserve">) </w:t>
      </w:r>
      <w:r w:rsidR="009E5D54" w:rsidRPr="002F768E">
        <w:rPr>
          <w:rFonts w:cs="David"/>
          <w:color w:val="000000" w:themeColor="text1"/>
        </w:rPr>
        <w:t>and</w:t>
      </w:r>
      <w:r w:rsidR="00545613" w:rsidRPr="002F768E">
        <w:rPr>
          <w:rFonts w:cs="David"/>
          <w:color w:val="000000" w:themeColor="text1"/>
        </w:rPr>
        <w:t xml:space="preserve"> </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9E5D54" w:rsidRPr="002F768E">
        <w:rPr>
          <w:rFonts w:cs="David"/>
          <w:color w:val="000000" w:themeColor="text1"/>
        </w:rPr>
        <w:fldChar w:fldCharType="begin"/>
      </w:r>
      <w:r w:rsidR="009E5D54" w:rsidRPr="002F768E">
        <w:rPr>
          <w:rFonts w:cs="David"/>
          <w:color w:val="000000" w:themeColor="text1"/>
        </w:rPr>
        <w:instrText xml:space="preserve"> REF figure_4 \h  \* MERGEFORMAT </w:instrText>
      </w:r>
      <w:r w:rsidR="009E5D54" w:rsidRPr="002F768E">
        <w:rPr>
          <w:rFonts w:cs="David"/>
          <w:color w:val="000000" w:themeColor="text1"/>
        </w:rPr>
      </w:r>
      <w:r w:rsidR="009E5D54" w:rsidRPr="002F768E">
        <w:rPr>
          <w:rFonts w:cs="David"/>
          <w:color w:val="000000" w:themeColor="text1"/>
        </w:rPr>
        <w:fldChar w:fldCharType="separate"/>
      </w:r>
      <w:r w:rsidR="0056587D" w:rsidRPr="0056587D">
        <w:rPr>
          <w:rFonts w:cs="David" w:hint="cs"/>
          <w:color w:val="000000" w:themeColor="text1"/>
        </w:rPr>
        <w:t>Fig</w:t>
      </w:r>
      <w:r w:rsidR="004E525A">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9E5D54" w:rsidRPr="002F768E">
        <w:rPr>
          <w:rFonts w:cs="David"/>
          <w:color w:val="000000" w:themeColor="text1"/>
        </w:rPr>
        <w:fldChar w:fldCharType="end"/>
      </w:r>
      <w:r w:rsidR="002A082C">
        <w:rPr>
          <w:rFonts w:cs="David"/>
          <w:color w:val="000000" w:themeColor="text1"/>
        </w:rPr>
        <w:t>b</w:t>
      </w:r>
      <w:r w:rsidR="00545613" w:rsidRPr="002F768E">
        <w:rPr>
          <w:rFonts w:cs="David"/>
          <w:color w:val="000000" w:themeColor="text1"/>
        </w:rPr>
        <w:t>)</w:t>
      </w:r>
      <w:r w:rsidR="009E5D54" w:rsidRPr="002F768E">
        <w:rPr>
          <w:rFonts w:cs="David"/>
          <w:color w:val="000000" w:themeColor="text1"/>
        </w:rPr>
        <w:t xml:space="preserve"> </w:t>
      </w:r>
      <w:r w:rsidR="00626C97" w:rsidRPr="002F768E">
        <w:rPr>
          <w:rFonts w:cs="David"/>
          <w:color w:val="000000" w:themeColor="text1"/>
        </w:rPr>
        <w:t xml:space="preserve">generate </w:t>
      </w:r>
      <w:r w:rsidR="009E5D54" w:rsidRPr="002F768E">
        <w:rPr>
          <w:rFonts w:cs="David"/>
          <w:color w:val="000000" w:themeColor="text1"/>
        </w:rPr>
        <w:t xml:space="preserve">quite </w:t>
      </w:r>
      <w:r w:rsidR="0080066D">
        <w:rPr>
          <w:rFonts w:cs="David"/>
          <w:color w:val="000000" w:themeColor="text1"/>
        </w:rPr>
        <w:t>similar</w:t>
      </w:r>
      <w:r w:rsidR="009E5D54">
        <w:rPr>
          <w:rFonts w:cs="David"/>
          <w:color w:val="000000" w:themeColor="text1"/>
        </w:rPr>
        <w:t xml:space="preserve"> preferable locations, though some </w:t>
      </w:r>
      <w:r w:rsidR="008608AE">
        <w:rPr>
          <w:rFonts w:cs="David"/>
          <w:color w:val="000000" w:themeColor="text1"/>
        </w:rPr>
        <w:t xml:space="preserve">differences are seen; in </w:t>
      </w:r>
      <w:r w:rsidR="008608AE" w:rsidRPr="00EC0BBB">
        <w:rPr>
          <w:rFonts w:cs="David"/>
          <w:color w:val="000000" w:themeColor="text1"/>
        </w:rPr>
        <w:fldChar w:fldCharType="begin"/>
      </w:r>
      <w:r w:rsidR="008608AE" w:rsidRPr="00EC0BBB">
        <w:rPr>
          <w:rFonts w:cs="David"/>
          <w:color w:val="000000" w:themeColor="text1"/>
        </w:rPr>
        <w:instrText xml:space="preserve"> REF figure_4 \h  \* MERGEFORMAT </w:instrText>
      </w:r>
      <w:r w:rsidR="008608AE" w:rsidRPr="00EC0BBB">
        <w:rPr>
          <w:rFonts w:cs="David"/>
          <w:color w:val="000000" w:themeColor="text1"/>
        </w:rPr>
      </w:r>
      <w:r w:rsidR="008608AE" w:rsidRPr="00EC0BBB">
        <w:rPr>
          <w:rFonts w:cs="David"/>
          <w:color w:val="000000" w:themeColor="text1"/>
        </w:rPr>
        <w:fldChar w:fldCharType="separate"/>
      </w:r>
      <w:r w:rsidR="0056587D" w:rsidRPr="0056587D">
        <w:rPr>
          <w:rFonts w:cs="David" w:hint="cs"/>
          <w:color w:val="000000" w:themeColor="text1"/>
        </w:rPr>
        <w:t>Fig</w:t>
      </w:r>
      <w:r w:rsidR="003702C6">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396A07">
        <w:rPr>
          <w:rFonts w:cs="David"/>
          <w:color w:val="000000" w:themeColor="text1"/>
        </w:rPr>
        <w:t>a</w:t>
      </w:r>
      <w:r w:rsidR="0056587D" w:rsidRPr="0056587D">
        <w:rPr>
          <w:rFonts w:cs="David" w:hint="cs"/>
          <w:noProof/>
          <w:color w:val="000000" w:themeColor="text1"/>
        </w:rPr>
        <w:t xml:space="preserve"> </w:t>
      </w:r>
      <w:r w:rsidR="008608AE" w:rsidRPr="00EC0BBB">
        <w:rPr>
          <w:rFonts w:cs="David"/>
          <w:color w:val="000000" w:themeColor="text1"/>
        </w:rPr>
        <w:fldChar w:fldCharType="end"/>
      </w:r>
      <w:r w:rsidR="004561D4">
        <w:rPr>
          <w:rFonts w:cs="David"/>
          <w:color w:val="000000" w:themeColor="text1"/>
        </w:rPr>
        <w:t xml:space="preserve">for example, the most preferable places (colored in dark blue) are between </w:t>
      </w:r>
      <w:r w:rsidR="00673AEA">
        <w:rPr>
          <w:rFonts w:cs="David"/>
          <w:color w:val="000000" w:themeColor="text1"/>
        </w:rPr>
        <w:t xml:space="preserve">sources </w:t>
      </w:r>
      <w:r w:rsidR="004561D4">
        <w:rPr>
          <w:rFonts w:cs="David"/>
          <w:color w:val="000000" w:themeColor="text1"/>
        </w:rPr>
        <w:t xml:space="preserve">and as close as possible to </w:t>
      </w:r>
      <w:r w:rsidR="00163114">
        <w:rPr>
          <w:rFonts w:cs="David"/>
          <w:color w:val="000000" w:themeColor="text1"/>
        </w:rPr>
        <w:t>a</w:t>
      </w:r>
      <w:r w:rsidR="00673AEA">
        <w:rPr>
          <w:rFonts w:cs="David"/>
          <w:color w:val="000000" w:themeColor="text1"/>
        </w:rPr>
        <w:t xml:space="preserve"> </w:t>
      </w:r>
      <w:r w:rsidR="004561D4">
        <w:rPr>
          <w:rFonts w:cs="David"/>
          <w:color w:val="000000" w:themeColor="text1"/>
        </w:rPr>
        <w:t xml:space="preserve">source. </w:t>
      </w:r>
      <w:r w:rsidR="00673AEA">
        <w:rPr>
          <w:rFonts w:cs="David"/>
          <w:color w:val="000000" w:themeColor="text1"/>
        </w:rPr>
        <w:t xml:space="preserve">In </w:t>
      </w:r>
      <w:r w:rsidR="00673AEA" w:rsidRPr="00EC0BBB">
        <w:rPr>
          <w:rFonts w:cs="David"/>
          <w:color w:val="000000" w:themeColor="text1"/>
        </w:rPr>
        <w:fldChar w:fldCharType="begin"/>
      </w:r>
      <w:r w:rsidR="00673AEA" w:rsidRPr="00EC0BBB">
        <w:rPr>
          <w:rFonts w:cs="David"/>
          <w:color w:val="000000" w:themeColor="text1"/>
        </w:rPr>
        <w:instrText xml:space="preserve"> REF figure_4 \h  \* MERGEFORMAT </w:instrText>
      </w:r>
      <w:r w:rsidR="00673AEA" w:rsidRPr="00EC0BBB">
        <w:rPr>
          <w:rFonts w:cs="David"/>
          <w:color w:val="000000" w:themeColor="text1"/>
        </w:rPr>
      </w:r>
      <w:r w:rsidR="00673AEA" w:rsidRPr="00EC0BBB">
        <w:rPr>
          <w:rFonts w:cs="David"/>
          <w:color w:val="000000" w:themeColor="text1"/>
        </w:rPr>
        <w:fldChar w:fldCharType="separate"/>
      </w:r>
      <w:r w:rsidR="0056587D" w:rsidRPr="0056587D">
        <w:rPr>
          <w:rFonts w:cs="David" w:hint="cs"/>
          <w:color w:val="000000" w:themeColor="text1"/>
        </w:rPr>
        <w:t>Fig</w:t>
      </w:r>
      <w:r w:rsidR="00410EC1">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396A07">
        <w:rPr>
          <w:rFonts w:cs="David"/>
          <w:color w:val="000000" w:themeColor="text1"/>
        </w:rPr>
        <w:t>b</w:t>
      </w:r>
      <w:r w:rsidR="0056587D" w:rsidRPr="0056587D">
        <w:rPr>
          <w:rFonts w:cs="David" w:hint="cs"/>
          <w:noProof/>
          <w:color w:val="000000" w:themeColor="text1"/>
        </w:rPr>
        <w:t xml:space="preserve"> </w:t>
      </w:r>
      <w:r w:rsidR="00673AEA" w:rsidRPr="00EC0BBB">
        <w:rPr>
          <w:rFonts w:cs="David"/>
          <w:color w:val="000000" w:themeColor="text1"/>
        </w:rPr>
        <w:fldChar w:fldCharType="end"/>
      </w:r>
      <w:r w:rsidR="00B95B31">
        <w:rPr>
          <w:rFonts w:cs="David"/>
          <w:color w:val="000000" w:themeColor="text1"/>
        </w:rPr>
        <w:t xml:space="preserve">on the other hand, </w:t>
      </w:r>
      <w:r w:rsidR="00033B7C">
        <w:rPr>
          <w:rFonts w:cs="David"/>
          <w:color w:val="000000" w:themeColor="text1"/>
        </w:rPr>
        <w:t>preferred locations are in between sources, but not necessarily as close as possible to them.</w:t>
      </w:r>
      <w:r w:rsidR="00452ED1">
        <w:rPr>
          <w:rFonts w:cs="David"/>
          <w:color w:val="000000" w:themeColor="text1"/>
        </w:rPr>
        <w:t xml:space="preserve"> </w:t>
      </w:r>
      <w:r w:rsidR="003542A4">
        <w:rPr>
          <w:rFonts w:cs="David"/>
          <w:color w:val="000000" w:themeColor="text1"/>
        </w:rPr>
        <w:t>These results are illustrated in order to show the process of finding a suitable objective function</w:t>
      </w:r>
      <w:r w:rsidR="00D54286">
        <w:rPr>
          <w:rFonts w:cs="David"/>
          <w:color w:val="000000" w:themeColor="text1"/>
        </w:rPr>
        <w:t xml:space="preserve">. An evaluation </w:t>
      </w:r>
      <w:r w:rsidR="00892736">
        <w:rPr>
          <w:rFonts w:cs="David"/>
          <w:color w:val="000000" w:themeColor="text1"/>
        </w:rPr>
        <w:t xml:space="preserve">process of these solutions is further needed in order to </w:t>
      </w:r>
      <w:r w:rsidR="0067019C">
        <w:rPr>
          <w:rFonts w:cs="David"/>
          <w:color w:val="000000" w:themeColor="text1"/>
        </w:rPr>
        <w:t>determine which set of solutions performs better in measuring pollutant concentrations</w:t>
      </w:r>
      <w:r w:rsidR="0021771A">
        <w:rPr>
          <w:rFonts w:cs="David"/>
          <w:color w:val="000000" w:themeColor="text1"/>
        </w:rPr>
        <w:t xml:space="preserve"> and detecting </w:t>
      </w:r>
      <w:r w:rsidR="004A2FCF">
        <w:rPr>
          <w:rFonts w:cs="David"/>
          <w:color w:val="000000" w:themeColor="text1"/>
        </w:rPr>
        <w:t xml:space="preserve">changes in </w:t>
      </w:r>
      <w:r w:rsidR="004A2FCF">
        <w:t>emissions</w:t>
      </w:r>
      <w:r w:rsidR="00163114">
        <w:t xml:space="preserve">. </w:t>
      </w:r>
      <w:bookmarkStart w:id="236" w:name="figure_6"/>
    </w:p>
    <w:p w14:paraId="15F44CD1" w14:textId="51EFEC7B" w:rsidR="009F0781" w:rsidRDefault="00B00E64">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1552" behindDoc="1" locked="0" layoutInCell="1" allowOverlap="1" wp14:anchorId="233AE0DE" wp14:editId="1052CD11">
                <wp:simplePos x="0" y="0"/>
                <wp:positionH relativeFrom="column">
                  <wp:posOffset>2779655</wp:posOffset>
                </wp:positionH>
                <wp:positionV relativeFrom="paragraph">
                  <wp:posOffset>591914</wp:posOffset>
                </wp:positionV>
                <wp:extent cx="3373120" cy="3223541"/>
                <wp:effectExtent l="0" t="0" r="5080" b="2540"/>
                <wp:wrapTight wrapText="bothSides">
                  <wp:wrapPolygon edited="0">
                    <wp:start x="0" y="0"/>
                    <wp:lineTo x="0" y="17702"/>
                    <wp:lineTo x="732" y="17702"/>
                    <wp:lineTo x="732" y="21532"/>
                    <wp:lineTo x="21551" y="21532"/>
                    <wp:lineTo x="21551" y="17447"/>
                    <wp:lineTo x="21307"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73120" cy="3223541"/>
                          <a:chOff x="322359" y="115401"/>
                          <a:chExt cx="2789824" cy="2680373"/>
                        </a:xfrm>
                      </wpg:grpSpPr>
                      <pic:pic xmlns:pic="http://schemas.openxmlformats.org/drawingml/2006/picture">
                        <pic:nvPicPr>
                          <pic:cNvPr id="9" name="Picture 9"/>
                          <pic:cNvPicPr>
                            <a:picLocks noChangeAspect="1"/>
                          </pic:cNvPicPr>
                        </pic:nvPicPr>
                        <pic:blipFill rotWithShape="1">
                          <a:blip r:embed="rId23" cstate="print">
                            <a:extLst>
                              <a:ext uri="{28A0092B-C50C-407E-A947-70E740481C1C}">
                                <a14:useLocalDpi xmlns:a14="http://schemas.microsoft.com/office/drawing/2010/main" val="0"/>
                              </a:ext>
                            </a:extLst>
                          </a:blip>
                          <a:srcRect l="1" r="2153" b="8"/>
                          <a:stretch/>
                        </pic:blipFill>
                        <pic:spPr bwMode="auto">
                          <a:xfrm>
                            <a:off x="322359" y="115401"/>
                            <a:ext cx="2744240" cy="2199674"/>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441384" y="2279402"/>
                            <a:ext cx="2670799" cy="516372"/>
                          </a:xfrm>
                          <a:prstGeom prst="rect">
                            <a:avLst/>
                          </a:prstGeom>
                          <a:solidFill>
                            <a:prstClr val="white"/>
                          </a:solidFill>
                          <a:ln>
                            <a:noFill/>
                          </a:ln>
                        </wps:spPr>
                        <wps:txbx>
                          <w:txbxContent>
                            <w:p w14:paraId="07A797EF" w14:textId="42BF401A" w:rsidR="0044442C" w:rsidRPr="00BB336A" w:rsidRDefault="0044442C" w:rsidP="00357C62">
                              <w:pPr>
                                <w:pStyle w:val="Caption"/>
                                <w:spacing w:line="276" w:lineRule="auto"/>
                                <w:rPr>
                                  <w:rFonts w:ascii="David" w:hAnsi="David" w:cs="David"/>
                                  <w:i w:val="0"/>
                                  <w:iCs w:val="0"/>
                                  <w:color w:val="000000" w:themeColor="text1"/>
                                  <w:sz w:val="20"/>
                                  <w:szCs w:val="20"/>
                                </w:rPr>
                              </w:pPr>
                              <w:bookmarkStart w:id="237"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237"/>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238" w:name="OLE_LINK58"/>
                              <w:bookmarkStart w:id="239"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238"/>
                              <w:bookmarkEnd w:id="239"/>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218.85pt;margin-top:46.6pt;width:265.6pt;height:253.8pt;z-index:-251644928;mso-width-relative:margin;mso-height-relative:margin" coordorigin="3223,1154" coordsize="27898,268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">
                <v:shape id="Picture 9" o:spid="_x0000_s1045" type="#_x0000_t75" style="position:absolute;left:3223;top:1154;width:27442;height:21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">
                  <v:imagedata r:id="rId24" o:title="" cropbottom="5f" cropleft="1f" cropright="1411f"/>
                </v:shape>
                <v:shape id="Text Box 25" o:spid="_x0000_s1046" type="#_x0000_t202" style="position:absolute;left:4413;top:22794;width:26708;height:5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42BF401A" w:rsidR="0044442C" w:rsidRPr="00BB336A" w:rsidRDefault="0044442C" w:rsidP="00357C62">
                        <w:pPr>
                          <w:pStyle w:val="Caption"/>
                          <w:spacing w:line="276" w:lineRule="auto"/>
                          <w:rPr>
                            <w:rFonts w:ascii="David" w:hAnsi="David" w:cs="David"/>
                            <w:i w:val="0"/>
                            <w:iCs w:val="0"/>
                            <w:color w:val="000000" w:themeColor="text1"/>
                            <w:sz w:val="20"/>
                            <w:szCs w:val="20"/>
                          </w:rPr>
                        </w:pPr>
                        <w:bookmarkStart w:id="240"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240"/>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241" w:name="OLE_LINK58"/>
                        <w:bookmarkStart w:id="242"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241"/>
                        <w:bookmarkEnd w:id="242"/>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v:textbox>
                </v:shape>
                <w10:wrap type="tight"/>
              </v:group>
            </w:pict>
          </mc:Fallback>
        </mc:AlternateContent>
      </w:r>
      <w:r w:rsidR="009F0781">
        <w:rPr>
          <w:rFonts w:cs="David"/>
          <w:color w:val="000000" w:themeColor="text1"/>
        </w:rPr>
        <w:t>For comparison, mean concentrations of the tested simulation-set</w:t>
      </w:r>
      <w:r w:rsidR="00742939">
        <w:rPr>
          <w:rFonts w:cs="David"/>
          <w:color w:val="000000" w:themeColor="text1"/>
        </w:rPr>
        <w:t xml:space="preserve">, considering all possible weather states and their frequencies, </w:t>
      </w:r>
      <w:r w:rsidR="009F0781">
        <w:rPr>
          <w:rFonts w:cs="David"/>
          <w:color w:val="000000" w:themeColor="text1"/>
        </w:rPr>
        <w:t xml:space="preserve">are shown in </w:t>
      </w:r>
      <w:r w:rsidR="009F0781" w:rsidRPr="00D8197D">
        <w:rPr>
          <w:rFonts w:cs="David"/>
          <w:color w:val="000000" w:themeColor="text1"/>
        </w:rPr>
        <w:fldChar w:fldCharType="begin"/>
      </w:r>
      <w:r w:rsidR="009F0781" w:rsidRPr="00D8197D">
        <w:rPr>
          <w:rFonts w:cs="David"/>
          <w:color w:val="000000" w:themeColor="text1"/>
        </w:rPr>
        <w:instrText xml:space="preserve"> REF figure_5 \h  \* MERGEFORMAT </w:instrText>
      </w:r>
      <w:r w:rsidR="009F0781" w:rsidRPr="00D8197D">
        <w:rPr>
          <w:rFonts w:cs="David"/>
          <w:color w:val="000000" w:themeColor="text1"/>
        </w:rPr>
      </w:r>
      <w:r w:rsidR="009F0781" w:rsidRPr="00D8197D">
        <w:rPr>
          <w:rFonts w:cs="David"/>
          <w:color w:val="000000" w:themeColor="text1"/>
        </w:rPr>
        <w:fldChar w:fldCharType="separate"/>
      </w:r>
      <w:r w:rsidR="0056587D" w:rsidRPr="0056587D">
        <w:rPr>
          <w:rFonts w:cs="David" w:hint="cs"/>
          <w:color w:val="000000" w:themeColor="text1"/>
        </w:rPr>
        <w:t>Fig</w:t>
      </w:r>
      <w:r w:rsidR="00235821">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5</w:t>
      </w:r>
      <w:r w:rsidR="0056587D" w:rsidRPr="0056587D">
        <w:rPr>
          <w:rFonts w:cs="David" w:hint="cs"/>
          <w:color w:val="000000" w:themeColor="text1"/>
        </w:rPr>
        <w:t>.</w:t>
      </w:r>
      <w:r w:rsidR="0056587D" w:rsidRPr="0056587D">
        <w:rPr>
          <w:rFonts w:cs="David" w:hint="cs"/>
          <w:noProof/>
          <w:color w:val="000000" w:themeColor="text1"/>
        </w:rPr>
        <w:t xml:space="preserve"> </w:t>
      </w:r>
      <w:r w:rsidR="009F0781" w:rsidRPr="00D8197D">
        <w:rPr>
          <w:rFonts w:cs="David"/>
          <w:color w:val="000000" w:themeColor="text1"/>
        </w:rPr>
        <w:fldChar w:fldCharType="end"/>
      </w:r>
      <w:r w:rsidR="009F0781">
        <w:rPr>
          <w:rFonts w:cs="David"/>
          <w:color w:val="000000" w:themeColor="text1"/>
        </w:rPr>
        <w:t>No clear correlation is seen between high average concentrations and preferable locations of sensors</w:t>
      </w:r>
      <w:r w:rsidR="00840693">
        <w:rPr>
          <w:rFonts w:cs="David"/>
          <w:color w:val="000000" w:themeColor="text1"/>
        </w:rPr>
        <w:t xml:space="preserve"> (</w:t>
      </w:r>
      <w:r w:rsidR="00840693" w:rsidRPr="00EC0BBB">
        <w:rPr>
          <w:rFonts w:cs="David"/>
          <w:color w:val="000000" w:themeColor="text1"/>
        </w:rPr>
        <w:fldChar w:fldCharType="begin"/>
      </w:r>
      <w:r w:rsidR="00840693" w:rsidRPr="00EC0BBB">
        <w:rPr>
          <w:rFonts w:cs="David"/>
          <w:color w:val="000000" w:themeColor="text1"/>
        </w:rPr>
        <w:instrText xml:space="preserve"> REF figure_4 \h  \* MERGEFORMAT </w:instrText>
      </w:r>
      <w:r w:rsidR="00840693" w:rsidRPr="00EC0BBB">
        <w:rPr>
          <w:rFonts w:cs="David"/>
          <w:color w:val="000000" w:themeColor="text1"/>
        </w:rPr>
      </w:r>
      <w:r w:rsidR="00840693" w:rsidRPr="00EC0BBB">
        <w:rPr>
          <w:rFonts w:cs="David"/>
          <w:color w:val="000000" w:themeColor="text1"/>
        </w:rPr>
        <w:fldChar w:fldCharType="separate"/>
      </w:r>
      <w:r w:rsidR="0056587D" w:rsidRPr="0056587D">
        <w:rPr>
          <w:rFonts w:cs="David" w:hint="cs"/>
          <w:color w:val="000000" w:themeColor="text1"/>
        </w:rPr>
        <w:t>Fig</w:t>
      </w:r>
      <w:r w:rsidR="00D23608">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840693" w:rsidRPr="00EC0BBB">
        <w:rPr>
          <w:rFonts w:cs="David"/>
          <w:color w:val="000000" w:themeColor="text1"/>
        </w:rPr>
        <w:fldChar w:fldCharType="end"/>
      </w:r>
      <w:r w:rsidR="00840693">
        <w:rPr>
          <w:rFonts w:cs="David"/>
          <w:color w:val="000000" w:themeColor="text1"/>
        </w:rPr>
        <w:t>), showing</w:t>
      </w:r>
      <w:r w:rsidR="00115428">
        <w:rPr>
          <w:rFonts w:cs="David"/>
          <w:color w:val="000000" w:themeColor="text1"/>
        </w:rPr>
        <w:t xml:space="preserve"> sensors are not necessarily placed at </w:t>
      </w:r>
      <w:r w:rsidR="000E26A4">
        <w:rPr>
          <w:rFonts w:cs="David"/>
          <w:color w:val="000000" w:themeColor="text1"/>
        </w:rPr>
        <w:t>locations</w:t>
      </w:r>
      <w:r w:rsidR="00115428">
        <w:rPr>
          <w:rFonts w:cs="David"/>
          <w:color w:val="000000" w:themeColor="text1"/>
        </w:rPr>
        <w:t xml:space="preserve"> where concentrations are high.</w:t>
      </w:r>
      <w:r w:rsidR="003E4502">
        <w:rPr>
          <w:rFonts w:cs="David"/>
          <w:color w:val="000000" w:themeColor="text1"/>
        </w:rPr>
        <w:t xml:space="preserve"> Pearson correlation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r w:rsidR="0056587D" w:rsidRPr="0056587D">
        <w:rPr>
          <w:rFonts w:cs="David" w:hint="cs"/>
          <w:color w:val="000000" w:themeColor="text1"/>
        </w:rPr>
        <w:t>Fig</w:t>
      </w:r>
      <w:r w:rsidR="00A94EA8">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253D42" w:rsidRPr="00EC0BBB">
        <w:rPr>
          <w:rFonts w:cs="David"/>
          <w:color w:val="000000" w:themeColor="text1"/>
        </w:rPr>
        <w:fldChar w:fldCharType="end"/>
      </w:r>
      <w:r w:rsidR="001C6186">
        <w:rPr>
          <w:rFonts w:cs="David"/>
          <w:color w:val="000000" w:themeColor="text1"/>
        </w:rPr>
        <w:t>a</w:t>
      </w:r>
      <w:r w:rsidR="00A94EA8">
        <w:rPr>
          <w:rFonts w:cs="David"/>
          <w:color w:val="000000" w:themeColor="text1"/>
        </w:rPr>
        <w:t xml:space="preserve"> </w:t>
      </w:r>
      <w:r w:rsidR="007E49C4">
        <w:rPr>
          <w:rFonts w:cs="David"/>
          <w:color w:val="000000" w:themeColor="text1"/>
        </w:rPr>
        <w:t xml:space="preserve">and </w:t>
      </w:r>
      <w:r w:rsidR="007E49C4" w:rsidRPr="00D8197D">
        <w:rPr>
          <w:rFonts w:cs="David"/>
          <w:color w:val="000000" w:themeColor="text1"/>
        </w:rPr>
        <w:fldChar w:fldCharType="begin"/>
      </w:r>
      <w:r w:rsidR="007E49C4" w:rsidRPr="00D8197D">
        <w:rPr>
          <w:rFonts w:cs="David"/>
          <w:color w:val="000000" w:themeColor="text1"/>
        </w:rPr>
        <w:instrText xml:space="preserve"> REF figure_5 \h  \* MERGEFORMAT </w:instrText>
      </w:r>
      <w:r w:rsidR="007E49C4" w:rsidRPr="00D8197D">
        <w:rPr>
          <w:rFonts w:cs="David"/>
          <w:color w:val="000000" w:themeColor="text1"/>
        </w:rPr>
      </w:r>
      <w:r w:rsidR="007E49C4" w:rsidRPr="00D8197D">
        <w:rPr>
          <w:rFonts w:cs="David"/>
          <w:color w:val="000000" w:themeColor="text1"/>
        </w:rPr>
        <w:fldChar w:fldCharType="separate"/>
      </w:r>
      <w:r w:rsidR="0056587D" w:rsidRPr="0056587D">
        <w:rPr>
          <w:rFonts w:cs="David" w:hint="cs"/>
          <w:color w:val="000000" w:themeColor="text1"/>
        </w:rPr>
        <w:t>Fig</w:t>
      </w:r>
      <w:r w:rsidR="00A94EA8">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5</w:t>
      </w:r>
      <w:r w:rsidR="0056587D" w:rsidRPr="0056587D">
        <w:rPr>
          <w:rFonts w:cs="David" w:hint="cs"/>
          <w:noProof/>
          <w:color w:val="000000" w:themeColor="text1"/>
        </w:rPr>
        <w:t xml:space="preserve"> </w:t>
      </w:r>
      <w:r w:rsidR="007E49C4" w:rsidRPr="00D8197D">
        <w:rPr>
          <w:rFonts w:cs="David"/>
          <w:color w:val="000000" w:themeColor="text1"/>
        </w:rPr>
        <w:fldChar w:fldCharType="end"/>
      </w:r>
      <w:r w:rsidR="00C54473">
        <w:rPr>
          <w:rFonts w:cs="David"/>
          <w:color w:val="000000" w:themeColor="text1"/>
        </w:rPr>
        <w:t xml:space="preserve">and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r w:rsidR="0056587D" w:rsidRPr="0056587D">
        <w:rPr>
          <w:rFonts w:cs="David" w:hint="cs"/>
          <w:color w:val="000000" w:themeColor="text1"/>
        </w:rPr>
        <w:t>Fig</w:t>
      </w:r>
      <w:r w:rsidR="001C6186">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1C6186">
        <w:rPr>
          <w:rFonts w:cs="David"/>
          <w:color w:val="000000" w:themeColor="text1"/>
        </w:rPr>
        <w:t>b</w:t>
      </w:r>
      <w:r w:rsidR="00253D42" w:rsidRPr="00EC0BBB">
        <w:rPr>
          <w:rFonts w:cs="David"/>
          <w:color w:val="000000" w:themeColor="text1"/>
        </w:rPr>
        <w:fldChar w:fldCharType="end"/>
      </w:r>
      <w:r w:rsidR="007E49C4">
        <w:rPr>
          <w:rFonts w:cs="David"/>
          <w:color w:val="000000" w:themeColor="text1"/>
        </w:rPr>
        <w:t xml:space="preserve"> </w:t>
      </w:r>
      <w:r w:rsidR="00C54473">
        <w:rPr>
          <w:rFonts w:cs="David"/>
          <w:color w:val="000000" w:themeColor="text1"/>
        </w:rPr>
        <w:t xml:space="preserve">and </w:t>
      </w:r>
      <w:r w:rsidR="00C54473" w:rsidRPr="00D8197D">
        <w:rPr>
          <w:rFonts w:cs="David"/>
          <w:color w:val="000000" w:themeColor="text1"/>
        </w:rPr>
        <w:fldChar w:fldCharType="begin"/>
      </w:r>
      <w:r w:rsidR="00C54473" w:rsidRPr="00D8197D">
        <w:rPr>
          <w:rFonts w:cs="David"/>
          <w:color w:val="000000" w:themeColor="text1"/>
        </w:rPr>
        <w:instrText xml:space="preserve"> REF figure_5 \h  \* MERGEFORMAT </w:instrText>
      </w:r>
      <w:r w:rsidR="00C54473" w:rsidRPr="00D8197D">
        <w:rPr>
          <w:rFonts w:cs="David"/>
          <w:color w:val="000000" w:themeColor="text1"/>
        </w:rPr>
      </w:r>
      <w:r w:rsidR="00C54473" w:rsidRPr="00D8197D">
        <w:rPr>
          <w:rFonts w:cs="David"/>
          <w:color w:val="000000" w:themeColor="text1"/>
        </w:rPr>
        <w:fldChar w:fldCharType="separate"/>
      </w:r>
      <w:r w:rsidR="0056587D" w:rsidRPr="0056587D">
        <w:rPr>
          <w:rFonts w:cs="David" w:hint="cs"/>
          <w:color w:val="000000" w:themeColor="text1"/>
        </w:rPr>
        <w:t>Fig</w:t>
      </w:r>
      <w:r w:rsidR="0019722D">
        <w:rPr>
          <w:rFonts w:cs="David"/>
          <w:color w:val="000000" w:themeColor="text1"/>
        </w:rPr>
        <w:t xml:space="preserve">. </w:t>
      </w:r>
      <w:r w:rsidR="0056587D" w:rsidRPr="0056587D">
        <w:rPr>
          <w:rFonts w:cs="David"/>
          <w:color w:val="000000" w:themeColor="text1"/>
        </w:rPr>
        <w:t>5</w:t>
      </w:r>
      <w:r w:rsidR="0056587D" w:rsidRPr="0056587D">
        <w:rPr>
          <w:rFonts w:cs="David" w:hint="cs"/>
          <w:noProof/>
          <w:color w:val="000000" w:themeColor="text1"/>
        </w:rPr>
        <w:t xml:space="preserve"> </w:t>
      </w:r>
      <w:r w:rsidR="00C54473" w:rsidRPr="00D8197D">
        <w:rPr>
          <w:rFonts w:cs="David"/>
          <w:color w:val="000000" w:themeColor="text1"/>
        </w:rPr>
        <w:fldChar w:fldCharType="end"/>
      </w:r>
      <w:r w:rsidR="002D0C36">
        <w:rPr>
          <w:rFonts w:cs="David"/>
          <w:color w:val="000000" w:themeColor="text1"/>
        </w:rPr>
        <w:t xml:space="preserve">is </w:t>
      </w:r>
      <w:r w:rsidR="00614845" w:rsidRPr="00614845">
        <w:rPr>
          <w:rFonts w:cs="David"/>
          <w:color w:val="000000" w:themeColor="text1"/>
        </w:rPr>
        <w:t>0.47</w:t>
      </w:r>
      <w:r w:rsidR="00614845">
        <w:rPr>
          <w:rFonts w:cs="David"/>
          <w:color w:val="000000" w:themeColor="text1"/>
        </w:rPr>
        <w:t xml:space="preserve"> and 0.51</w:t>
      </w:r>
      <w:r w:rsidR="00115428">
        <w:rPr>
          <w:rFonts w:cs="David"/>
          <w:color w:val="000000" w:themeColor="text1"/>
        </w:rPr>
        <w:t>,</w:t>
      </w:r>
      <w:r w:rsidR="00614845">
        <w:rPr>
          <w:rFonts w:cs="David"/>
          <w:color w:val="000000" w:themeColor="text1"/>
        </w:rPr>
        <w:t xml:space="preserve"> respectively. </w:t>
      </w:r>
    </w:p>
    <w:bookmarkStart w:id="243" w:name="OLE_LINK54"/>
    <w:bookmarkStart w:id="244" w:name="OLE_LINK55"/>
    <w:bookmarkEnd w:id="236"/>
    <w:p w14:paraId="6442B7A7" w14:textId="6635D8FF" w:rsidR="008F3649" w:rsidRPr="00BB79F8" w:rsidRDefault="007D5076">
      <w:pPr>
        <w:autoSpaceDE w:val="0"/>
        <w:autoSpaceDN w:val="0"/>
        <w:adjustRightInd w:val="0"/>
        <w:ind w:firstLine="720"/>
      </w:pPr>
      <w:r>
        <w:fldChar w:fldCharType="begin"/>
      </w:r>
      <w:r>
        <w:instrText xml:space="preserve"> REF _Ref14962973 \h  \* MERGEFORMAT </w:instrText>
      </w:r>
      <w:r>
        <w:fldChar w:fldCharType="separate"/>
      </w:r>
      <w:ins w:id="245" w:author="Idit Balachsan" w:date="2019-07-30T10:46:00Z">
        <w:r w:rsidR="008B2A72" w:rsidRPr="008B2A72">
          <w:t>Figure 7</w:t>
        </w:r>
      </w:ins>
      <w:r>
        <w:fldChar w:fldCharType="end"/>
      </w:r>
      <w:ins w:id="246" w:author="Idit Balachsan" w:date="2019-07-30T10:46:00Z">
        <w:r w:rsidR="008B2A72">
          <w:t xml:space="preserve"> </w:t>
        </w:r>
      </w:ins>
      <w:del w:id="247" w:author="Idit Balachsan" w:date="2019-07-30T10:46:00Z">
        <w:r w:rsidDel="008B2A72">
          <w:delText xml:space="preserve"> </w:delText>
        </w:r>
      </w:del>
      <w:bookmarkEnd w:id="243"/>
      <w:bookmarkEnd w:id="244"/>
      <w:r w:rsidR="00AE78D2" w:rsidRPr="00FC11CC">
        <w:t>(</w:t>
      </w:r>
      <w:r w:rsidR="00AE78D2">
        <w:t xml:space="preserve">see </w:t>
      </w:r>
      <w:r w:rsidR="00EA7527">
        <w:t>A</w:t>
      </w:r>
      <w:r w:rsidR="00EA7527">
        <w:fldChar w:fldCharType="begin"/>
      </w:r>
      <w:r w:rsidR="00EA7527">
        <w:instrText xml:space="preserve"> REF Appendix_C \h </w:instrText>
      </w:r>
      <w:r w:rsidR="00EA7527">
        <w:fldChar w:fldCharType="separate"/>
      </w:r>
      <w:r w:rsidR="008B2A72">
        <w:t>ppendix C</w:t>
      </w:r>
      <w:r w:rsidR="00EA7527">
        <w:fldChar w:fldCharType="end"/>
      </w:r>
      <w:r w:rsidR="00AE78D2">
        <w:t xml:space="preserve">) shows several optimal solutions from one optimization run, using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A2548">
        <w:rPr>
          <w:rFonts w:cs="David"/>
          <w:color w:val="000000" w:themeColor="text1"/>
        </w:rPr>
        <w:t xml:space="preserve"> as the first objective and </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0A2548">
        <w:rPr>
          <w:rFonts w:cs="David"/>
          <w:color w:val="000000" w:themeColor="text1"/>
        </w:rPr>
        <w:t xml:space="preserve"> as the second </w:t>
      </w:r>
      <w:r w:rsidR="00AE78D2">
        <w:rPr>
          <w:rFonts w:cs="David"/>
          <w:color w:val="000000" w:themeColor="text1"/>
        </w:rPr>
        <w:t>objective</w:t>
      </w:r>
      <w:r w:rsidR="00AE78D2">
        <w:t xml:space="preserve">. </w:t>
      </w:r>
      <w:r w:rsidR="006A38C3">
        <w:t xml:space="preserve">Solutions for </w:t>
      </w:r>
      <w:r w:rsidR="00DF4464">
        <w:t xml:space="preserve">relatively </w:t>
      </w:r>
      <w:r w:rsidR="00EF652C">
        <w:t>small</w:t>
      </w:r>
      <w:r w:rsidR="006A38C3">
        <w:t xml:space="preserve"> number of sensors</w:t>
      </w:r>
      <w:r w:rsidR="00CA1992">
        <w:t xml:space="preserve"> </w:t>
      </w:r>
      <w:r w:rsidR="00402BE2">
        <w:t>(</w:t>
      </w:r>
      <w:r w:rsidR="00840693">
        <w:t xml:space="preserve">low-cost </w:t>
      </w:r>
      <w:r w:rsidR="00402BE2">
        <w:t>network</w:t>
      </w:r>
      <w:r w:rsidR="005E7141">
        <w:t>s</w:t>
      </w:r>
      <w:r w:rsidR="00402BE2">
        <w:t xml:space="preserve">) </w:t>
      </w:r>
      <w:r w:rsidR="00120808">
        <w:t xml:space="preserve">- </w:t>
      </w:r>
      <w:r w:rsidR="00EF652C">
        <w:t xml:space="preserve">2, </w:t>
      </w:r>
      <w:r w:rsidR="008D4E26">
        <w:t xml:space="preserve">4, 5, </w:t>
      </w:r>
      <w:r w:rsidR="006E3861">
        <w:t>7</w:t>
      </w:r>
      <w:r w:rsidR="008D4E26">
        <w:t xml:space="preserve">, </w:t>
      </w:r>
      <w:r w:rsidR="006E3861">
        <w:t>8</w:t>
      </w:r>
      <w:r w:rsidR="008D4E26">
        <w:t xml:space="preserve"> and 15 are displayed, in order to </w:t>
      </w:r>
      <w:r w:rsidR="00DF4464">
        <w:t xml:space="preserve">highlight the </w:t>
      </w:r>
      <w:r w:rsidR="003D3CFE">
        <w:t xml:space="preserve">process of </w:t>
      </w:r>
      <w:r w:rsidR="00CE7E8B">
        <w:t>sensors</w:t>
      </w:r>
      <w:r w:rsidR="003D3CFE">
        <w:t>’ deployment.</w:t>
      </w:r>
      <w:r w:rsidR="00CE7E8B">
        <w:t xml:space="preserve"> </w:t>
      </w:r>
      <w:r w:rsidR="00134A54">
        <w:t xml:space="preserve">It seems that preferable locations of sensors </w:t>
      </w:r>
      <w:r w:rsidR="00F90758">
        <w:t>follow the highest derivative of the gas concentration in the air as these places are more sensitive to the nature of the source. This assumption will be tested in the suggested study</w:t>
      </w:r>
      <w:r w:rsidR="005A65DE">
        <w:t>.</w:t>
      </w:r>
      <w:r w:rsidR="00BB79F8">
        <w:t xml:space="preserve"> </w:t>
      </w:r>
      <w:r w:rsidR="00AE78D2">
        <w:t xml:space="preserve">A colormap of minimal PED values of each transformation pair between </w:t>
      </w:r>
      <w:r w:rsidR="00362D7A">
        <w:t xml:space="preserve">each </w:t>
      </w:r>
      <w:r w:rsidR="00AE78D2">
        <w:t>number of active sources are attached to each displayed solution.</w:t>
      </w:r>
      <w:r w:rsidR="00BB04B9">
        <w:t xml:space="preserve"> </w:t>
      </w:r>
      <w:r w:rsidR="00362D7A">
        <w:t xml:space="preserve">For example, </w:t>
      </w:r>
      <w:r w:rsidR="00605A7C">
        <w:t xml:space="preserve">in the colormap </w:t>
      </w:r>
      <w:r w:rsidR="005303F4">
        <w:t xml:space="preserve">to the right of </w:t>
      </w:r>
      <w:r w:rsidR="009A3F5B">
        <w:fldChar w:fldCharType="begin"/>
      </w:r>
      <w:r w:rsidR="009A3F5B">
        <w:instrText xml:space="preserve"> REF _Ref14962973 \h  \* MERGEFORMAT </w:instrText>
      </w:r>
      <w:r w:rsidR="009A3F5B">
        <w:fldChar w:fldCharType="separate"/>
      </w:r>
      <w:ins w:id="248" w:author="Idit Balachsan" w:date="2019-07-30T10:46:00Z">
        <w:r w:rsidR="008B2A72" w:rsidRPr="00130EF6">
          <w:t>Fig</w:t>
        </w:r>
        <w:r w:rsidR="00C4773B">
          <w:t>.</w:t>
        </w:r>
      </w:ins>
      <w:ins w:id="249" w:author="Idit Balachsan" w:date="2019-07-30T10:47:00Z">
        <w:r w:rsidR="00C4773B">
          <w:t xml:space="preserve"> </w:t>
        </w:r>
      </w:ins>
      <w:ins w:id="250" w:author="Idit Balachsan" w:date="2019-07-30T10:46:00Z">
        <w:r w:rsidR="008B2A72" w:rsidRPr="00130EF6">
          <w:t>7</w:t>
        </w:r>
      </w:ins>
      <w:r w:rsidR="009A3F5B">
        <w:fldChar w:fldCharType="end"/>
      </w:r>
      <w:r w:rsidR="005303F4">
        <w:t>a, the minimal PED value</w:t>
      </w:r>
      <w:r w:rsidR="00605A7C">
        <w:t>s</w:t>
      </w:r>
      <w:r w:rsidR="005303F4">
        <w:t xml:space="preserve"> of the transformation pair</w:t>
      </w:r>
      <w:r w:rsidR="00BB6A0F">
        <w:t>s</w:t>
      </w:r>
      <w:r w:rsidR="005303F4">
        <w:t xml:space="preserve"> 2&lt;-&gt;5 </w:t>
      </w:r>
      <w:r w:rsidR="00BB6A0F">
        <w:t>and</w:t>
      </w:r>
      <w:r w:rsidR="005303F4">
        <w:t xml:space="preserve"> 1&lt;-&gt;4 </w:t>
      </w:r>
      <w:r w:rsidR="00605A7C">
        <w:t xml:space="preserve">are </w:t>
      </w:r>
      <w:r w:rsidR="00605A7C" w:rsidRPr="00605A7C">
        <w:t xml:space="preserve">around </w:t>
      </w:r>
      <w:r w:rsidR="00605A7C">
        <w:t>3*10</w:t>
      </w:r>
      <w:r w:rsidR="00605A7C" w:rsidRPr="00605A7C">
        <w:rPr>
          <w:vertAlign w:val="superscript"/>
        </w:rPr>
        <w:t>4</w:t>
      </w:r>
      <w:r w:rsidR="00605A7C">
        <w:t xml:space="preserve"> </w:t>
      </w:r>
      <w:r w:rsidR="00605A7C" w:rsidRPr="00605A7C">
        <w:rPr>
          <w:rFonts w:hint="cs"/>
        </w:rPr>
        <w:sym w:font="Symbol" w:char="F06D"/>
      </w:r>
      <w:r w:rsidR="00605A7C" w:rsidRPr="00605A7C">
        <w:rPr>
          <w:rFonts w:hint="cs"/>
        </w:rPr>
        <w:t>g</w:t>
      </w:r>
      <w:r w:rsidR="00D4358D">
        <w:t xml:space="preserve"> </w:t>
      </w:r>
      <w:r w:rsidR="00605A7C" w:rsidRPr="00605A7C">
        <w:rPr>
          <w:rFonts w:hint="cs"/>
        </w:rPr>
        <w:t>m</w:t>
      </w:r>
      <w:r w:rsidR="00D4358D">
        <w:rPr>
          <w:vertAlign w:val="superscript"/>
        </w:rPr>
        <w:t>-3</w:t>
      </w:r>
      <w:r w:rsidR="00605A7C">
        <w:t xml:space="preserve"> (30 ppm).</w:t>
      </w:r>
      <w:r w:rsidR="009003F3">
        <w:t xml:space="preserve"> </w:t>
      </w:r>
      <w:r w:rsidR="000A63F6">
        <w:t xml:space="preserve">The higher the number of deployed sensors, the higher the minimal PED values. </w:t>
      </w:r>
    </w:p>
    <w:p w14:paraId="369D5678" w14:textId="7D05197A" w:rsidR="008F3649" w:rsidRDefault="008F3649" w:rsidP="00273E5F">
      <w:pPr>
        <w:autoSpaceDE w:val="0"/>
        <w:autoSpaceDN w:val="0"/>
        <w:adjustRightInd w:val="0"/>
      </w:pPr>
    </w:p>
    <w:p w14:paraId="7A6D8FC6" w14:textId="7D1F5CA6" w:rsidR="008F3649" w:rsidRDefault="008F3649" w:rsidP="00273E5F">
      <w:pPr>
        <w:autoSpaceDE w:val="0"/>
        <w:autoSpaceDN w:val="0"/>
        <w:adjustRightInd w:val="0"/>
      </w:pPr>
    </w:p>
    <w:p w14:paraId="78C590C7" w14:textId="5DA83550" w:rsidR="008F3649" w:rsidRDefault="008F3649" w:rsidP="00273E5F">
      <w:pPr>
        <w:autoSpaceDE w:val="0"/>
        <w:autoSpaceDN w:val="0"/>
        <w:adjustRightInd w:val="0"/>
      </w:pPr>
    </w:p>
    <w:p w14:paraId="7C69B1BB" w14:textId="7CEF09DF" w:rsidR="00944FD0" w:rsidRDefault="00944FD0" w:rsidP="00273E5F">
      <w:pPr>
        <w:autoSpaceDE w:val="0"/>
        <w:autoSpaceDN w:val="0"/>
        <w:adjustRightInd w:val="0"/>
        <w:rPr>
          <w:rFonts w:cs="David"/>
          <w:color w:val="000000" w:themeColor="text1"/>
        </w:rPr>
      </w:pPr>
    </w:p>
    <w:p w14:paraId="515194FD" w14:textId="2C19820C" w:rsidR="00192C0A" w:rsidRDefault="00192C0A" w:rsidP="0096397C">
      <w:pPr>
        <w:autoSpaceDE w:val="0"/>
        <w:autoSpaceDN w:val="0"/>
        <w:adjustRightInd w:val="0"/>
        <w:rPr>
          <w:rFonts w:cs="David"/>
          <w:color w:val="000000" w:themeColor="text1"/>
        </w:rPr>
      </w:pPr>
    </w:p>
    <w:p w14:paraId="6197D4E1" w14:textId="7A6205E4" w:rsidR="00537979" w:rsidRPr="00A10451" w:rsidRDefault="00537979" w:rsidP="0089641E">
      <w:pPr>
        <w:pStyle w:val="Heading1"/>
      </w:pPr>
      <w:bookmarkStart w:id="251" w:name="_Toc14991905"/>
      <w:r w:rsidRPr="00A10451">
        <w:rPr>
          <w:rFonts w:hint="cs"/>
        </w:rPr>
        <w:lastRenderedPageBreak/>
        <w:t>Work schedule</w:t>
      </w:r>
      <w:bookmarkEnd w:id="251"/>
      <w:r w:rsidR="00710BC2">
        <w:t xml:space="preserve"> </w:t>
      </w:r>
    </w:p>
    <w:p w14:paraId="434224DD" w14:textId="5A734DC6" w:rsidR="00A03C7F" w:rsidRPr="0044351B" w:rsidRDefault="002979E4" w:rsidP="00E87BA7">
      <w:pPr>
        <w:ind w:right="-2"/>
        <w:rPr>
          <w:rFonts w:cs="David"/>
        </w:rPr>
      </w:pPr>
      <w:r>
        <w:rPr>
          <w:rFonts w:cs="David"/>
          <w:b/>
          <w:bCs/>
          <w:noProof/>
        </w:rPr>
        <mc:AlternateContent>
          <mc:Choice Requires="wpg">
            <w:drawing>
              <wp:anchor distT="0" distB="0" distL="114300" distR="114300" simplePos="0" relativeHeight="251680768" behindDoc="0" locked="0" layoutInCell="1" allowOverlap="1" wp14:anchorId="52A94389" wp14:editId="0F705DAE">
                <wp:simplePos x="0" y="0"/>
                <wp:positionH relativeFrom="column">
                  <wp:posOffset>761576</wp:posOffset>
                </wp:positionH>
                <wp:positionV relativeFrom="paragraph">
                  <wp:posOffset>784648</wp:posOffset>
                </wp:positionV>
                <wp:extent cx="4313767" cy="8037618"/>
                <wp:effectExtent l="0" t="0" r="4445" b="1905"/>
                <wp:wrapNone/>
                <wp:docPr id="31" name="Group 31"/>
                <wp:cNvGraphicFramePr/>
                <a:graphic xmlns:a="http://schemas.openxmlformats.org/drawingml/2006/main">
                  <a:graphicData uri="http://schemas.microsoft.com/office/word/2010/wordprocessingGroup">
                    <wpg:wgp>
                      <wpg:cNvGrpSpPr/>
                      <wpg:grpSpPr>
                        <a:xfrm>
                          <a:off x="0" y="0"/>
                          <a:ext cx="4313767" cy="8037618"/>
                          <a:chOff x="20" y="0"/>
                          <a:chExt cx="4717375" cy="8386445"/>
                        </a:xfrm>
                      </wpg:grpSpPr>
                      <pic:pic xmlns:pic="http://schemas.openxmlformats.org/drawingml/2006/picture">
                        <pic:nvPicPr>
                          <pic:cNvPr id="29" name="Picture 29"/>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rot="16200000">
                            <a:off x="-1834515" y="1834535"/>
                            <a:ext cx="8386445" cy="471737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44442C" w:rsidRDefault="00444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4389" id="Group 31" o:spid="_x0000_s1047" style="position:absolute;left:0;text-align:left;margin-left:59.95pt;margin-top:61.8pt;width:339.65pt;height:632.9pt;z-index:251680768;mso-width-relative:margin;mso-height-relative:margin" coordorigin="" coordsize="47173,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">
                <v:shape id="Picture 29" o:spid="_x0000_s1048" type="#_x0000_t75" style="position:absolute;left:-18345;top:18345;width:83864;height:47173;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">
                  <v:imagedata r:id="rId26" o:title=""/>
                </v:sha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44442C" w:rsidRDefault="0044442C"/>
                    </w:txbxContent>
                  </v:textbox>
                </v:shape>
              </v:group>
            </w:pict>
          </mc:Fallback>
        </mc:AlternateContent>
      </w:r>
      <w:r w:rsidR="00FE2CC5" w:rsidRPr="0044351B">
        <w:rPr>
          <w:rFonts w:cs="David"/>
        </w:rPr>
        <w:t xml:space="preserve">The following Gantt diagram presents the work schedule of the first two planned modules, as well as work accomplished so far. Milestones are marked in triangles and tasks are marked in rectangles. Each major task is broken down into smaller tasks, which are specified underneath it. </w:t>
      </w:r>
    </w:p>
    <w:p w14:paraId="31E96032" w14:textId="0674D0BB" w:rsidR="00710BC2" w:rsidRDefault="00710BC2" w:rsidP="00E87BA7">
      <w:pPr>
        <w:ind w:right="-2"/>
        <w:rPr>
          <w:rFonts w:cs="David"/>
          <w:b/>
          <w:bCs/>
        </w:rPr>
      </w:pPr>
    </w:p>
    <w:p w14:paraId="13B9E33C" w14:textId="11B773BB" w:rsidR="00710BC2" w:rsidRDefault="00710BC2" w:rsidP="00E87BA7">
      <w:pPr>
        <w:ind w:right="-2"/>
        <w:rPr>
          <w:rFonts w:cs="David"/>
          <w:b/>
          <w:bCs/>
        </w:rPr>
      </w:pPr>
    </w:p>
    <w:p w14:paraId="42D11FB2" w14:textId="0A8D6ACC" w:rsidR="00710BC2" w:rsidRDefault="00710BC2" w:rsidP="00E87BA7">
      <w:pPr>
        <w:ind w:right="-2"/>
        <w:rPr>
          <w:rFonts w:cs="David"/>
          <w:b/>
          <w:bCs/>
        </w:rPr>
      </w:pPr>
    </w:p>
    <w:p w14:paraId="4ED669AB" w14:textId="390D9E01"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CD2DD15" w:rsidR="00710BC2" w:rsidRDefault="002979E4" w:rsidP="00E87BA7">
      <w:pPr>
        <w:ind w:right="-2"/>
        <w:rPr>
          <w:rFonts w:cs="David"/>
          <w:b/>
          <w:bCs/>
        </w:rPr>
      </w:pPr>
      <w:ins w:id="252" w:author="Idit Balachsan" w:date="2019-07-30T10:32:00Z">
        <w:r>
          <w:rPr>
            <w:noProof/>
          </w:rPr>
          <mc:AlternateContent>
            <mc:Choice Requires="wps">
              <w:drawing>
                <wp:anchor distT="0" distB="0" distL="114300" distR="114300" simplePos="0" relativeHeight="251705344" behindDoc="0" locked="0" layoutInCell="1" allowOverlap="1" wp14:anchorId="06717845" wp14:editId="5F3831AA">
                  <wp:simplePos x="0" y="0"/>
                  <wp:positionH relativeFrom="column">
                    <wp:posOffset>1958975</wp:posOffset>
                  </wp:positionH>
                  <wp:positionV relativeFrom="paragraph">
                    <wp:posOffset>92286</wp:posOffset>
                  </wp:positionV>
                  <wp:extent cx="7290012" cy="635"/>
                  <wp:effectExtent l="0" t="4763" r="0" b="0"/>
                  <wp:wrapNone/>
                  <wp:docPr id="3" name="Text Box 3"/>
                  <wp:cNvGraphicFramePr/>
                  <a:graphic xmlns:a="http://schemas.openxmlformats.org/drawingml/2006/main">
                    <a:graphicData uri="http://schemas.microsoft.com/office/word/2010/wordprocessingShape">
                      <wps:wsp>
                        <wps:cNvSpPr txBox="1"/>
                        <wps:spPr>
                          <a:xfrm rot="16200000">
                            <a:off x="0" y="0"/>
                            <a:ext cx="7290012" cy="635"/>
                          </a:xfrm>
                          <a:prstGeom prst="rect">
                            <a:avLst/>
                          </a:prstGeom>
                          <a:solidFill>
                            <a:prstClr val="white"/>
                          </a:solidFill>
                          <a:ln>
                            <a:noFill/>
                          </a:ln>
                        </wps:spPr>
                        <wps:txbx>
                          <w:txbxContent>
                            <w:p w14:paraId="191549A3" w14:textId="798D3E25" w:rsidR="0044442C" w:rsidRPr="0044351B" w:rsidRDefault="0044442C" w:rsidP="0044351B">
                              <w:pPr>
                                <w:pStyle w:val="Caption"/>
                                <w:rPr>
                                  <w:rFonts w:ascii="David" w:hAnsi="David" w:cs="David"/>
                                  <w:i w:val="0"/>
                                  <w:iCs w:val="0"/>
                                  <w:color w:val="000000" w:themeColor="text1"/>
                                  <w:sz w:val="20"/>
                                  <w:szCs w:val="20"/>
                                </w:rPr>
                              </w:pPr>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sidRPr="0044351B">
                                <w:rPr>
                                  <w:rFonts w:ascii="David" w:hAnsi="David" w:cs="David"/>
                                  <w:b/>
                                  <w:bCs/>
                                  <w:i w:val="0"/>
                                  <w:iCs w:val="0"/>
                                  <w:color w:val="000000" w:themeColor="text1"/>
                                  <w:sz w:val="20"/>
                                  <w:szCs w:val="20"/>
                                </w:rPr>
                                <w:t>6</w:t>
                              </w:r>
                              <w:r w:rsidRPr="0044351B">
                                <w:rPr>
                                  <w:rFonts w:ascii="David" w:hAnsi="David" w:cs="David"/>
                                  <w:b/>
                                  <w:bCs/>
                                  <w:i w:val="0"/>
                                  <w:iCs w:val="0"/>
                                  <w:color w:val="000000" w:themeColor="text1"/>
                                  <w:sz w:val="20"/>
                                  <w:szCs w:val="20"/>
                                </w:rPr>
                                <w:fldChar w:fldCharType="end"/>
                              </w:r>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717845" id="Text Box 3" o:spid="_x0000_s1050" type="#_x0000_t202" style="position:absolute;left:0;text-align:left;margin-left:154.25pt;margin-top:7.25pt;width:574pt;height:.0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" stroked="f">
                  <v:textbox style="mso-fit-shape-to-text:t" inset="0,0,0,0">
                    <w:txbxContent>
                      <w:p w14:paraId="191549A3" w14:textId="798D3E25" w:rsidR="0044442C" w:rsidRPr="0044351B" w:rsidRDefault="0044442C" w:rsidP="0044351B">
                        <w:pPr>
                          <w:pStyle w:val="Caption"/>
                          <w:rPr>
                            <w:rFonts w:ascii="David" w:hAnsi="David" w:cs="David"/>
                            <w:i w:val="0"/>
                            <w:iCs w:val="0"/>
                            <w:color w:val="000000" w:themeColor="text1"/>
                            <w:sz w:val="20"/>
                            <w:szCs w:val="20"/>
                          </w:rPr>
                        </w:pPr>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sidRPr="0044351B">
                          <w:rPr>
                            <w:rFonts w:ascii="David" w:hAnsi="David" w:cs="David"/>
                            <w:b/>
                            <w:bCs/>
                            <w:i w:val="0"/>
                            <w:iCs w:val="0"/>
                            <w:color w:val="000000" w:themeColor="text1"/>
                            <w:sz w:val="20"/>
                            <w:szCs w:val="20"/>
                          </w:rPr>
                          <w:t>6</w:t>
                        </w:r>
                        <w:r w:rsidRPr="0044351B">
                          <w:rPr>
                            <w:rFonts w:ascii="David" w:hAnsi="David" w:cs="David"/>
                            <w:b/>
                            <w:bCs/>
                            <w:i w:val="0"/>
                            <w:iCs w:val="0"/>
                            <w:color w:val="000000" w:themeColor="text1"/>
                            <w:sz w:val="20"/>
                            <w:szCs w:val="20"/>
                          </w:rPr>
                          <w:fldChar w:fldCharType="end"/>
                        </w:r>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v:textbox>
                </v:shape>
              </w:pict>
            </mc:Fallback>
          </mc:AlternateContent>
        </w:r>
      </w:ins>
    </w:p>
    <w:p w14:paraId="47B58CED" w14:textId="36B14DDB"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07907526"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31EA2DFF"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0E054FCB" w:rsidR="005B289D" w:rsidRDefault="005B289D" w:rsidP="00E87BA7">
      <w:pPr>
        <w:ind w:right="-2"/>
        <w:rPr>
          <w:rFonts w:cs="David"/>
          <w:b/>
          <w:bCs/>
        </w:rPr>
      </w:pPr>
    </w:p>
    <w:p w14:paraId="32C499A8" w14:textId="73FFEB89" w:rsidR="005B289D" w:rsidRDefault="005B289D" w:rsidP="00E87BA7">
      <w:pPr>
        <w:ind w:right="-2"/>
        <w:rPr>
          <w:rFonts w:cs="David"/>
          <w:b/>
          <w:bCs/>
        </w:rPr>
      </w:pPr>
    </w:p>
    <w:p w14:paraId="446A54BD" w14:textId="3D0C5CC8" w:rsidR="005B289D" w:rsidRDefault="005B289D" w:rsidP="00E87BA7">
      <w:pPr>
        <w:ind w:right="-2"/>
        <w:rPr>
          <w:rFonts w:cs="David"/>
          <w:b/>
          <w:bCs/>
        </w:rPr>
      </w:pPr>
    </w:p>
    <w:p w14:paraId="764890C2" w14:textId="5DE3105C" w:rsidR="005B289D" w:rsidRDefault="005B289D" w:rsidP="00E87BA7">
      <w:pPr>
        <w:ind w:right="-2"/>
        <w:rPr>
          <w:rFonts w:cs="David"/>
          <w:b/>
          <w:bCs/>
        </w:rPr>
      </w:pPr>
    </w:p>
    <w:p w14:paraId="19BABB15" w14:textId="2B8B1E5D" w:rsidR="005B289D" w:rsidRDefault="005B289D" w:rsidP="00E87BA7">
      <w:pPr>
        <w:ind w:right="-2"/>
        <w:rPr>
          <w:rFonts w:cs="David"/>
          <w:b/>
          <w:bCs/>
        </w:rPr>
      </w:pPr>
    </w:p>
    <w:p w14:paraId="5E66E8F8" w14:textId="53F82FDC"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45C28650" w:rsidR="00710BC2" w:rsidRDefault="00710BC2" w:rsidP="00E87BA7">
      <w:pPr>
        <w:ind w:right="-2"/>
        <w:rPr>
          <w:rFonts w:cs="David"/>
          <w:b/>
          <w:bCs/>
        </w:rPr>
      </w:pPr>
    </w:p>
    <w:p w14:paraId="068E7641" w14:textId="7BFE6D35" w:rsidR="00FD6B50" w:rsidRDefault="00FD6B50" w:rsidP="00E87BA7">
      <w:pPr>
        <w:ind w:right="-2"/>
        <w:rPr>
          <w:rFonts w:cs="David"/>
          <w:b/>
          <w:bCs/>
        </w:rPr>
      </w:pPr>
    </w:p>
    <w:p w14:paraId="0C6204D9" w14:textId="0D81875A" w:rsidR="00C8396F" w:rsidRPr="000F1099" w:rsidRDefault="00C8396F" w:rsidP="00E87BA7"/>
    <w:p w14:paraId="17600C01" w14:textId="1F7157F9" w:rsidR="008901CA" w:rsidRPr="00710BC2" w:rsidRDefault="005A1EBF" w:rsidP="0089641E">
      <w:pPr>
        <w:pStyle w:val="Heading1"/>
      </w:pPr>
      <w:bookmarkStart w:id="253" w:name="_Toc14991906"/>
      <w:r w:rsidRPr="00710BC2">
        <w:rPr>
          <w:rFonts w:hint="cs"/>
        </w:rPr>
        <w:lastRenderedPageBreak/>
        <w:t>References</w:t>
      </w:r>
      <w:bookmarkEnd w:id="253"/>
    </w:p>
    <w:p w14:paraId="1194E547" w14:textId="182C81FA" w:rsidR="008901CA" w:rsidRPr="00C8396F" w:rsidRDefault="008901CA" w:rsidP="00E87BA7">
      <w:pPr>
        <w:ind w:right="-2"/>
        <w:rPr>
          <w:rFonts w:cs="David"/>
          <w:color w:val="000000" w:themeColor="text1"/>
          <w:sz w:val="18"/>
          <w:szCs w:val="18"/>
        </w:rPr>
      </w:pPr>
    </w:p>
    <w:p w14:paraId="4597AA8D" w14:textId="4730237B" w:rsidR="0044442C" w:rsidRPr="0044442C" w:rsidRDefault="008901CA" w:rsidP="0044442C">
      <w:pPr>
        <w:widowControl w:val="0"/>
        <w:autoSpaceDE w:val="0"/>
        <w:autoSpaceDN w:val="0"/>
        <w:adjustRightInd w:val="0"/>
        <w:spacing w:line="240" w:lineRule="auto"/>
        <w:ind w:left="640" w:hanging="640"/>
        <w:rPr>
          <w:rFonts w:cs="David"/>
          <w:noProof/>
          <w:sz w:val="18"/>
        </w:rPr>
      </w:pPr>
      <w:r w:rsidRPr="001E20E7">
        <w:rPr>
          <w:rFonts w:cs="David" w:hint="cs"/>
          <w:color w:val="000000" w:themeColor="text1"/>
          <w:sz w:val="18"/>
          <w:szCs w:val="18"/>
        </w:rPr>
        <w:fldChar w:fldCharType="begin" w:fldLock="1"/>
      </w:r>
      <w:r w:rsidRPr="001E20E7">
        <w:rPr>
          <w:rFonts w:cs="David" w:hint="cs"/>
          <w:color w:val="000000" w:themeColor="text1"/>
          <w:sz w:val="18"/>
          <w:szCs w:val="18"/>
        </w:rPr>
        <w:instrText xml:space="preserve">ADDIN Mendeley Bibliography CSL_BIBLIOGRAPHY </w:instrText>
      </w:r>
      <w:r w:rsidRPr="001E20E7">
        <w:rPr>
          <w:rFonts w:cs="David" w:hint="cs"/>
          <w:color w:val="000000" w:themeColor="text1"/>
          <w:sz w:val="18"/>
          <w:szCs w:val="18"/>
        </w:rPr>
        <w:fldChar w:fldCharType="separate"/>
      </w:r>
      <w:r w:rsidR="0044442C" w:rsidRPr="0044442C">
        <w:rPr>
          <w:rFonts w:cs="David"/>
          <w:noProof/>
          <w:sz w:val="18"/>
        </w:rPr>
        <w:t>[1]</w:t>
      </w:r>
      <w:r w:rsidR="0044442C" w:rsidRPr="0044442C">
        <w:rPr>
          <w:rFonts w:cs="David"/>
          <w:noProof/>
          <w:sz w:val="18"/>
        </w:rPr>
        <w:tab/>
        <w:t xml:space="preserve">J. H. Seinfeld and S. N. Pandis, </w:t>
      </w:r>
      <w:r w:rsidR="0044442C" w:rsidRPr="0044442C">
        <w:rPr>
          <w:rFonts w:cs="David"/>
          <w:i/>
          <w:iCs/>
          <w:noProof/>
          <w:sz w:val="18"/>
        </w:rPr>
        <w:t>Atmospheric chemistry and physics - from air pollution to climate change</w:t>
      </w:r>
      <w:r w:rsidR="0044442C" w:rsidRPr="0044442C">
        <w:rPr>
          <w:rFonts w:cs="David"/>
          <w:noProof/>
          <w:sz w:val="18"/>
        </w:rPr>
        <w:t>, Second edi. Wiley-Interscience, 2006.</w:t>
      </w:r>
    </w:p>
    <w:p w14:paraId="6676C261"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[2]</w:t>
      </w:r>
      <w:r w:rsidRPr="0044442C">
        <w:rPr>
          <w:rFonts w:cs="David"/>
          <w:noProof/>
          <w:sz w:val="18"/>
        </w:rPr>
        <w:tab/>
        <w:t xml:space="preserve">D. J. Jacob and D. A. Winner, “Effect of climate change on air quality - citation,” </w:t>
      </w:r>
      <w:r w:rsidRPr="0044442C">
        <w:rPr>
          <w:rFonts w:cs="David"/>
          <w:i/>
          <w:iCs/>
          <w:noProof/>
          <w:sz w:val="18"/>
        </w:rPr>
        <w:t>Atmos. Environ.</w:t>
      </w:r>
      <w:r w:rsidRPr="0044442C">
        <w:rPr>
          <w:rFonts w:cs="David"/>
          <w:noProof/>
          <w:sz w:val="18"/>
        </w:rPr>
        <w:t>, vol. 43, no. 1, pp. 51–63, 2009.</w:t>
      </w:r>
    </w:p>
    <w:p w14:paraId="750BF74D"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[3]</w:t>
      </w:r>
      <w:r w:rsidRPr="0044442C">
        <w:rPr>
          <w:rFonts w:cs="David"/>
          <w:noProof/>
          <w:sz w:val="18"/>
        </w:rPr>
        <w:tab/>
        <w:t xml:space="preserve">“Greenhouse Gas Emissions,” </w:t>
      </w:r>
      <w:r w:rsidRPr="0044442C">
        <w:rPr>
          <w:rFonts w:cs="David"/>
          <w:i/>
          <w:iCs/>
          <w:noProof/>
          <w:sz w:val="18"/>
        </w:rPr>
        <w:t>EPA, United States Environmental Protection Agency</w:t>
      </w:r>
      <w:r w:rsidRPr="0044442C">
        <w:rPr>
          <w:rFonts w:cs="David"/>
          <w:noProof/>
          <w:sz w:val="18"/>
        </w:rPr>
        <w:t>, 2019. [Online]. Available: https://www.epa.gov/ghgemissions/overview-greenhouse-gases. [Accessed: 23-May-2019].</w:t>
      </w:r>
    </w:p>
    <w:p w14:paraId="671B2CAC"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[4]</w:t>
      </w:r>
      <w:r w:rsidRPr="0044442C">
        <w:rPr>
          <w:rFonts w:cs="David"/>
          <w:noProof/>
          <w:sz w:val="18"/>
        </w:rPr>
        <w:tab/>
        <w:t xml:space="preserve">“Israel ministry of environmental protection,” </w:t>
      </w:r>
      <w:r w:rsidRPr="0044442C">
        <w:rPr>
          <w:rFonts w:cs="David"/>
          <w:i/>
          <w:iCs/>
          <w:noProof/>
          <w:sz w:val="18"/>
        </w:rPr>
        <w:t>The Impact of Air Pollution from Industry</w:t>
      </w:r>
      <w:r w:rsidRPr="0044442C">
        <w:rPr>
          <w:rFonts w:cs="David"/>
          <w:noProof/>
          <w:sz w:val="18"/>
        </w:rPr>
        <w:t>, 2015. [Online]. Available: http://www.sviva.gov.il/English/env_topics/Health-and-Environment/Health-Impact-of-Environmental-Nuisances/Pages/The-Impact-of-Air-Pollution-from-Industry.aspx. [Accessed: 23-May-2018].</w:t>
      </w:r>
    </w:p>
    <w:p w14:paraId="188DAB50"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[5]</w:t>
      </w:r>
      <w:r w:rsidRPr="0044442C">
        <w:rPr>
          <w:rFonts w:cs="David"/>
          <w:noProof/>
          <w:sz w:val="18"/>
        </w:rPr>
        <w:tab/>
        <w:t>WHO, “Ambient air pollution: Health impacts,” 2019. [Online]. Available: https://www.who.int/airpollution/ambient/health-impacts/en/. [Accessed: 10-Mar-2019].</w:t>
      </w:r>
    </w:p>
    <w:p w14:paraId="0DF1D3F6"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[6]</w:t>
      </w:r>
      <w:r w:rsidRPr="0044442C">
        <w:rPr>
          <w:rFonts w:cs="David"/>
          <w:noProof/>
          <w:sz w:val="18"/>
        </w:rPr>
        <w:tab/>
        <w:t xml:space="preserve">IPCC, </w:t>
      </w:r>
      <w:r w:rsidRPr="0044442C">
        <w:rPr>
          <w:rFonts w:cs="David"/>
          <w:i/>
          <w:iCs/>
          <w:noProof/>
          <w:sz w:val="18"/>
        </w:rPr>
        <w:t>Climate Change 2013</w:t>
      </w:r>
      <w:r w:rsidRPr="0044442C">
        <w:rPr>
          <w:rFonts w:cs="David"/>
          <w:noProof/>
          <w:sz w:val="18"/>
        </w:rPr>
        <w:t>, vol. 5. 2014.</w:t>
      </w:r>
    </w:p>
    <w:p w14:paraId="115D4B2D"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[7]</w:t>
      </w:r>
      <w:r w:rsidRPr="0044442C">
        <w:rPr>
          <w:rFonts w:cs="David"/>
          <w:noProof/>
          <w:sz w:val="18"/>
        </w:rPr>
        <w:tab/>
        <w:t xml:space="preserve">A. M. Fiore, V. Naik, and E. M. Leibensperger, “Air quality and climate connections,” </w:t>
      </w:r>
      <w:r w:rsidRPr="0044442C">
        <w:rPr>
          <w:rFonts w:cs="David"/>
          <w:i/>
          <w:iCs/>
          <w:noProof/>
          <w:sz w:val="18"/>
        </w:rPr>
        <w:t>J. Air Waste Manag. Assoc.</w:t>
      </w:r>
      <w:r w:rsidRPr="0044442C">
        <w:rPr>
          <w:rFonts w:cs="David"/>
          <w:noProof/>
          <w:sz w:val="18"/>
        </w:rPr>
        <w:t>, vol. 65, no. 6, pp. 645–685, 2015.</w:t>
      </w:r>
    </w:p>
    <w:p w14:paraId="4319C9C6"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[8]</w:t>
      </w:r>
      <w:r w:rsidRPr="0044442C">
        <w:rPr>
          <w:rFonts w:cs="David"/>
          <w:noProof/>
          <w:sz w:val="18"/>
        </w:rPr>
        <w:tab/>
        <w:t xml:space="preserve">M. Jerrett </w:t>
      </w:r>
      <w:r w:rsidRPr="0044442C">
        <w:rPr>
          <w:rFonts w:cs="David"/>
          <w:i/>
          <w:iCs/>
          <w:noProof/>
          <w:sz w:val="18"/>
        </w:rPr>
        <w:t>et al.</w:t>
      </w:r>
      <w:r w:rsidRPr="0044442C">
        <w:rPr>
          <w:rFonts w:cs="David"/>
          <w:noProof/>
          <w:sz w:val="18"/>
        </w:rPr>
        <w:t xml:space="preserve">, “A review and evaluation of intraurban air pollution exposure models,” </w:t>
      </w:r>
      <w:r w:rsidRPr="0044442C">
        <w:rPr>
          <w:rFonts w:cs="David"/>
          <w:i/>
          <w:iCs/>
          <w:noProof/>
          <w:sz w:val="18"/>
        </w:rPr>
        <w:t>J. Expo. Anal. Environ. Epidemiol.</w:t>
      </w:r>
      <w:r w:rsidRPr="0044442C">
        <w:rPr>
          <w:rFonts w:cs="David"/>
          <w:noProof/>
          <w:sz w:val="18"/>
        </w:rPr>
        <w:t>, vol. 15, no. 2, pp. 185–204, 2005.</w:t>
      </w:r>
    </w:p>
    <w:p w14:paraId="4F5E9542"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[9]</w:t>
      </w:r>
      <w:r w:rsidRPr="0044442C">
        <w:rPr>
          <w:rFonts w:cs="David"/>
          <w:noProof/>
          <w:sz w:val="18"/>
        </w:rPr>
        <w:tab/>
        <w:t xml:space="preserve">F. Kizel </w:t>
      </w:r>
      <w:r w:rsidRPr="0044442C">
        <w:rPr>
          <w:rFonts w:cs="David"/>
          <w:i/>
          <w:iCs/>
          <w:noProof/>
          <w:sz w:val="18"/>
        </w:rPr>
        <w:t>et al.</w:t>
      </w:r>
      <w:r w:rsidRPr="0044442C">
        <w:rPr>
          <w:rFonts w:cs="David"/>
          <w:noProof/>
          <w:sz w:val="18"/>
        </w:rPr>
        <w:t xml:space="preserve">, “Node-to-node field calibration of wireless distributed air pollution sensor network,” </w:t>
      </w:r>
      <w:r w:rsidRPr="0044442C">
        <w:rPr>
          <w:rFonts w:cs="David"/>
          <w:i/>
          <w:iCs/>
          <w:noProof/>
          <w:sz w:val="18"/>
        </w:rPr>
        <w:t>Environ. Pollut.</w:t>
      </w:r>
      <w:r w:rsidRPr="0044442C">
        <w:rPr>
          <w:rFonts w:cs="David"/>
          <w:noProof/>
          <w:sz w:val="18"/>
        </w:rPr>
        <w:t>, vol. 233, pp. 900–909, 2018.</w:t>
      </w:r>
    </w:p>
    <w:p w14:paraId="7A90E721"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[10]</w:t>
      </w:r>
      <w:r w:rsidRPr="0044442C">
        <w:rPr>
          <w:rFonts w:cs="David"/>
          <w:noProof/>
          <w:sz w:val="18"/>
        </w:rPr>
        <w:tab/>
        <w:t xml:space="preserve">U. Lerner, T. Yacobi, I. Levy, S. A. Moltchanov, T. Cole-Hunter, and B. Fishbain, “The effect of ego-motion on environmental monitoring,” </w:t>
      </w:r>
      <w:r w:rsidRPr="0044442C">
        <w:rPr>
          <w:rFonts w:cs="David"/>
          <w:i/>
          <w:iCs/>
          <w:noProof/>
          <w:sz w:val="18"/>
        </w:rPr>
        <w:t>Sci. Total Environ.</w:t>
      </w:r>
      <w:r w:rsidRPr="0044442C">
        <w:rPr>
          <w:rFonts w:cs="David"/>
          <w:noProof/>
          <w:sz w:val="18"/>
        </w:rPr>
        <w:t>, vol. 533, pp. 8–16, 2015.</w:t>
      </w:r>
    </w:p>
    <w:p w14:paraId="23FFDB3F"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[11]</w:t>
      </w:r>
      <w:r w:rsidRPr="0044442C">
        <w:rPr>
          <w:rFonts w:cs="David"/>
          <w:noProof/>
          <w:sz w:val="18"/>
        </w:rPr>
        <w:tab/>
        <w:t xml:space="preserve">S. Moltchanov, I. Levy, Y. Etzion, U. Lerner, D. M. Broday, and B. Fishbain, “On the feasibility of measuring urban air pollution by wireless distributed sensor networks,” </w:t>
      </w:r>
      <w:r w:rsidRPr="0044442C">
        <w:rPr>
          <w:rFonts w:cs="David"/>
          <w:i/>
          <w:iCs/>
          <w:noProof/>
          <w:sz w:val="18"/>
        </w:rPr>
        <w:t>Sci. Total Environ.</w:t>
      </w:r>
      <w:r w:rsidRPr="0044442C">
        <w:rPr>
          <w:rFonts w:cs="David"/>
          <w:noProof/>
          <w:sz w:val="18"/>
        </w:rPr>
        <w:t>, vol. 502, pp. 537–547, 2015.</w:t>
      </w:r>
    </w:p>
    <w:p w14:paraId="298AB5E9"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[12]</w:t>
      </w:r>
      <w:r w:rsidRPr="0044442C">
        <w:rPr>
          <w:rFonts w:cs="David"/>
          <w:noProof/>
          <w:sz w:val="18"/>
        </w:rPr>
        <w:tab/>
        <w:t xml:space="preserve">A. Marjovi, A. Arfire, and A. Martinoli, “High Resolution Air Pollution Maps in Urban Environments Using Mobile Sensor Networks,” </w:t>
      </w:r>
      <w:r w:rsidRPr="0044442C">
        <w:rPr>
          <w:rFonts w:cs="David"/>
          <w:i/>
          <w:iCs/>
          <w:noProof/>
          <w:sz w:val="18"/>
        </w:rPr>
        <w:t>2015 Int. Conf. Distrib. Comput. Sens. Syst.</w:t>
      </w:r>
      <w:r w:rsidRPr="0044442C">
        <w:rPr>
          <w:rFonts w:cs="David"/>
          <w:noProof/>
          <w:sz w:val="18"/>
        </w:rPr>
        <w:t>, pp. 11–20, 2015.</w:t>
      </w:r>
    </w:p>
    <w:p w14:paraId="4971840F"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[13]</w:t>
      </w:r>
      <w:r w:rsidRPr="0044442C">
        <w:rPr>
          <w:rFonts w:cs="David"/>
          <w:noProof/>
          <w:sz w:val="18"/>
        </w:rPr>
        <w:tab/>
        <w:t xml:space="preserve">M. I. Mead </w:t>
      </w:r>
      <w:r w:rsidRPr="0044442C">
        <w:rPr>
          <w:rFonts w:cs="David"/>
          <w:i/>
          <w:iCs/>
          <w:noProof/>
          <w:sz w:val="18"/>
        </w:rPr>
        <w:t>et al.</w:t>
      </w:r>
      <w:r w:rsidRPr="0044442C">
        <w:rPr>
          <w:rFonts w:cs="David"/>
          <w:noProof/>
          <w:sz w:val="18"/>
        </w:rPr>
        <w:t xml:space="preserve">, “The use of electrochemical sensors for monitoring urban air quality in low-cost, high-density networks,” </w:t>
      </w:r>
      <w:r w:rsidRPr="0044442C">
        <w:rPr>
          <w:rFonts w:cs="David"/>
          <w:i/>
          <w:iCs/>
          <w:noProof/>
          <w:sz w:val="18"/>
        </w:rPr>
        <w:t>Atmos. Environ.</w:t>
      </w:r>
      <w:r w:rsidRPr="0044442C">
        <w:rPr>
          <w:rFonts w:cs="David"/>
          <w:noProof/>
          <w:sz w:val="18"/>
        </w:rPr>
        <w:t>, vol. 70, pp. 186–203, 2013.</w:t>
      </w:r>
    </w:p>
    <w:p w14:paraId="22E41A2E"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[14]</w:t>
      </w:r>
      <w:r w:rsidRPr="0044442C">
        <w:rPr>
          <w:rFonts w:cs="David"/>
          <w:noProof/>
          <w:sz w:val="18"/>
        </w:rPr>
        <w:tab/>
        <w:t xml:space="preserve">R. Piedrahita </w:t>
      </w:r>
      <w:r w:rsidRPr="0044442C">
        <w:rPr>
          <w:rFonts w:cs="David"/>
          <w:i/>
          <w:iCs/>
          <w:noProof/>
          <w:sz w:val="18"/>
        </w:rPr>
        <w:t>et al.</w:t>
      </w:r>
      <w:r w:rsidRPr="0044442C">
        <w:rPr>
          <w:rFonts w:cs="David"/>
          <w:noProof/>
          <w:sz w:val="18"/>
        </w:rPr>
        <w:t xml:space="preserve">, “The next generation of low-cost personal air quality sensors for quantitative exposure monitoring,” </w:t>
      </w:r>
      <w:r w:rsidRPr="0044442C">
        <w:rPr>
          <w:rFonts w:cs="David"/>
          <w:i/>
          <w:iCs/>
          <w:noProof/>
          <w:sz w:val="18"/>
        </w:rPr>
        <w:t>Atmos. Meas. Tech.</w:t>
      </w:r>
      <w:r w:rsidRPr="0044442C">
        <w:rPr>
          <w:rFonts w:cs="David"/>
          <w:noProof/>
          <w:sz w:val="18"/>
        </w:rPr>
        <w:t>, vol. 7, no. 10, pp. 3325–3336, 2014.</w:t>
      </w:r>
    </w:p>
    <w:p w14:paraId="23CD0B50"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[15]</w:t>
      </w:r>
      <w:r w:rsidRPr="0044442C">
        <w:rPr>
          <w:rFonts w:cs="David"/>
          <w:noProof/>
          <w:sz w:val="18"/>
        </w:rPr>
        <w:tab/>
        <w:t xml:space="preserve">N. Castell </w:t>
      </w:r>
      <w:r w:rsidRPr="0044442C">
        <w:rPr>
          <w:rFonts w:cs="David"/>
          <w:i/>
          <w:iCs/>
          <w:noProof/>
          <w:sz w:val="18"/>
        </w:rPr>
        <w:t>et al.</w:t>
      </w:r>
      <w:r w:rsidRPr="0044442C">
        <w:rPr>
          <w:rFonts w:cs="David"/>
          <w:noProof/>
          <w:sz w:val="18"/>
        </w:rPr>
        <w:t xml:space="preserve">, “Can commercial low-cost sensor platforms contribute to air quality monitoring and exposure estimates?,” </w:t>
      </w:r>
      <w:r w:rsidRPr="0044442C">
        <w:rPr>
          <w:rFonts w:cs="David"/>
          <w:i/>
          <w:iCs/>
          <w:noProof/>
          <w:sz w:val="18"/>
        </w:rPr>
        <w:t>Environ. Int.</w:t>
      </w:r>
      <w:r w:rsidRPr="0044442C">
        <w:rPr>
          <w:rFonts w:cs="David"/>
          <w:noProof/>
          <w:sz w:val="18"/>
        </w:rPr>
        <w:t>, vol. 99, pp. 293–302, 2017.</w:t>
      </w:r>
    </w:p>
    <w:p w14:paraId="0C37C32C"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[16]</w:t>
      </w:r>
      <w:r w:rsidRPr="0044442C">
        <w:rPr>
          <w:rFonts w:cs="David"/>
          <w:noProof/>
          <w:sz w:val="18"/>
        </w:rPr>
        <w:tab/>
        <w:t xml:space="preserve">A. Nebenzal and B. Fishbain, </w:t>
      </w:r>
      <w:r w:rsidRPr="0044442C">
        <w:rPr>
          <w:rFonts w:cs="David"/>
          <w:i/>
          <w:iCs/>
          <w:noProof/>
          <w:sz w:val="18"/>
        </w:rPr>
        <w:t>Hough-Transform-Based Interpolation Scheme for Generating Accurate Dense Spatial Maps of Air Pollutants from Sparse Sensin</w:t>
      </w:r>
      <w:r w:rsidRPr="0044442C">
        <w:rPr>
          <w:rFonts w:cs="David"/>
          <w:noProof/>
          <w:sz w:val="18"/>
        </w:rPr>
        <w:t>, vol. 507. Springer International Publishing, 2017.</w:t>
      </w:r>
    </w:p>
    <w:p w14:paraId="524730EC"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[17]</w:t>
      </w:r>
      <w:r w:rsidRPr="0044442C">
        <w:rPr>
          <w:rFonts w:cs="David"/>
          <w:noProof/>
          <w:sz w:val="18"/>
        </w:rPr>
        <w:tab/>
        <w:t xml:space="preserve">P. H. Ryan and G. K. LeMasters, “A Review of Land-use Regression Models for Characterizing Intraurban Air Pollution Exposure,” </w:t>
      </w:r>
      <w:r w:rsidRPr="0044442C">
        <w:rPr>
          <w:rFonts w:cs="David"/>
          <w:i/>
          <w:iCs/>
          <w:noProof/>
          <w:sz w:val="18"/>
        </w:rPr>
        <w:t>Inhal. Toxicol.</w:t>
      </w:r>
      <w:r w:rsidRPr="0044442C">
        <w:rPr>
          <w:rFonts w:cs="David"/>
          <w:noProof/>
          <w:sz w:val="18"/>
        </w:rPr>
        <w:t>, vol. 19, no. sup1, pp. 127–133, Jan. 2007.</w:t>
      </w:r>
    </w:p>
    <w:p w14:paraId="102CA195"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[18]</w:t>
      </w:r>
      <w:r w:rsidRPr="0044442C">
        <w:rPr>
          <w:rFonts w:cs="David"/>
          <w:noProof/>
          <w:sz w:val="18"/>
        </w:rPr>
        <w:tab/>
        <w:t xml:space="preserve">J. M. Stockie, “The Mathematics of Atmospheric Dispersion Modeling,” </w:t>
      </w:r>
      <w:r w:rsidRPr="0044442C">
        <w:rPr>
          <w:rFonts w:cs="David"/>
          <w:i/>
          <w:iCs/>
          <w:noProof/>
          <w:sz w:val="18"/>
        </w:rPr>
        <w:t>SIAM Rev.</w:t>
      </w:r>
      <w:r w:rsidRPr="0044442C">
        <w:rPr>
          <w:rFonts w:cs="David"/>
          <w:noProof/>
          <w:sz w:val="18"/>
        </w:rPr>
        <w:t>, vol. 53, no. 2, pp. 349–372, 2011.</w:t>
      </w:r>
    </w:p>
    <w:p w14:paraId="1B3F8E6C"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[19]</w:t>
      </w:r>
      <w:r w:rsidRPr="0044442C">
        <w:rPr>
          <w:rFonts w:cs="David"/>
          <w:noProof/>
          <w:sz w:val="18"/>
        </w:rPr>
        <w:tab/>
        <w:t xml:space="preserve">A. F. Stein, V. Isakov, J. Godowitch, and R. R. Draxler, “A hybrid modeling approach to resolve pollutant concentrations in an urban area,” </w:t>
      </w:r>
      <w:r w:rsidRPr="0044442C">
        <w:rPr>
          <w:rFonts w:cs="David"/>
          <w:i/>
          <w:iCs/>
          <w:noProof/>
          <w:sz w:val="18"/>
        </w:rPr>
        <w:t>Atmos. Environ.</w:t>
      </w:r>
      <w:r w:rsidRPr="0044442C">
        <w:rPr>
          <w:rFonts w:cs="David"/>
          <w:noProof/>
          <w:sz w:val="18"/>
        </w:rPr>
        <w:t>, vol. 41, no. 40, pp. 9410–9426, 2007.</w:t>
      </w:r>
    </w:p>
    <w:p w14:paraId="70478F09"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[20]</w:t>
      </w:r>
      <w:r w:rsidRPr="0044442C">
        <w:rPr>
          <w:rFonts w:cs="David"/>
          <w:noProof/>
          <w:sz w:val="18"/>
        </w:rPr>
        <w:tab/>
        <w:t xml:space="preserve">R. L. Burritt and C. Saka, “Quality of physical environmental management accounting information, Lessons from Pollutant Release and Transfer Registers,” </w:t>
      </w:r>
      <w:r w:rsidRPr="0044442C">
        <w:rPr>
          <w:rFonts w:cs="David"/>
          <w:i/>
          <w:iCs/>
          <w:noProof/>
          <w:sz w:val="18"/>
        </w:rPr>
        <w:t>Sustain. Account. Report.</w:t>
      </w:r>
      <w:r w:rsidRPr="0044442C">
        <w:rPr>
          <w:rFonts w:cs="David"/>
          <w:noProof/>
          <w:sz w:val="18"/>
        </w:rPr>
        <w:t>, pp. 373–407, 2006.</w:t>
      </w:r>
    </w:p>
    <w:p w14:paraId="04474941"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[21]</w:t>
      </w:r>
      <w:r w:rsidRPr="0044442C">
        <w:rPr>
          <w:rFonts w:cs="David"/>
          <w:noProof/>
          <w:sz w:val="18"/>
        </w:rPr>
        <w:tab/>
        <w:t xml:space="preserve">D. Kerret and G. M. Gray, “What do we learn from emissions reporting? Analytical considerations and comparison of pollutant release and transfer registers in the United States, Canada, England, and Australia,” </w:t>
      </w:r>
      <w:r w:rsidRPr="0044442C">
        <w:rPr>
          <w:rFonts w:cs="David"/>
          <w:i/>
          <w:iCs/>
          <w:noProof/>
          <w:sz w:val="18"/>
        </w:rPr>
        <w:t>Risk Anal.</w:t>
      </w:r>
      <w:r w:rsidRPr="0044442C">
        <w:rPr>
          <w:rFonts w:cs="David"/>
          <w:noProof/>
          <w:sz w:val="18"/>
        </w:rPr>
        <w:t>, vol. 27, no. 1, pp. 203–223, 2007.</w:t>
      </w:r>
    </w:p>
    <w:p w14:paraId="3DD1F531"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[22]</w:t>
      </w:r>
      <w:r w:rsidRPr="0044442C">
        <w:rPr>
          <w:rFonts w:cs="David"/>
          <w:noProof/>
          <w:sz w:val="18"/>
        </w:rPr>
        <w:tab/>
        <w:t xml:space="preserve">R. Sullivan and A. Gouldson, “Pollutant release and transfer registers: Examining the value of government-led reporting on corporate environmental performance,” </w:t>
      </w:r>
      <w:r w:rsidRPr="0044442C">
        <w:rPr>
          <w:rFonts w:cs="David"/>
          <w:i/>
          <w:iCs/>
          <w:noProof/>
          <w:sz w:val="18"/>
        </w:rPr>
        <w:t>Corp. Soc. Responsib. Environ. Manag.</w:t>
      </w:r>
      <w:r w:rsidRPr="0044442C">
        <w:rPr>
          <w:rFonts w:cs="David"/>
          <w:noProof/>
          <w:sz w:val="18"/>
        </w:rPr>
        <w:t>, vol. 14, no. 5, pp. 263–273, 2007.</w:t>
      </w:r>
    </w:p>
    <w:p w14:paraId="3AB82394"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[23]</w:t>
      </w:r>
      <w:r w:rsidRPr="0044442C">
        <w:rPr>
          <w:rFonts w:cs="David"/>
          <w:noProof/>
          <w:sz w:val="18"/>
        </w:rPr>
        <w:tab/>
        <w:t xml:space="preserve">M. Hutchinson, H. Oh, and W. H. Chen, “A review of source term estimation methods for atmospheric dispersion events using static or mobile sensors,” </w:t>
      </w:r>
      <w:r w:rsidRPr="0044442C">
        <w:rPr>
          <w:rFonts w:cs="David"/>
          <w:i/>
          <w:iCs/>
          <w:noProof/>
          <w:sz w:val="18"/>
        </w:rPr>
        <w:t>Inf. Fusion</w:t>
      </w:r>
      <w:r w:rsidRPr="0044442C">
        <w:rPr>
          <w:rFonts w:cs="David"/>
          <w:noProof/>
          <w:sz w:val="18"/>
        </w:rPr>
        <w:t>, vol. 36, pp. 130–148, 2017.</w:t>
      </w:r>
    </w:p>
    <w:p w14:paraId="4539C93F"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[24]</w:t>
      </w:r>
      <w:r w:rsidRPr="0044442C">
        <w:rPr>
          <w:rFonts w:cs="David"/>
          <w:noProof/>
          <w:sz w:val="18"/>
        </w:rPr>
        <w:tab/>
        <w:t xml:space="preserve">P. S. Kanaroglou </w:t>
      </w:r>
      <w:r w:rsidRPr="0044442C">
        <w:rPr>
          <w:rFonts w:cs="David"/>
          <w:i/>
          <w:iCs/>
          <w:noProof/>
          <w:sz w:val="18"/>
        </w:rPr>
        <w:t>et al.</w:t>
      </w:r>
      <w:r w:rsidRPr="0044442C">
        <w:rPr>
          <w:rFonts w:cs="David"/>
          <w:noProof/>
          <w:sz w:val="18"/>
        </w:rPr>
        <w:t xml:space="preserve">, “Establishing an air pollution monitoring network for intra-urban population exposure assessment: A location-allocation approach,” </w:t>
      </w:r>
      <w:r w:rsidRPr="0044442C">
        <w:rPr>
          <w:rFonts w:cs="David"/>
          <w:i/>
          <w:iCs/>
          <w:noProof/>
          <w:sz w:val="18"/>
        </w:rPr>
        <w:t>Atmos. Environ.</w:t>
      </w:r>
      <w:r w:rsidRPr="0044442C">
        <w:rPr>
          <w:rFonts w:cs="David"/>
          <w:noProof/>
          <w:sz w:val="18"/>
        </w:rPr>
        <w:t>, vol. 39, no. 13, pp. 2399–2409, 2005.</w:t>
      </w:r>
    </w:p>
    <w:p w14:paraId="54EA3F9D"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[25]</w:t>
      </w:r>
      <w:r w:rsidRPr="0044442C">
        <w:rPr>
          <w:rFonts w:cs="David"/>
          <w:noProof/>
          <w:sz w:val="18"/>
        </w:rPr>
        <w:tab/>
        <w:t xml:space="preserve">B. Liu, O. Dousse, P. Nain, and D. Towsley, “Dynamic coverage of mobile sensor networks,” </w:t>
      </w:r>
      <w:r w:rsidRPr="0044442C">
        <w:rPr>
          <w:rFonts w:cs="David"/>
          <w:i/>
          <w:iCs/>
          <w:noProof/>
          <w:sz w:val="18"/>
        </w:rPr>
        <w:t>IEEE Trans. Parallel Distrib. Syst.</w:t>
      </w:r>
      <w:r w:rsidRPr="0044442C">
        <w:rPr>
          <w:rFonts w:cs="David"/>
          <w:noProof/>
          <w:sz w:val="18"/>
        </w:rPr>
        <w:t>, vol. 24, no. 2, pp. 301–311, 2013.</w:t>
      </w:r>
    </w:p>
    <w:p w14:paraId="3997600C"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[26]</w:t>
      </w:r>
      <w:r w:rsidRPr="0044442C">
        <w:rPr>
          <w:rFonts w:cs="David"/>
          <w:noProof/>
          <w:sz w:val="18"/>
        </w:rPr>
        <w:tab/>
        <w:t xml:space="preserve">Q. Zhao and A. Swami, “Coverage and Connectivity in Wireless Sensor Networks,” </w:t>
      </w:r>
      <w:r w:rsidRPr="0044442C">
        <w:rPr>
          <w:rFonts w:cs="David"/>
          <w:i/>
          <w:iCs/>
          <w:noProof/>
          <w:sz w:val="18"/>
        </w:rPr>
        <w:t>Adapt. Cross Layer Des. Wirel. Networks</w:t>
      </w:r>
      <w:r w:rsidRPr="0044442C">
        <w:rPr>
          <w:rFonts w:cs="David"/>
          <w:noProof/>
          <w:sz w:val="18"/>
        </w:rPr>
        <w:t>, pp. 301–323, 2010.</w:t>
      </w:r>
    </w:p>
    <w:p w14:paraId="7F4C896B"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[27]</w:t>
      </w:r>
      <w:r w:rsidRPr="0044442C">
        <w:rPr>
          <w:rFonts w:cs="David"/>
          <w:noProof/>
          <w:sz w:val="18"/>
        </w:rPr>
        <w:tab/>
        <w:t xml:space="preserve">H. Zhang and C. Liu, “A Review on Node Deployment of Wireless Sensor Network,” </w:t>
      </w:r>
      <w:r w:rsidRPr="0044442C">
        <w:rPr>
          <w:rFonts w:cs="David"/>
          <w:i/>
          <w:iCs/>
          <w:noProof/>
          <w:sz w:val="18"/>
        </w:rPr>
        <w:t>IJCSI Int. J. Comput. Sci. Issues</w:t>
      </w:r>
      <w:r w:rsidRPr="0044442C">
        <w:rPr>
          <w:rFonts w:cs="David"/>
          <w:noProof/>
          <w:sz w:val="18"/>
        </w:rPr>
        <w:t>, vol. 9, no. 6, pp. 378–383, 2012.</w:t>
      </w:r>
    </w:p>
    <w:p w14:paraId="3640BEA4"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[28]</w:t>
      </w:r>
      <w:r w:rsidRPr="0044442C">
        <w:rPr>
          <w:rFonts w:cs="David"/>
          <w:noProof/>
          <w:sz w:val="18"/>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44442C">
        <w:rPr>
          <w:rFonts w:cs="David"/>
          <w:i/>
          <w:iCs/>
          <w:noProof/>
          <w:sz w:val="18"/>
        </w:rPr>
        <w:t>Sci. Total Environ.</w:t>
      </w:r>
      <w:r w:rsidRPr="0044442C">
        <w:rPr>
          <w:rFonts w:cs="David"/>
          <w:noProof/>
          <w:sz w:val="18"/>
        </w:rPr>
        <w:t>, vol. 575, no. September 2016, pp. 639–648, 2017.</w:t>
      </w:r>
    </w:p>
    <w:p w14:paraId="6CDE5B4A"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[29]</w:t>
      </w:r>
      <w:r w:rsidRPr="0044442C">
        <w:rPr>
          <w:rFonts w:cs="David"/>
          <w:noProof/>
          <w:sz w:val="18"/>
        </w:rPr>
        <w:tab/>
        <w:t xml:space="preserve">U. Lerner, O. Hirshfeld, and B. Fishbain, “Optimal Deployment of a Heterogeneous Environmental Sensor Network,” </w:t>
      </w:r>
      <w:r w:rsidRPr="0044442C">
        <w:rPr>
          <w:rFonts w:cs="David"/>
          <w:i/>
          <w:iCs/>
          <w:noProof/>
          <w:sz w:val="18"/>
        </w:rPr>
        <w:t>Jorunal Environ. Informatics</w:t>
      </w:r>
      <w:r w:rsidRPr="0044442C">
        <w:rPr>
          <w:rFonts w:cs="David"/>
          <w:noProof/>
          <w:sz w:val="18"/>
        </w:rPr>
        <w:t>, no. X, pp. 1–9, 2018.</w:t>
      </w:r>
    </w:p>
    <w:p w14:paraId="29610B30"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[30]</w:t>
      </w:r>
      <w:r w:rsidRPr="0044442C">
        <w:rPr>
          <w:rFonts w:cs="David"/>
          <w:noProof/>
          <w:sz w:val="18"/>
        </w:rPr>
        <w:tab/>
        <w:t xml:space="preserve">B. Carter and R. Ragade, “A probabilistic model for the deployment of sensors,” </w:t>
      </w:r>
      <w:r w:rsidRPr="0044442C">
        <w:rPr>
          <w:rFonts w:cs="David"/>
          <w:i/>
          <w:iCs/>
          <w:noProof/>
          <w:sz w:val="18"/>
        </w:rPr>
        <w:t>SAS 2009 - IEEE Sensors Appl. Symp. Proc.</w:t>
      </w:r>
      <w:r w:rsidRPr="0044442C">
        <w:rPr>
          <w:rFonts w:cs="David"/>
          <w:noProof/>
          <w:sz w:val="18"/>
        </w:rPr>
        <w:t>, pp. 7–12, 2009.</w:t>
      </w:r>
    </w:p>
    <w:p w14:paraId="0AF6FA18"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[31]</w:t>
      </w:r>
      <w:r w:rsidRPr="0044442C">
        <w:rPr>
          <w:rFonts w:cs="David"/>
          <w:noProof/>
          <w:sz w:val="18"/>
        </w:rPr>
        <w:tab/>
        <w:t xml:space="preserve">A. Boubrima, W. Bechkit, and H. Rivano, “Optimal WSN Deployment Models for Air Pollution Monitoring,” </w:t>
      </w:r>
      <w:r w:rsidRPr="0044442C">
        <w:rPr>
          <w:rFonts w:cs="David"/>
          <w:i/>
          <w:iCs/>
          <w:noProof/>
          <w:sz w:val="18"/>
        </w:rPr>
        <w:t>IEEE Trans. Wirel. Commun.</w:t>
      </w:r>
      <w:r w:rsidRPr="0044442C">
        <w:rPr>
          <w:rFonts w:cs="David"/>
          <w:noProof/>
          <w:sz w:val="18"/>
        </w:rPr>
        <w:t>, vol. 16, no. 5, pp. 2723–2735, 2017.</w:t>
      </w:r>
    </w:p>
    <w:p w14:paraId="3FE53366"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[32]</w:t>
      </w:r>
      <w:r w:rsidRPr="0044442C">
        <w:rPr>
          <w:rFonts w:cs="David"/>
          <w:noProof/>
          <w:sz w:val="18"/>
        </w:rPr>
        <w:tab/>
        <w:t xml:space="preserve">A. Boubrima, W. Bechkit, H. Rivano, and L. Soulhac, “Leveraging the potential of WSN for an efficient correction of air pollution fine-grained simulations,” </w:t>
      </w:r>
      <w:r w:rsidRPr="0044442C">
        <w:rPr>
          <w:rFonts w:cs="David"/>
          <w:i/>
          <w:iCs/>
          <w:noProof/>
          <w:sz w:val="18"/>
        </w:rPr>
        <w:t>Proc. - Int. Conf. Comput. Commun. Networks, ICCCN</w:t>
      </w:r>
      <w:r w:rsidRPr="0044442C">
        <w:rPr>
          <w:rFonts w:cs="David"/>
          <w:noProof/>
          <w:sz w:val="18"/>
        </w:rPr>
        <w:t>, vol. 2018-July, 2018.</w:t>
      </w:r>
    </w:p>
    <w:p w14:paraId="56F1B13C"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[33]</w:t>
      </w:r>
      <w:r w:rsidRPr="0044442C">
        <w:rPr>
          <w:rFonts w:cs="David"/>
          <w:noProof/>
          <w:sz w:val="18"/>
        </w:rPr>
        <w:tab/>
        <w:t xml:space="preserve">J. D. Berman, L. Jin, M. L. Bell, and F. C. Curriero, “Developing a geostatistical simulation method to inform the quantity and placement of new monitors for a follow-up air sampling campaign,” </w:t>
      </w:r>
      <w:r w:rsidRPr="0044442C">
        <w:rPr>
          <w:rFonts w:cs="David"/>
          <w:i/>
          <w:iCs/>
          <w:noProof/>
          <w:sz w:val="18"/>
        </w:rPr>
        <w:t>J. Expo. Sci. Environ. Epidemiol.</w:t>
      </w:r>
      <w:r w:rsidRPr="0044442C">
        <w:rPr>
          <w:rFonts w:cs="David"/>
          <w:noProof/>
          <w:sz w:val="18"/>
        </w:rPr>
        <w:t>, vol. 29, no. 2, pp. 248–257, 2019.</w:t>
      </w:r>
    </w:p>
    <w:p w14:paraId="11293B31"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[34]</w:t>
      </w:r>
      <w:r w:rsidRPr="0044442C">
        <w:rPr>
          <w:rFonts w:cs="David"/>
          <w:noProof/>
          <w:sz w:val="18"/>
        </w:rPr>
        <w:tab/>
        <w:t xml:space="preserve">R. Berkowicz, M. Winther, and M. Ketzel, “Traffic pollution modelling and emission data,” </w:t>
      </w:r>
      <w:r w:rsidRPr="0044442C">
        <w:rPr>
          <w:rFonts w:cs="David"/>
          <w:i/>
          <w:iCs/>
          <w:noProof/>
          <w:sz w:val="18"/>
        </w:rPr>
        <w:t>Environ. Model. Softw.</w:t>
      </w:r>
      <w:r w:rsidRPr="0044442C">
        <w:rPr>
          <w:rFonts w:cs="David"/>
          <w:noProof/>
          <w:sz w:val="18"/>
        </w:rPr>
        <w:t>, vol. 21, no. 4, pp. 454–460, 2006.</w:t>
      </w:r>
    </w:p>
    <w:p w14:paraId="75D08BF5"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[35]</w:t>
      </w:r>
      <w:r w:rsidRPr="0044442C">
        <w:rPr>
          <w:rFonts w:cs="David"/>
          <w:noProof/>
          <w:sz w:val="18"/>
        </w:rPr>
        <w:tab/>
        <w:t xml:space="preserve">C. C. Austin, B. Roberge, and N. Goyer, “Cross-sensitivities of electrochemical detectors used to monitor worker </w:t>
      </w:r>
      <w:r w:rsidRPr="0044442C">
        <w:rPr>
          <w:rFonts w:cs="David"/>
          <w:noProof/>
          <w:sz w:val="18"/>
        </w:rPr>
        <w:lastRenderedPageBreak/>
        <w:t xml:space="preserve">exposures to airborne contaminants: False positive responses in the absence of target analytes,” </w:t>
      </w:r>
      <w:r w:rsidRPr="0044442C">
        <w:rPr>
          <w:rFonts w:cs="David"/>
          <w:i/>
          <w:iCs/>
          <w:noProof/>
          <w:sz w:val="18"/>
        </w:rPr>
        <w:t>J. Environ. Monit.</w:t>
      </w:r>
      <w:r w:rsidRPr="0044442C">
        <w:rPr>
          <w:rFonts w:cs="David"/>
          <w:noProof/>
          <w:sz w:val="18"/>
        </w:rPr>
        <w:t>, vol. 8, no. 1, pp. 161–166, 2006.</w:t>
      </w:r>
    </w:p>
    <w:p w14:paraId="5C9628F1"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[36]</w:t>
      </w:r>
      <w:r w:rsidRPr="0044442C">
        <w:rPr>
          <w:rFonts w:cs="David"/>
          <w:noProof/>
          <w:sz w:val="18"/>
        </w:rPr>
        <w:tab/>
        <w:t xml:space="preserve">K. Chakrabarty, S. S. Iyengar, H. Qi, and E. Cho, “Grid coverage for surveillance and target location in distributed sensor networks,” </w:t>
      </w:r>
      <w:r w:rsidRPr="0044442C">
        <w:rPr>
          <w:rFonts w:cs="David"/>
          <w:i/>
          <w:iCs/>
          <w:noProof/>
          <w:sz w:val="18"/>
        </w:rPr>
        <w:t>IEEE Trans. Comput.</w:t>
      </w:r>
      <w:r w:rsidRPr="0044442C">
        <w:rPr>
          <w:rFonts w:cs="David"/>
          <w:noProof/>
          <w:sz w:val="18"/>
        </w:rPr>
        <w:t>, vol. 51, no. 12, pp. 1448–1453, 2002.</w:t>
      </w:r>
    </w:p>
    <w:p w14:paraId="07AD97F8"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[37]</w:t>
      </w:r>
      <w:r w:rsidRPr="0044442C">
        <w:rPr>
          <w:rFonts w:cs="David"/>
          <w:noProof/>
          <w:sz w:val="18"/>
        </w:rPr>
        <w:tab/>
        <w:t xml:space="preserve">I. K. Altinel, N. Aras, E. Güney, and C. Ersoy, “Binary integer programming formulation and heuristics for differentiated coverage in heterogeneous sensor networks,” </w:t>
      </w:r>
      <w:r w:rsidRPr="0044442C">
        <w:rPr>
          <w:rFonts w:cs="David"/>
          <w:i/>
          <w:iCs/>
          <w:noProof/>
          <w:sz w:val="18"/>
        </w:rPr>
        <w:t>Comput. Networks</w:t>
      </w:r>
      <w:r w:rsidRPr="0044442C">
        <w:rPr>
          <w:rFonts w:cs="David"/>
          <w:noProof/>
          <w:sz w:val="18"/>
        </w:rPr>
        <w:t>, vol. 52, no. 12, pp. 2419–2431, 2008.</w:t>
      </w:r>
    </w:p>
    <w:p w14:paraId="29ABC695"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[38]</w:t>
      </w:r>
      <w:r w:rsidRPr="0044442C">
        <w:rPr>
          <w:rFonts w:cs="David"/>
          <w:noProof/>
          <w:sz w:val="18"/>
        </w:rPr>
        <w:tab/>
        <w:t xml:space="preserve">Y. Kuroki, G. S. Young, and S. E. Haupt, “UAV navigation by an expert system for contaminant mapping with a genetic algorithm,” </w:t>
      </w:r>
      <w:r w:rsidRPr="0044442C">
        <w:rPr>
          <w:rFonts w:cs="David"/>
          <w:i/>
          <w:iCs/>
          <w:noProof/>
          <w:sz w:val="18"/>
        </w:rPr>
        <w:t>Expert Syst. Appl.</w:t>
      </w:r>
      <w:r w:rsidRPr="0044442C">
        <w:rPr>
          <w:rFonts w:cs="David"/>
          <w:noProof/>
          <w:sz w:val="18"/>
        </w:rPr>
        <w:t>, vol. 37, no. 6, pp. 4687–4697, 2010.</w:t>
      </w:r>
    </w:p>
    <w:p w14:paraId="3DEE1287"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[39]</w:t>
      </w:r>
      <w:r w:rsidRPr="0044442C">
        <w:rPr>
          <w:rFonts w:cs="David"/>
          <w:noProof/>
          <w:sz w:val="18"/>
        </w:rPr>
        <w:tab/>
        <w:t xml:space="preserve">A. Belkhiri, W. Bechkit, H. Rivano, and M. Koudil, “Context aware MWSN optimal redeployment strategies for air pollution timely monitoring,” </w:t>
      </w:r>
      <w:r w:rsidRPr="0044442C">
        <w:rPr>
          <w:rFonts w:cs="David"/>
          <w:i/>
          <w:iCs/>
          <w:noProof/>
          <w:sz w:val="18"/>
        </w:rPr>
        <w:t>IEEE Int. Conf. Commun.</w:t>
      </w:r>
      <w:r w:rsidRPr="0044442C">
        <w:rPr>
          <w:rFonts w:cs="David"/>
          <w:noProof/>
          <w:sz w:val="18"/>
        </w:rPr>
        <w:t>, vol. 2018-May, 2018.</w:t>
      </w:r>
    </w:p>
    <w:p w14:paraId="71499B0F"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[40]</w:t>
      </w:r>
      <w:r w:rsidRPr="0044442C">
        <w:rPr>
          <w:rFonts w:cs="David"/>
          <w:noProof/>
          <w:sz w:val="18"/>
        </w:rPr>
        <w:tab/>
        <w:t xml:space="preserve">H. Kellerer, U. Pferschy, and D. Pisinger, </w:t>
      </w:r>
      <w:r w:rsidRPr="0044442C">
        <w:rPr>
          <w:rFonts w:cs="David"/>
          <w:i/>
          <w:iCs/>
          <w:noProof/>
          <w:sz w:val="18"/>
        </w:rPr>
        <w:t>Knapsack Problems</w:t>
      </w:r>
      <w:r w:rsidRPr="0044442C">
        <w:rPr>
          <w:rFonts w:cs="David"/>
          <w:noProof/>
          <w:sz w:val="18"/>
        </w:rPr>
        <w:t>. Springer, 2004.</w:t>
      </w:r>
    </w:p>
    <w:p w14:paraId="2FCE7C5F"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[41]</w:t>
      </w:r>
      <w:r w:rsidRPr="0044442C">
        <w:rPr>
          <w:rFonts w:cs="David"/>
          <w:noProof/>
          <w:sz w:val="18"/>
        </w:rPr>
        <w:tab/>
        <w:t xml:space="preserve">R. M. Karp, “Reducibility among combinatorial problems,” in </w:t>
      </w:r>
      <w:r w:rsidRPr="0044442C">
        <w:rPr>
          <w:rFonts w:cs="David"/>
          <w:i/>
          <w:iCs/>
          <w:noProof/>
          <w:sz w:val="18"/>
        </w:rPr>
        <w:t>Complexity of computer computations</w:t>
      </w:r>
      <w:r w:rsidRPr="0044442C">
        <w:rPr>
          <w:rFonts w:cs="David"/>
          <w:noProof/>
          <w:sz w:val="18"/>
        </w:rPr>
        <w:t>, Springer, 1972, pp. 85–103.</w:t>
      </w:r>
    </w:p>
    <w:p w14:paraId="1F860DF9"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[42]</w:t>
      </w:r>
      <w:r w:rsidRPr="0044442C">
        <w:rPr>
          <w:rFonts w:cs="David"/>
          <w:noProof/>
          <w:sz w:val="18"/>
        </w:rPr>
        <w:tab/>
        <w:t xml:space="preserve">A. E. Eiben and J. E. Smith, </w:t>
      </w:r>
      <w:r w:rsidRPr="0044442C">
        <w:rPr>
          <w:rFonts w:cs="David"/>
          <w:i/>
          <w:iCs/>
          <w:noProof/>
          <w:sz w:val="18"/>
        </w:rPr>
        <w:t>Introduction to evolutionary computing</w:t>
      </w:r>
      <w:r w:rsidRPr="0044442C">
        <w:rPr>
          <w:rFonts w:cs="David"/>
          <w:noProof/>
          <w:sz w:val="18"/>
        </w:rPr>
        <w:t>, 2nd Editio., vol. 53. Springer, 2007.</w:t>
      </w:r>
    </w:p>
    <w:p w14:paraId="74D2CB8A"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[43]</w:t>
      </w:r>
      <w:r w:rsidRPr="0044442C">
        <w:rPr>
          <w:rFonts w:cs="David"/>
          <w:noProof/>
          <w:sz w:val="18"/>
        </w:rPr>
        <w:tab/>
        <w:t xml:space="preserve">G. O. Concepts, </w:t>
      </w:r>
      <w:r w:rsidRPr="0044442C">
        <w:rPr>
          <w:rFonts w:cs="David"/>
          <w:i/>
          <w:iCs/>
          <w:noProof/>
          <w:sz w:val="18"/>
        </w:rPr>
        <w:t>Introduction to Optimum Design, Chapter 16 -Global Optimization Concepts and Methods</w:t>
      </w:r>
      <w:r w:rsidRPr="0044442C">
        <w:rPr>
          <w:rFonts w:cs="David"/>
          <w:noProof/>
          <w:sz w:val="18"/>
        </w:rPr>
        <w:t>, Fourth Edi. Elsevier Inc., 2017.</w:t>
      </w:r>
    </w:p>
    <w:p w14:paraId="55D77547"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[44]</w:t>
      </w:r>
      <w:r w:rsidRPr="0044442C">
        <w:rPr>
          <w:rFonts w:cs="David"/>
          <w:noProof/>
          <w:sz w:val="18"/>
        </w:rPr>
        <w:tab/>
        <w:t xml:space="preserve">S. E. Haupt, G. S. Young, and C. T. Allen, “A genetic algorithm method to assimilate sensor data for a toxic contaminant release,” </w:t>
      </w:r>
      <w:r w:rsidRPr="0044442C">
        <w:rPr>
          <w:rFonts w:cs="David"/>
          <w:i/>
          <w:iCs/>
          <w:noProof/>
          <w:sz w:val="18"/>
        </w:rPr>
        <w:t>J. Comput.</w:t>
      </w:r>
      <w:r w:rsidRPr="0044442C">
        <w:rPr>
          <w:rFonts w:cs="David"/>
          <w:noProof/>
          <w:sz w:val="18"/>
        </w:rPr>
        <w:t>, vol. 2, no. 6, pp. 85–93, 2007.</w:t>
      </w:r>
    </w:p>
    <w:p w14:paraId="45BB0048"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[45]</w:t>
      </w:r>
      <w:r w:rsidRPr="0044442C">
        <w:rPr>
          <w:rFonts w:cs="David"/>
          <w:noProof/>
          <w:sz w:val="18"/>
        </w:rPr>
        <w:tab/>
        <w:t xml:space="preserve">J. H. Holland, </w:t>
      </w:r>
      <w:r w:rsidRPr="0044442C">
        <w:rPr>
          <w:rFonts w:cs="David"/>
          <w:i/>
          <w:iCs/>
          <w:noProof/>
          <w:sz w:val="18"/>
        </w:rPr>
        <w:t>Adaptation in natural and artificial systems: an introductory analysis with applications to biology, control, and artificial intelligence</w:t>
      </w:r>
      <w:r w:rsidRPr="0044442C">
        <w:rPr>
          <w:rFonts w:cs="David"/>
          <w:noProof/>
          <w:sz w:val="18"/>
        </w:rPr>
        <w:t>. MIT press, 1992.</w:t>
      </w:r>
    </w:p>
    <w:p w14:paraId="32069BAE"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[46]</w:t>
      </w:r>
      <w:r w:rsidRPr="0044442C">
        <w:rPr>
          <w:rFonts w:cs="David"/>
          <w:noProof/>
          <w:sz w:val="18"/>
        </w:rPr>
        <w:tab/>
        <w:t xml:space="preserve">R. Ramadan, H. El-Rewini, and K. Abdelghany, “Optimal and approximate approaches for deployment of heterogeneous sensing devices,” </w:t>
      </w:r>
      <w:r w:rsidRPr="0044442C">
        <w:rPr>
          <w:rFonts w:cs="David"/>
          <w:i/>
          <w:iCs/>
          <w:noProof/>
          <w:sz w:val="18"/>
        </w:rPr>
        <w:t>Eurasip J. Wirel. Commun. Netw.</w:t>
      </w:r>
      <w:r w:rsidRPr="0044442C">
        <w:rPr>
          <w:rFonts w:cs="David"/>
          <w:noProof/>
          <w:sz w:val="18"/>
        </w:rPr>
        <w:t>, vol. 2007, 2007.</w:t>
      </w:r>
    </w:p>
    <w:p w14:paraId="428F2DAA"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[47]</w:t>
      </w:r>
      <w:r w:rsidRPr="0044442C">
        <w:rPr>
          <w:rFonts w:cs="David"/>
          <w:noProof/>
          <w:sz w:val="18"/>
        </w:rPr>
        <w:tab/>
        <w:t xml:space="preserve">A. Preis and A. Ostfeld, “Genetic algorithm for contaminant source characterization using imperfect sensors,” </w:t>
      </w:r>
      <w:r w:rsidRPr="0044442C">
        <w:rPr>
          <w:rFonts w:cs="David"/>
          <w:i/>
          <w:iCs/>
          <w:noProof/>
          <w:sz w:val="18"/>
        </w:rPr>
        <w:t>Civ. Eng. Environ. Syst.</w:t>
      </w:r>
      <w:r w:rsidRPr="0044442C">
        <w:rPr>
          <w:rFonts w:cs="David"/>
          <w:noProof/>
          <w:sz w:val="18"/>
        </w:rPr>
        <w:t>, vol. 25, no. 1, pp. 29–39, 2008.</w:t>
      </w:r>
    </w:p>
    <w:p w14:paraId="09D7A93B"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[48]</w:t>
      </w:r>
      <w:r w:rsidRPr="0044442C">
        <w:rPr>
          <w:rFonts w:cs="David"/>
          <w:noProof/>
          <w:sz w:val="18"/>
        </w:rPr>
        <w:tab/>
        <w:t xml:space="preserve">Z. E. Nicklow John, Reed Patrick, Savic Dragan, Dessalegne Tibebe, Harrell Laura, Chan-Hilton Amy, Karamouz Mohammad, Minsker Barbara, Ostfeld Avi, Singh Abhishek, “State of the Art for Genetic Algorithms and Beyond in Water Resources Planning and Management,” </w:t>
      </w:r>
      <w:r w:rsidRPr="0044442C">
        <w:rPr>
          <w:rFonts w:cs="David"/>
          <w:i/>
          <w:iCs/>
          <w:noProof/>
          <w:sz w:val="18"/>
        </w:rPr>
        <w:t>J. Water Resour. Plan. Manag.</w:t>
      </w:r>
      <w:r w:rsidRPr="0044442C">
        <w:rPr>
          <w:rFonts w:cs="David"/>
          <w:noProof/>
          <w:sz w:val="18"/>
        </w:rPr>
        <w:t>, vol. 136, no. 4, pp. 412–432, 2010.</w:t>
      </w:r>
    </w:p>
    <w:p w14:paraId="3183E113"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[49]</w:t>
      </w:r>
      <w:r w:rsidRPr="0044442C">
        <w:rPr>
          <w:rFonts w:cs="David"/>
          <w:noProof/>
          <w:sz w:val="18"/>
        </w:rPr>
        <w:tab/>
        <w:t xml:space="preserve">S. E. Haupt, G. S. Young, and C. T. Allen, “Validation of a receptor-dispersion model coupled with a genetic algorithm using synthetic data,” </w:t>
      </w:r>
      <w:r w:rsidRPr="0044442C">
        <w:rPr>
          <w:rFonts w:cs="David"/>
          <w:i/>
          <w:iCs/>
          <w:noProof/>
          <w:sz w:val="18"/>
        </w:rPr>
        <w:t>J. Appl. Meteorol. Climatol.</w:t>
      </w:r>
      <w:r w:rsidRPr="0044442C">
        <w:rPr>
          <w:rFonts w:cs="David"/>
          <w:noProof/>
          <w:sz w:val="18"/>
        </w:rPr>
        <w:t>, vol. 45, no. 3, pp. 476–490, 2006.</w:t>
      </w:r>
    </w:p>
    <w:p w14:paraId="2B5E68ED"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[50]</w:t>
      </w:r>
      <w:r w:rsidRPr="0044442C">
        <w:rPr>
          <w:rFonts w:cs="David"/>
          <w:noProof/>
          <w:sz w:val="18"/>
        </w:rPr>
        <w:tab/>
        <w:t xml:space="preserve">S. E. Haupt, “A demonstration of coupled receptor/dispersion modeling with a genetic algorithm,” </w:t>
      </w:r>
      <w:r w:rsidRPr="0044442C">
        <w:rPr>
          <w:rFonts w:cs="David"/>
          <w:i/>
          <w:iCs/>
          <w:noProof/>
          <w:sz w:val="18"/>
        </w:rPr>
        <w:t>Atmos. Environ.</w:t>
      </w:r>
      <w:r w:rsidRPr="0044442C">
        <w:rPr>
          <w:rFonts w:cs="David"/>
          <w:noProof/>
          <w:sz w:val="18"/>
        </w:rPr>
        <w:t>, vol. 39, no. 37, pp. 7181–7189, 2005.</w:t>
      </w:r>
    </w:p>
    <w:p w14:paraId="5FEC0976"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[51]</w:t>
      </w:r>
      <w:r w:rsidRPr="0044442C">
        <w:rPr>
          <w:rFonts w:cs="David"/>
          <w:noProof/>
          <w:sz w:val="18"/>
        </w:rPr>
        <w:tab/>
        <w:t xml:space="preserve">C. T. Allen, G. S. Young, and S. E. Haupt, “Improving pollutant source characterization by better estimating wind direction with a genetic algorithm,” </w:t>
      </w:r>
      <w:r w:rsidRPr="0044442C">
        <w:rPr>
          <w:rFonts w:cs="David"/>
          <w:i/>
          <w:iCs/>
          <w:noProof/>
          <w:sz w:val="18"/>
        </w:rPr>
        <w:t>Atmos. Environ.</w:t>
      </w:r>
      <w:r w:rsidRPr="0044442C">
        <w:rPr>
          <w:rFonts w:cs="David"/>
          <w:noProof/>
          <w:sz w:val="18"/>
        </w:rPr>
        <w:t>, vol. 41, no. 11, pp. 2283–2289, 2007.</w:t>
      </w:r>
    </w:p>
    <w:p w14:paraId="7D33EB00"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[52]</w:t>
      </w:r>
      <w:r w:rsidRPr="0044442C">
        <w:rPr>
          <w:rFonts w:cs="David"/>
          <w:noProof/>
          <w:sz w:val="18"/>
        </w:rPr>
        <w:tab/>
        <w:t xml:space="preserve">P. E. Bieringer </w:t>
      </w:r>
      <w:r w:rsidRPr="0044442C">
        <w:rPr>
          <w:rFonts w:cs="David"/>
          <w:i/>
          <w:iCs/>
          <w:noProof/>
          <w:sz w:val="18"/>
        </w:rPr>
        <w:t>et al.</w:t>
      </w:r>
      <w:r w:rsidRPr="0044442C">
        <w:rPr>
          <w:rFonts w:cs="David"/>
          <w:noProof/>
          <w:sz w:val="18"/>
        </w:rPr>
        <w:t xml:space="preserve">, “Automated source term and wind parameter estimation for atmospheric transport and dispersion applications,” </w:t>
      </w:r>
      <w:r w:rsidRPr="0044442C">
        <w:rPr>
          <w:rFonts w:cs="David"/>
          <w:i/>
          <w:iCs/>
          <w:noProof/>
          <w:sz w:val="18"/>
        </w:rPr>
        <w:t>Atmos. Environ.</w:t>
      </w:r>
      <w:r w:rsidRPr="0044442C">
        <w:rPr>
          <w:rFonts w:cs="David"/>
          <w:noProof/>
          <w:sz w:val="18"/>
        </w:rPr>
        <w:t>, vol. 122, pp. 206–219, 2015.</w:t>
      </w:r>
    </w:p>
    <w:p w14:paraId="4BCB57DC"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[53]</w:t>
      </w:r>
      <w:r w:rsidRPr="0044442C">
        <w:rPr>
          <w:rFonts w:cs="David"/>
          <w:noProof/>
          <w:sz w:val="18"/>
        </w:rPr>
        <w:tab/>
        <w:t xml:space="preserve">K. J. Long, S. E. Haupt, and G. S. Young, “Assessing sensitivity of source term estimation,” </w:t>
      </w:r>
      <w:r w:rsidRPr="0044442C">
        <w:rPr>
          <w:rFonts w:cs="David"/>
          <w:i/>
          <w:iCs/>
          <w:noProof/>
          <w:sz w:val="18"/>
        </w:rPr>
        <w:t>Atmos. Environ.</w:t>
      </w:r>
      <w:r w:rsidRPr="0044442C">
        <w:rPr>
          <w:rFonts w:cs="David"/>
          <w:noProof/>
          <w:sz w:val="18"/>
        </w:rPr>
        <w:t>, vol. 44, no. 12, pp. 1558–1567, 2010.</w:t>
      </w:r>
    </w:p>
    <w:p w14:paraId="52F66C4F"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[54]</w:t>
      </w:r>
      <w:r w:rsidRPr="0044442C">
        <w:rPr>
          <w:rFonts w:cs="David"/>
          <w:noProof/>
          <w:sz w:val="18"/>
        </w:rPr>
        <w:tab/>
        <w:t xml:space="preserve">A. Kumar, S. Dixit, C. Varadarajan, A. Vijayan, and A. Masuraha, “Evaluation of the AERMOD dispersion model as a function of atmospheric stability for an urban area,” </w:t>
      </w:r>
      <w:r w:rsidRPr="0044442C">
        <w:rPr>
          <w:rFonts w:cs="David"/>
          <w:i/>
          <w:iCs/>
          <w:noProof/>
          <w:sz w:val="18"/>
        </w:rPr>
        <w:t>Environ. Prog.</w:t>
      </w:r>
      <w:r w:rsidRPr="0044442C">
        <w:rPr>
          <w:rFonts w:cs="David"/>
          <w:noProof/>
          <w:sz w:val="18"/>
        </w:rPr>
        <w:t>, vol. 25, no. 2, pp. 141–151, 2006.</w:t>
      </w:r>
    </w:p>
    <w:p w14:paraId="52A60749"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[55]</w:t>
      </w:r>
      <w:r w:rsidRPr="0044442C">
        <w:rPr>
          <w:rFonts w:cs="David"/>
          <w:noProof/>
          <w:sz w:val="18"/>
        </w:rPr>
        <w:tab/>
        <w:t xml:space="preserve">A. S. Rood, “Performance evaluation of AERMOD, CALPUFF, and legacy air dispersion models using the Winter Validation Tracer Study dataset,” </w:t>
      </w:r>
      <w:r w:rsidRPr="0044442C">
        <w:rPr>
          <w:rFonts w:cs="David"/>
          <w:i/>
          <w:iCs/>
          <w:noProof/>
          <w:sz w:val="18"/>
        </w:rPr>
        <w:t>Atmos. Environ.</w:t>
      </w:r>
      <w:r w:rsidRPr="0044442C">
        <w:rPr>
          <w:rFonts w:cs="David"/>
          <w:noProof/>
          <w:sz w:val="18"/>
        </w:rPr>
        <w:t>, vol. 89, pp. 707–720, 2014.</w:t>
      </w:r>
    </w:p>
    <w:p w14:paraId="46726DA3"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[56]</w:t>
      </w:r>
      <w:r w:rsidRPr="0044442C">
        <w:rPr>
          <w:rFonts w:cs="David"/>
          <w:noProof/>
          <w:sz w:val="18"/>
        </w:rPr>
        <w:tab/>
        <w:t xml:space="preserve">A. Berchet </w:t>
      </w:r>
      <w:r w:rsidRPr="0044442C">
        <w:rPr>
          <w:rFonts w:cs="David"/>
          <w:i/>
          <w:iCs/>
          <w:noProof/>
          <w:sz w:val="18"/>
        </w:rPr>
        <w:t>et al.</w:t>
      </w:r>
      <w:r w:rsidRPr="0044442C">
        <w:rPr>
          <w:rFonts w:cs="David"/>
          <w:noProof/>
          <w:sz w:val="18"/>
        </w:rPr>
        <w:t xml:space="preserve">, “A cost-effective method for simulating city-wide air flow and pollutant dispersion at building resolving scale,” </w:t>
      </w:r>
      <w:r w:rsidRPr="0044442C">
        <w:rPr>
          <w:rFonts w:cs="David"/>
          <w:i/>
          <w:iCs/>
          <w:noProof/>
          <w:sz w:val="18"/>
        </w:rPr>
        <w:t>Atmos. Environ.</w:t>
      </w:r>
      <w:r w:rsidRPr="0044442C">
        <w:rPr>
          <w:rFonts w:cs="David"/>
          <w:noProof/>
          <w:sz w:val="18"/>
        </w:rPr>
        <w:t>, vol. 158, pp. 181–196, 2017.</w:t>
      </w:r>
    </w:p>
    <w:p w14:paraId="2EE4D232"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[57]</w:t>
      </w:r>
      <w:r w:rsidRPr="0044442C">
        <w:rPr>
          <w:rFonts w:cs="David"/>
          <w:noProof/>
          <w:sz w:val="18"/>
        </w:rPr>
        <w:tab/>
        <w:t>A. Berchet, K. Zink, D. Oettl, J. Brunner, L. Emmenegger, and D. Brunner, “simulations over the city of Zürich , Switzerland,” vol. 2, no. 2, pp. 3441–3459, 2017.</w:t>
      </w:r>
    </w:p>
    <w:p w14:paraId="1B6082B0"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[58]</w:t>
      </w:r>
      <w:r w:rsidRPr="0044442C">
        <w:rPr>
          <w:rFonts w:cs="David"/>
          <w:noProof/>
          <w:sz w:val="18"/>
        </w:rPr>
        <w:tab/>
        <w:t xml:space="preserve">F. Pasquill, “The estimation of the dispersion of windborne material,” </w:t>
      </w:r>
      <w:r w:rsidRPr="0044442C">
        <w:rPr>
          <w:rFonts w:cs="David"/>
          <w:i/>
          <w:iCs/>
          <w:noProof/>
          <w:sz w:val="18"/>
        </w:rPr>
        <w:t>Met. Mag.</w:t>
      </w:r>
      <w:r w:rsidRPr="0044442C">
        <w:rPr>
          <w:rFonts w:cs="David"/>
          <w:noProof/>
          <w:sz w:val="18"/>
        </w:rPr>
        <w:t>, vol. 90, no. 1161, pp. 33–49, 1961.</w:t>
      </w:r>
    </w:p>
    <w:p w14:paraId="60824817"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[59]</w:t>
      </w:r>
      <w:r w:rsidRPr="0044442C">
        <w:rPr>
          <w:rFonts w:cs="David"/>
          <w:noProof/>
          <w:sz w:val="18"/>
        </w:rPr>
        <w:tab/>
        <w:t xml:space="preserve">D. O. Martin, “Comment On ‘The Change of Concentration Standard Deviations with Distance,’” </w:t>
      </w:r>
      <w:r w:rsidRPr="0044442C">
        <w:rPr>
          <w:rFonts w:cs="David"/>
          <w:i/>
          <w:iCs/>
          <w:noProof/>
          <w:sz w:val="18"/>
        </w:rPr>
        <w:t>J. Air Pollut. Control Assoc.</w:t>
      </w:r>
      <w:r w:rsidRPr="0044442C">
        <w:rPr>
          <w:rFonts w:cs="David"/>
          <w:noProof/>
          <w:sz w:val="18"/>
        </w:rPr>
        <w:t>, vol. 26, no. 2, pp. 145–147, Feb. 1976.</w:t>
      </w:r>
    </w:p>
    <w:p w14:paraId="0114965E"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[60]</w:t>
      </w:r>
      <w:r w:rsidRPr="0044442C">
        <w:rPr>
          <w:rFonts w:cs="David"/>
          <w:noProof/>
          <w:sz w:val="18"/>
        </w:rPr>
        <w:tab/>
        <w:t>D. B. Turner, “Workbook of Atmospheric Dispersion Estimates; 2nd ed;” 1994.</w:t>
      </w:r>
    </w:p>
    <w:p w14:paraId="0DD938DE"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[61]</w:t>
      </w:r>
      <w:r w:rsidRPr="0044442C">
        <w:rPr>
          <w:rFonts w:cs="David"/>
          <w:noProof/>
          <w:sz w:val="18"/>
        </w:rPr>
        <w:tab/>
        <w:t xml:space="preserve">C. D. Ahrens and R. Henson, </w:t>
      </w:r>
      <w:r w:rsidRPr="0044442C">
        <w:rPr>
          <w:rFonts w:cs="David"/>
          <w:i/>
          <w:iCs/>
          <w:noProof/>
          <w:sz w:val="18"/>
        </w:rPr>
        <w:t>Meteorology Today: An Introduction to Weather, Climate, and the Environment</w:t>
      </w:r>
      <w:r w:rsidRPr="0044442C">
        <w:rPr>
          <w:rFonts w:cs="David"/>
          <w:noProof/>
          <w:sz w:val="18"/>
        </w:rPr>
        <w:t>, 12th ed. Cengage Learning, Inc, 2017.</w:t>
      </w:r>
    </w:p>
    <w:p w14:paraId="61675046"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[62]</w:t>
      </w:r>
      <w:r w:rsidRPr="0044442C">
        <w:rPr>
          <w:rFonts w:cs="David"/>
          <w:noProof/>
          <w:sz w:val="18"/>
        </w:rPr>
        <w:tab/>
        <w:t xml:space="preserve">D. B. Turner, “A diffusion model for an urban area,” </w:t>
      </w:r>
      <w:r w:rsidRPr="0044442C">
        <w:rPr>
          <w:rFonts w:cs="David"/>
          <w:i/>
          <w:iCs/>
          <w:noProof/>
          <w:sz w:val="18"/>
        </w:rPr>
        <w:t>J. Appl. Meteorol.</w:t>
      </w:r>
      <w:r w:rsidRPr="0044442C">
        <w:rPr>
          <w:rFonts w:cs="David"/>
          <w:noProof/>
          <w:sz w:val="18"/>
        </w:rPr>
        <w:t>, vol. 3, no. 1, pp. 83–91, 1964.</w:t>
      </w:r>
    </w:p>
    <w:p w14:paraId="537F788A"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[63]</w:t>
      </w:r>
      <w:r w:rsidRPr="0044442C">
        <w:rPr>
          <w:rFonts w:cs="David"/>
          <w:noProof/>
          <w:sz w:val="18"/>
        </w:rPr>
        <w:tab/>
        <w:t xml:space="preserve">USEPA- United States Environmental Protection Agency, “Meteorological Monitoring Guidance for Regulatory Modeling Applications,” </w:t>
      </w:r>
      <w:r w:rsidRPr="0044442C">
        <w:rPr>
          <w:rFonts w:cs="David"/>
          <w:i/>
          <w:iCs/>
          <w:noProof/>
          <w:sz w:val="18"/>
        </w:rPr>
        <w:t>Epa-454/R-99-005</w:t>
      </w:r>
      <w:r w:rsidRPr="0044442C">
        <w:rPr>
          <w:rFonts w:cs="David"/>
          <w:noProof/>
          <w:sz w:val="18"/>
        </w:rPr>
        <w:t>, p. 171, 2000.</w:t>
      </w:r>
    </w:p>
    <w:p w14:paraId="5C4025E4"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[64]</w:t>
      </w:r>
      <w:r w:rsidRPr="0044442C">
        <w:rPr>
          <w:rFonts w:cs="David"/>
          <w:noProof/>
          <w:sz w:val="18"/>
        </w:rPr>
        <w:tab/>
        <w:t>D. Hadka, “Beginner ’ s Guide to the MOEA Framework,” p. 214, 2017.</w:t>
      </w:r>
    </w:p>
    <w:p w14:paraId="23FA7AEA" w14:textId="77777777" w:rsidR="0044442C" w:rsidRPr="0044442C" w:rsidRDefault="0044442C" w:rsidP="0044442C">
      <w:pPr>
        <w:widowControl w:val="0"/>
        <w:autoSpaceDE w:val="0"/>
        <w:autoSpaceDN w:val="0"/>
        <w:adjustRightInd w:val="0"/>
        <w:spacing w:line="240" w:lineRule="auto"/>
        <w:ind w:left="640" w:hanging="640"/>
        <w:rPr>
          <w:rFonts w:cs="David"/>
          <w:noProof/>
          <w:sz w:val="18"/>
        </w:rPr>
      </w:pPr>
      <w:r w:rsidRPr="0044442C">
        <w:rPr>
          <w:rFonts w:cs="David"/>
          <w:noProof/>
          <w:sz w:val="18"/>
        </w:rPr>
        <w:t>[65]</w:t>
      </w:r>
      <w:r w:rsidRPr="0044442C">
        <w:rPr>
          <w:rFonts w:cs="David"/>
          <w:noProof/>
          <w:sz w:val="18"/>
        </w:rPr>
        <w:tab/>
        <w:t>D. Hadka, “Borg</w:t>
      </w:r>
      <w:r w:rsidRPr="0044442C">
        <w:rPr>
          <w:rFonts w:ascii="Arial" w:hAnsi="Arial" w:cs="Arial"/>
          <w:noProof/>
          <w:sz w:val="18"/>
        </w:rPr>
        <w:t> </w:t>
      </w:r>
      <w:r w:rsidRPr="0044442C">
        <w:rPr>
          <w:rFonts w:cs="David"/>
          <w:noProof/>
          <w:sz w:val="18"/>
        </w:rPr>
        <w:t>: An Auto-Adaptive Many-Objective Evolutionary Computing Framework,” vol. 21, no. 2, pp. 231–259, 2013.</w:t>
      </w:r>
    </w:p>
    <w:p w14:paraId="5B4A29BD" w14:textId="5694E20D" w:rsidR="0044442C" w:rsidRDefault="0044442C" w:rsidP="0044442C">
      <w:pPr>
        <w:widowControl w:val="0"/>
        <w:autoSpaceDE w:val="0"/>
        <w:autoSpaceDN w:val="0"/>
        <w:adjustRightInd w:val="0"/>
        <w:spacing w:line="240" w:lineRule="auto"/>
        <w:ind w:left="640" w:hanging="640"/>
        <w:rPr>
          <w:ins w:id="254" w:author="Idit Balachsan" w:date="2019-07-30T12:10:00Z"/>
          <w:rFonts w:cs="David"/>
          <w:noProof/>
          <w:sz w:val="18"/>
        </w:rPr>
      </w:pPr>
      <w:r w:rsidRPr="0044442C">
        <w:rPr>
          <w:rFonts w:cs="David"/>
          <w:noProof/>
          <w:sz w:val="18"/>
        </w:rPr>
        <w:t>[66]</w:t>
      </w:r>
      <w:r w:rsidRPr="0044442C">
        <w:rPr>
          <w:rFonts w:cs="David"/>
          <w:noProof/>
          <w:sz w:val="18"/>
        </w:rPr>
        <w:tab/>
        <w:t xml:space="preserve">E. K. Burke </w:t>
      </w:r>
      <w:r w:rsidRPr="0044442C">
        <w:rPr>
          <w:rFonts w:cs="David"/>
          <w:i/>
          <w:iCs/>
          <w:noProof/>
          <w:sz w:val="18"/>
        </w:rPr>
        <w:t>et al.</w:t>
      </w:r>
      <w:r w:rsidRPr="0044442C">
        <w:rPr>
          <w:rFonts w:cs="David"/>
          <w:noProof/>
          <w:sz w:val="18"/>
        </w:rPr>
        <w:t xml:space="preserve">, “Hyper-heuristics: A survey of the state of the art,” </w:t>
      </w:r>
      <w:r w:rsidRPr="0044442C">
        <w:rPr>
          <w:rFonts w:cs="David"/>
          <w:i/>
          <w:iCs/>
          <w:noProof/>
          <w:sz w:val="18"/>
        </w:rPr>
        <w:t>J. Oper. Res. Soc.</w:t>
      </w:r>
      <w:r w:rsidRPr="0044442C">
        <w:rPr>
          <w:rFonts w:cs="David"/>
          <w:noProof/>
          <w:sz w:val="18"/>
        </w:rPr>
        <w:t>, vol. 64, no. 12, pp. 1695–1724, 2013.</w:t>
      </w:r>
    </w:p>
    <w:p w14:paraId="28B0E2D1" w14:textId="24FA3A74" w:rsidR="00D43C66" w:rsidRDefault="00D43C66" w:rsidP="0044442C">
      <w:pPr>
        <w:widowControl w:val="0"/>
        <w:autoSpaceDE w:val="0"/>
        <w:autoSpaceDN w:val="0"/>
        <w:adjustRightInd w:val="0"/>
        <w:spacing w:line="240" w:lineRule="auto"/>
        <w:ind w:left="640" w:hanging="640"/>
        <w:rPr>
          <w:ins w:id="255" w:author="Idit Balachsan" w:date="2019-07-30T12:10:00Z"/>
          <w:rFonts w:cs="David"/>
          <w:noProof/>
          <w:sz w:val="18"/>
        </w:rPr>
      </w:pPr>
    </w:p>
    <w:p w14:paraId="2EA13568" w14:textId="798A9245" w:rsidR="00D43C66" w:rsidRDefault="00D43C66" w:rsidP="0044442C">
      <w:pPr>
        <w:widowControl w:val="0"/>
        <w:autoSpaceDE w:val="0"/>
        <w:autoSpaceDN w:val="0"/>
        <w:adjustRightInd w:val="0"/>
        <w:spacing w:line="240" w:lineRule="auto"/>
        <w:ind w:left="640" w:hanging="640"/>
        <w:rPr>
          <w:ins w:id="256" w:author="Idit Balachsan" w:date="2019-07-30T12:10:00Z"/>
          <w:rFonts w:cs="David"/>
          <w:noProof/>
          <w:sz w:val="18"/>
        </w:rPr>
      </w:pPr>
    </w:p>
    <w:p w14:paraId="541A69CF" w14:textId="145A1713" w:rsidR="00D43C66" w:rsidRDefault="00D43C66" w:rsidP="0044442C">
      <w:pPr>
        <w:widowControl w:val="0"/>
        <w:autoSpaceDE w:val="0"/>
        <w:autoSpaceDN w:val="0"/>
        <w:adjustRightInd w:val="0"/>
        <w:spacing w:line="240" w:lineRule="auto"/>
        <w:ind w:left="640" w:hanging="640"/>
        <w:rPr>
          <w:ins w:id="257" w:author="Idit Balachsan" w:date="2019-07-30T12:10:00Z"/>
          <w:rFonts w:cs="David"/>
          <w:noProof/>
          <w:sz w:val="18"/>
        </w:rPr>
      </w:pPr>
    </w:p>
    <w:p w14:paraId="5F33E474" w14:textId="64D02AF4" w:rsidR="00D43C66" w:rsidRDefault="00D43C66" w:rsidP="0044442C">
      <w:pPr>
        <w:widowControl w:val="0"/>
        <w:autoSpaceDE w:val="0"/>
        <w:autoSpaceDN w:val="0"/>
        <w:adjustRightInd w:val="0"/>
        <w:spacing w:line="240" w:lineRule="auto"/>
        <w:ind w:left="640" w:hanging="640"/>
        <w:rPr>
          <w:ins w:id="258" w:author="Idit Balachsan" w:date="2019-07-30T12:10:00Z"/>
          <w:rFonts w:cs="David"/>
          <w:noProof/>
          <w:sz w:val="18"/>
        </w:rPr>
      </w:pPr>
    </w:p>
    <w:p w14:paraId="210CB34D" w14:textId="7F475095" w:rsidR="00D43C66" w:rsidRDefault="00D43C66" w:rsidP="0044442C">
      <w:pPr>
        <w:widowControl w:val="0"/>
        <w:autoSpaceDE w:val="0"/>
        <w:autoSpaceDN w:val="0"/>
        <w:adjustRightInd w:val="0"/>
        <w:spacing w:line="240" w:lineRule="auto"/>
        <w:ind w:left="640" w:hanging="640"/>
        <w:rPr>
          <w:ins w:id="259" w:author="Idit Balachsan" w:date="2019-07-30T12:10:00Z"/>
          <w:rFonts w:cs="David"/>
          <w:noProof/>
          <w:sz w:val="18"/>
        </w:rPr>
      </w:pPr>
    </w:p>
    <w:p w14:paraId="6DEB6C7F" w14:textId="7BAE3473" w:rsidR="00D43C66" w:rsidRDefault="00D43C66" w:rsidP="0044442C">
      <w:pPr>
        <w:widowControl w:val="0"/>
        <w:autoSpaceDE w:val="0"/>
        <w:autoSpaceDN w:val="0"/>
        <w:adjustRightInd w:val="0"/>
        <w:spacing w:line="240" w:lineRule="auto"/>
        <w:ind w:left="640" w:hanging="640"/>
        <w:rPr>
          <w:ins w:id="260" w:author="Idit Balachsan" w:date="2019-07-30T12:10:00Z"/>
          <w:rFonts w:cs="David"/>
          <w:noProof/>
          <w:sz w:val="18"/>
        </w:rPr>
      </w:pPr>
    </w:p>
    <w:p w14:paraId="651F2AC4" w14:textId="77B89F4E" w:rsidR="00D43C66" w:rsidRDefault="00D43C66" w:rsidP="0044442C">
      <w:pPr>
        <w:widowControl w:val="0"/>
        <w:autoSpaceDE w:val="0"/>
        <w:autoSpaceDN w:val="0"/>
        <w:adjustRightInd w:val="0"/>
        <w:spacing w:line="240" w:lineRule="auto"/>
        <w:ind w:left="640" w:hanging="640"/>
        <w:rPr>
          <w:ins w:id="261" w:author="Idit Balachsan" w:date="2019-07-30T12:10:00Z"/>
          <w:rFonts w:cs="David"/>
          <w:noProof/>
          <w:sz w:val="18"/>
        </w:rPr>
      </w:pPr>
    </w:p>
    <w:p w14:paraId="00C46814" w14:textId="09D97ABF" w:rsidR="00D43C66" w:rsidRDefault="00D43C66" w:rsidP="0044442C">
      <w:pPr>
        <w:widowControl w:val="0"/>
        <w:autoSpaceDE w:val="0"/>
        <w:autoSpaceDN w:val="0"/>
        <w:adjustRightInd w:val="0"/>
        <w:spacing w:line="240" w:lineRule="auto"/>
        <w:ind w:left="640" w:hanging="640"/>
        <w:rPr>
          <w:ins w:id="262" w:author="Idit Balachsan" w:date="2019-07-30T12:10:00Z"/>
          <w:rFonts w:cs="David"/>
          <w:noProof/>
          <w:sz w:val="18"/>
        </w:rPr>
      </w:pPr>
    </w:p>
    <w:p w14:paraId="77469CB2" w14:textId="6AF63D8D" w:rsidR="00D43C66" w:rsidRDefault="00D43C66" w:rsidP="0044442C">
      <w:pPr>
        <w:widowControl w:val="0"/>
        <w:autoSpaceDE w:val="0"/>
        <w:autoSpaceDN w:val="0"/>
        <w:adjustRightInd w:val="0"/>
        <w:spacing w:line="240" w:lineRule="auto"/>
        <w:ind w:left="640" w:hanging="640"/>
        <w:rPr>
          <w:ins w:id="263" w:author="Idit Balachsan" w:date="2019-07-30T12:10:00Z"/>
          <w:rFonts w:cs="David"/>
          <w:noProof/>
          <w:sz w:val="18"/>
        </w:rPr>
      </w:pPr>
    </w:p>
    <w:p w14:paraId="03A44D93" w14:textId="5140C3E9" w:rsidR="00D43C66" w:rsidRDefault="00D43C66" w:rsidP="0044442C">
      <w:pPr>
        <w:widowControl w:val="0"/>
        <w:autoSpaceDE w:val="0"/>
        <w:autoSpaceDN w:val="0"/>
        <w:adjustRightInd w:val="0"/>
        <w:spacing w:line="240" w:lineRule="auto"/>
        <w:ind w:left="640" w:hanging="640"/>
        <w:rPr>
          <w:ins w:id="264" w:author="Idit Balachsan" w:date="2019-07-30T12:10:00Z"/>
          <w:rFonts w:cs="David"/>
          <w:noProof/>
          <w:sz w:val="18"/>
        </w:rPr>
      </w:pPr>
    </w:p>
    <w:p w14:paraId="3CA8B4BC" w14:textId="2F2A6A23" w:rsidR="00D43C66" w:rsidRDefault="00D43C66" w:rsidP="0044442C">
      <w:pPr>
        <w:widowControl w:val="0"/>
        <w:autoSpaceDE w:val="0"/>
        <w:autoSpaceDN w:val="0"/>
        <w:adjustRightInd w:val="0"/>
        <w:spacing w:line="240" w:lineRule="auto"/>
        <w:ind w:left="640" w:hanging="640"/>
        <w:rPr>
          <w:ins w:id="265" w:author="Idit Balachsan" w:date="2019-07-30T12:10:00Z"/>
          <w:rFonts w:cs="David"/>
          <w:noProof/>
          <w:sz w:val="18"/>
        </w:rPr>
      </w:pPr>
    </w:p>
    <w:p w14:paraId="09369264" w14:textId="0D9AB95C" w:rsidR="00D43C66" w:rsidRDefault="00D43C66" w:rsidP="0044442C">
      <w:pPr>
        <w:widowControl w:val="0"/>
        <w:autoSpaceDE w:val="0"/>
        <w:autoSpaceDN w:val="0"/>
        <w:adjustRightInd w:val="0"/>
        <w:spacing w:line="240" w:lineRule="auto"/>
        <w:ind w:left="640" w:hanging="640"/>
        <w:rPr>
          <w:ins w:id="266" w:author="Idit Balachsan" w:date="2019-07-30T12:10:00Z"/>
          <w:rFonts w:cs="David"/>
          <w:noProof/>
          <w:sz w:val="18"/>
        </w:rPr>
      </w:pPr>
    </w:p>
    <w:p w14:paraId="03C5A64A" w14:textId="50890A45" w:rsidR="00D43C66" w:rsidRDefault="00D43C66" w:rsidP="0044442C">
      <w:pPr>
        <w:widowControl w:val="0"/>
        <w:autoSpaceDE w:val="0"/>
        <w:autoSpaceDN w:val="0"/>
        <w:adjustRightInd w:val="0"/>
        <w:spacing w:line="240" w:lineRule="auto"/>
        <w:ind w:left="640" w:hanging="640"/>
        <w:rPr>
          <w:ins w:id="267" w:author="Idit Balachsan" w:date="2019-07-30T12:10:00Z"/>
          <w:rFonts w:cs="David"/>
          <w:noProof/>
          <w:sz w:val="18"/>
        </w:rPr>
      </w:pPr>
    </w:p>
    <w:p w14:paraId="345BEB68" w14:textId="4562D5AA" w:rsidR="00D43C66" w:rsidRDefault="00D43C66" w:rsidP="0044442C">
      <w:pPr>
        <w:widowControl w:val="0"/>
        <w:autoSpaceDE w:val="0"/>
        <w:autoSpaceDN w:val="0"/>
        <w:adjustRightInd w:val="0"/>
        <w:spacing w:line="240" w:lineRule="auto"/>
        <w:ind w:left="640" w:hanging="640"/>
        <w:rPr>
          <w:ins w:id="268" w:author="Idit Balachsan" w:date="2019-07-30T12:10:00Z"/>
          <w:rFonts w:cs="David"/>
          <w:noProof/>
          <w:sz w:val="18"/>
        </w:rPr>
      </w:pPr>
    </w:p>
    <w:p w14:paraId="7BABAF46" w14:textId="04700C71" w:rsidR="00D43C66" w:rsidRDefault="00D43C66" w:rsidP="0044442C">
      <w:pPr>
        <w:widowControl w:val="0"/>
        <w:autoSpaceDE w:val="0"/>
        <w:autoSpaceDN w:val="0"/>
        <w:adjustRightInd w:val="0"/>
        <w:spacing w:line="240" w:lineRule="auto"/>
        <w:ind w:left="640" w:hanging="640"/>
        <w:rPr>
          <w:ins w:id="269" w:author="Idit Balachsan" w:date="2019-07-30T12:10:00Z"/>
          <w:rFonts w:cs="David"/>
          <w:noProof/>
          <w:sz w:val="18"/>
        </w:rPr>
      </w:pPr>
    </w:p>
    <w:p w14:paraId="5999EFD7" w14:textId="0192EC11" w:rsidR="00D43C66" w:rsidRDefault="00D43C66" w:rsidP="0044442C">
      <w:pPr>
        <w:widowControl w:val="0"/>
        <w:autoSpaceDE w:val="0"/>
        <w:autoSpaceDN w:val="0"/>
        <w:adjustRightInd w:val="0"/>
        <w:spacing w:line="240" w:lineRule="auto"/>
        <w:ind w:left="640" w:hanging="640"/>
        <w:rPr>
          <w:ins w:id="270" w:author="Idit Balachsan" w:date="2019-07-30T12:10:00Z"/>
          <w:rFonts w:cs="David"/>
          <w:noProof/>
          <w:sz w:val="18"/>
        </w:rPr>
      </w:pPr>
    </w:p>
    <w:p w14:paraId="7C76FD4C" w14:textId="7BE0447E" w:rsidR="00D43C66" w:rsidRDefault="00D43C66" w:rsidP="0044442C">
      <w:pPr>
        <w:widowControl w:val="0"/>
        <w:autoSpaceDE w:val="0"/>
        <w:autoSpaceDN w:val="0"/>
        <w:adjustRightInd w:val="0"/>
        <w:spacing w:line="240" w:lineRule="auto"/>
        <w:ind w:left="640" w:hanging="640"/>
        <w:rPr>
          <w:ins w:id="271" w:author="Idit Balachsan" w:date="2019-07-30T12:10:00Z"/>
          <w:rFonts w:cs="David"/>
          <w:noProof/>
          <w:sz w:val="18"/>
        </w:rPr>
      </w:pPr>
    </w:p>
    <w:p w14:paraId="65B09320" w14:textId="42092E7B" w:rsidR="00D43C66" w:rsidRDefault="00D43C66" w:rsidP="0044442C">
      <w:pPr>
        <w:widowControl w:val="0"/>
        <w:autoSpaceDE w:val="0"/>
        <w:autoSpaceDN w:val="0"/>
        <w:adjustRightInd w:val="0"/>
        <w:spacing w:line="240" w:lineRule="auto"/>
        <w:ind w:left="640" w:hanging="640"/>
        <w:rPr>
          <w:ins w:id="272" w:author="Idit Balachsan" w:date="2019-07-30T12:10:00Z"/>
          <w:rFonts w:cs="David"/>
          <w:noProof/>
          <w:sz w:val="18"/>
        </w:rPr>
      </w:pPr>
    </w:p>
    <w:p w14:paraId="7549082F" w14:textId="77777777" w:rsidR="00D43C66" w:rsidRPr="0044442C" w:rsidRDefault="00D43C66" w:rsidP="0044442C">
      <w:pPr>
        <w:widowControl w:val="0"/>
        <w:autoSpaceDE w:val="0"/>
        <w:autoSpaceDN w:val="0"/>
        <w:adjustRightInd w:val="0"/>
        <w:spacing w:line="240" w:lineRule="auto"/>
        <w:ind w:left="640" w:hanging="640"/>
        <w:rPr>
          <w:rFonts w:cs="David"/>
          <w:noProof/>
          <w:sz w:val="18"/>
        </w:rPr>
      </w:pPr>
    </w:p>
    <w:p w14:paraId="783016CC" w14:textId="60043752" w:rsidR="0069712C" w:rsidRDefault="008901CA" w:rsidP="00D43C66">
      <w:pPr>
        <w:pStyle w:val="Heading1"/>
        <w:pPrChange w:id="273" w:author="Idit Balachsan" w:date="2019-07-30T12:11:00Z">
          <w:pPr>
            <w:widowControl w:val="0"/>
            <w:autoSpaceDE w:val="0"/>
            <w:autoSpaceDN w:val="0"/>
            <w:adjustRightInd w:val="0"/>
            <w:spacing w:line="240" w:lineRule="auto"/>
            <w:ind w:left="640" w:hanging="640"/>
          </w:pPr>
        </w:pPrChange>
      </w:pPr>
      <w:r w:rsidRPr="001E20E7">
        <w:rPr>
          <w:rFonts w:hint="cs"/>
          <w:sz w:val="18"/>
          <w:szCs w:val="18"/>
        </w:rPr>
        <w:lastRenderedPageBreak/>
        <w:fldChar w:fldCharType="end"/>
      </w:r>
      <w:bookmarkStart w:id="274" w:name="_Toc14991907"/>
      <w:r w:rsidR="002C4083">
        <w:t>Append</w:t>
      </w:r>
      <w:bookmarkStart w:id="275" w:name="_GoBack"/>
      <w:bookmarkEnd w:id="275"/>
      <w:r w:rsidR="002C4083">
        <w:t>i</w:t>
      </w:r>
      <w:r w:rsidR="008A424D">
        <w:t>ces</w:t>
      </w:r>
      <w:bookmarkEnd w:id="274"/>
    </w:p>
    <w:p w14:paraId="2FF3E0AC" w14:textId="5EDA5BE5" w:rsidR="00AF2A29" w:rsidRDefault="005B0747" w:rsidP="00E87BA7">
      <w:pPr>
        <w:pStyle w:val="Heading2"/>
      </w:pPr>
      <w:bookmarkStart w:id="276" w:name="_Toc14991908"/>
      <w:bookmarkStart w:id="277" w:name="Appendix_A"/>
      <w:r>
        <w:t>Appendix A</w:t>
      </w:r>
      <w:bookmarkEnd w:id="276"/>
    </w:p>
    <w:bookmarkEnd w:id="277"/>
    <w:p w14:paraId="7A045141" w14:textId="12AE2E7D" w:rsidR="00AF2A29" w:rsidRDefault="00AF2A29" w:rsidP="00E87BA7"/>
    <w:p w14:paraId="0D38D886" w14:textId="388726F6" w:rsidR="002A4954" w:rsidRPr="002A4954" w:rsidRDefault="002A4954" w:rsidP="00E87BA7">
      <w:pPr>
        <w:pStyle w:val="Caption"/>
        <w:keepNext/>
        <w:spacing w:line="276" w:lineRule="auto"/>
        <w:rPr>
          <w:rFonts w:ascii="David" w:hAnsi="David" w:cs="David"/>
          <w:i w:val="0"/>
          <w:iCs w:val="0"/>
          <w:color w:val="000000" w:themeColor="text1"/>
          <w:sz w:val="20"/>
          <w:szCs w:val="20"/>
        </w:rPr>
      </w:pPr>
      <w:bookmarkStart w:id="278" w:name="_Ref14990771"/>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2</w:t>
      </w:r>
      <w:r w:rsidRPr="002A4954">
        <w:rPr>
          <w:rFonts w:ascii="David" w:hAnsi="David" w:cs="David"/>
          <w:b/>
          <w:bCs/>
          <w:i w:val="0"/>
          <w:iCs w:val="0"/>
          <w:color w:val="000000" w:themeColor="text1"/>
          <w:sz w:val="20"/>
          <w:szCs w:val="20"/>
        </w:rPr>
        <w:fldChar w:fldCharType="end"/>
      </w:r>
      <w:bookmarkEnd w:id="278"/>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w:t>
      </w:r>
      <w:r w:rsidR="005C015E" w:rsidRPr="005C015E">
        <w:rPr>
          <w:rFonts w:ascii="David" w:hAnsi="David" w:cs="David"/>
          <w:i w:val="0"/>
          <w:iCs w:val="0"/>
          <w:color w:val="000000" w:themeColor="text1"/>
          <w:sz w:val="20"/>
          <w:szCs w:val="20"/>
        </w:rPr>
        <w:fldChar w:fldCharType="begin"/>
      </w:r>
      <w:r w:rsidR="005C015E" w:rsidRPr="005C015E">
        <w:rPr>
          <w:rFonts w:ascii="David" w:hAnsi="David" w:cs="David"/>
          <w:i w:val="0"/>
          <w:iCs w:val="0"/>
          <w:color w:val="000000" w:themeColor="text1"/>
          <w:sz w:val="20"/>
          <w:szCs w:val="20"/>
        </w:rPr>
        <w:instrText xml:space="preserve"> REF _Ref14990742 \h  \* MERGEFORMAT </w:instrText>
      </w:r>
      <w:r w:rsidR="005C015E" w:rsidRPr="005C015E">
        <w:rPr>
          <w:rFonts w:ascii="David" w:hAnsi="David" w:cs="David"/>
          <w:i w:val="0"/>
          <w:iCs w:val="0"/>
          <w:color w:val="000000" w:themeColor="text1"/>
          <w:sz w:val="20"/>
          <w:szCs w:val="20"/>
        </w:rPr>
      </w:r>
      <w:r w:rsidR="005C015E" w:rsidRPr="005C015E">
        <w:rPr>
          <w:rFonts w:ascii="David" w:hAnsi="David" w:cs="David"/>
          <w:i w:val="0"/>
          <w:iCs w:val="0"/>
          <w:color w:val="000000" w:themeColor="text1"/>
          <w:sz w:val="20"/>
          <w:szCs w:val="20"/>
        </w:rPr>
        <w:fldChar w:fldCharType="separate"/>
      </w:r>
      <w:r w:rsidR="0056587D" w:rsidRPr="0056587D">
        <w:rPr>
          <w:rFonts w:ascii="David" w:hAnsi="David" w:cs="David"/>
          <w:i w:val="0"/>
          <w:iCs w:val="0"/>
          <w:color w:val="000000" w:themeColor="text1"/>
          <w:sz w:val="20"/>
          <w:szCs w:val="20"/>
        </w:rPr>
        <w:t>Table 3</w:t>
      </w:r>
      <w:r w:rsidR="005C015E" w:rsidRPr="005C015E">
        <w:rPr>
          <w:rFonts w:ascii="David" w:hAnsi="David" w:cs="David"/>
          <w:i w:val="0"/>
          <w:iCs w:val="0"/>
          <w:color w:val="000000" w:themeColor="text1"/>
          <w:sz w:val="20"/>
          <w:szCs w:val="20"/>
        </w:rPr>
        <w:fldChar w:fldCharType="end"/>
      </w:r>
      <w:r w:rsidR="002C7369" w:rsidRPr="004218D1">
        <w:rPr>
          <w:rFonts w:ascii="David" w:hAnsi="David" w:cs="David"/>
          <w:i w:val="0"/>
          <w:iCs w:val="0"/>
          <w:color w:val="000000" w:themeColor="text1"/>
          <w:sz w:val="20"/>
          <w:szCs w:val="20"/>
        </w:rPr>
        <w:t xml:space="preserve"> </w:t>
      </w:r>
      <w:r w:rsidR="001466BA"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7FEF9DD5">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7"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76EBF51C" w:rsidR="00420167" w:rsidRDefault="00420167" w:rsidP="00E87BA7">
      <w:pPr>
        <w:rPr>
          <w:ins w:id="279" w:author="Idit Balachsan" w:date="2019-07-30T10:26:00Z"/>
        </w:rPr>
      </w:pPr>
    </w:p>
    <w:p w14:paraId="55271F71" w14:textId="77777777" w:rsidR="002F20DD" w:rsidRDefault="002F20DD"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280" w:name="_Toc14991909"/>
      <w:bookmarkStart w:id="281" w:name="Appendix_B"/>
      <w:r>
        <w:lastRenderedPageBreak/>
        <w:t>Appendix</w:t>
      </w:r>
      <w:r w:rsidR="00BD6BC6">
        <w:t xml:space="preserve"> </w:t>
      </w:r>
      <w:r w:rsidR="00F55165">
        <w:t>B</w:t>
      </w:r>
      <w:bookmarkEnd w:id="280"/>
      <w:r w:rsidR="00BD6BC6">
        <w:t xml:space="preserve"> </w:t>
      </w:r>
    </w:p>
    <w:bookmarkEnd w:id="281"/>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4DF9606E" w:rsidR="00541696" w:rsidRPr="00541696" w:rsidRDefault="00541696" w:rsidP="00E87BA7">
      <w:pPr>
        <w:pStyle w:val="Caption"/>
        <w:keepNext/>
        <w:spacing w:line="276" w:lineRule="auto"/>
        <w:rPr>
          <w:rFonts w:ascii="David" w:hAnsi="David" w:cs="David"/>
          <w:i w:val="0"/>
          <w:iCs w:val="0"/>
          <w:color w:val="000000" w:themeColor="text1"/>
          <w:sz w:val="20"/>
          <w:szCs w:val="20"/>
        </w:rPr>
      </w:pPr>
      <w:bookmarkStart w:id="282" w:name="_Ref14990742"/>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3</w:t>
      </w:r>
      <w:r w:rsidRPr="004218D1">
        <w:rPr>
          <w:rFonts w:ascii="David" w:hAnsi="David" w:cs="David"/>
          <w:b/>
          <w:bCs/>
          <w:i w:val="0"/>
          <w:iCs w:val="0"/>
          <w:color w:val="000000" w:themeColor="text1"/>
          <w:sz w:val="20"/>
          <w:szCs w:val="20"/>
        </w:rPr>
        <w:fldChar w:fldCharType="end"/>
      </w:r>
      <w:bookmarkEnd w:id="282"/>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xml:space="preserve">. Used with </w:t>
      </w:r>
      <w:r w:rsidR="00814C93" w:rsidRPr="00814C93">
        <w:rPr>
          <w:rFonts w:ascii="David" w:hAnsi="David" w:cs="David"/>
          <w:i w:val="0"/>
          <w:iCs w:val="0"/>
          <w:color w:val="000000" w:themeColor="text1"/>
          <w:sz w:val="20"/>
          <w:szCs w:val="20"/>
        </w:rPr>
        <w:fldChar w:fldCharType="begin"/>
      </w:r>
      <w:r w:rsidR="00814C93" w:rsidRPr="00814C93">
        <w:rPr>
          <w:rFonts w:ascii="David" w:hAnsi="David" w:cs="David"/>
          <w:i w:val="0"/>
          <w:iCs w:val="0"/>
          <w:color w:val="000000" w:themeColor="text1"/>
          <w:sz w:val="20"/>
          <w:szCs w:val="20"/>
        </w:rPr>
        <w:instrText xml:space="preserve"> REF _Ref14990771 \h  \* MERGEFORMAT </w:instrText>
      </w:r>
      <w:r w:rsidR="00814C93" w:rsidRPr="00814C93">
        <w:rPr>
          <w:rFonts w:ascii="David" w:hAnsi="David" w:cs="David"/>
          <w:i w:val="0"/>
          <w:iCs w:val="0"/>
          <w:color w:val="000000" w:themeColor="text1"/>
          <w:sz w:val="20"/>
          <w:szCs w:val="20"/>
        </w:rPr>
      </w:r>
      <w:r w:rsidR="00814C93" w:rsidRPr="00814C93">
        <w:rPr>
          <w:rFonts w:ascii="David" w:hAnsi="David" w:cs="David"/>
          <w:i w:val="0"/>
          <w:iCs w:val="0"/>
          <w:color w:val="000000" w:themeColor="text1"/>
          <w:sz w:val="20"/>
          <w:szCs w:val="20"/>
        </w:rPr>
        <w:fldChar w:fldCharType="separate"/>
      </w:r>
      <w:r w:rsidR="0056587D" w:rsidRPr="0056587D">
        <w:rPr>
          <w:rFonts w:ascii="David" w:hAnsi="David" w:cs="David"/>
          <w:i w:val="0"/>
          <w:iCs w:val="0"/>
          <w:color w:val="000000" w:themeColor="text1"/>
          <w:sz w:val="20"/>
          <w:szCs w:val="20"/>
        </w:rPr>
        <w:t>Table 2</w:t>
      </w:r>
      <w:r w:rsidR="00814C93" w:rsidRPr="00814C93">
        <w:rPr>
          <w:rFonts w:ascii="David" w:hAnsi="David" w:cs="David"/>
          <w:i w:val="0"/>
          <w:iCs w:val="0"/>
          <w:color w:val="000000" w:themeColor="text1"/>
          <w:sz w:val="20"/>
          <w:szCs w:val="20"/>
        </w:rPr>
        <w:fldChar w:fldCharType="end"/>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686E66C">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8">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0DDDE5DD" w:rsidR="0069712C" w:rsidRPr="00A10451" w:rsidRDefault="0069712C" w:rsidP="00E87BA7">
      <w:pPr>
        <w:widowControl w:val="0"/>
        <w:autoSpaceDE w:val="0"/>
        <w:autoSpaceDN w:val="0"/>
        <w:adjustRightInd w:val="0"/>
        <w:ind w:left="640" w:hanging="640"/>
        <w:rPr>
          <w:rFonts w:cs="David"/>
          <w:color w:val="000000" w:themeColor="text1"/>
        </w:rPr>
      </w:pPr>
    </w:p>
    <w:p w14:paraId="2ED144B4" w14:textId="64C32FCC" w:rsidR="0069712C" w:rsidRPr="00A10451" w:rsidRDefault="005751D5" w:rsidP="00E87BA7">
      <w:pPr>
        <w:pStyle w:val="Heading2"/>
      </w:pPr>
      <w:bookmarkStart w:id="283" w:name="_Toc14991910"/>
      <w:r>
        <w:rPr>
          <w:noProof/>
        </w:rPr>
        <w:lastRenderedPageBreak/>
        <mc:AlternateContent>
          <mc:Choice Requires="wps">
            <w:drawing>
              <wp:anchor distT="0" distB="0" distL="114300" distR="114300" simplePos="0" relativeHeight="251703296" behindDoc="0" locked="0" layoutInCell="1" allowOverlap="1" wp14:anchorId="5333C6B6" wp14:editId="3FB27743">
                <wp:simplePos x="0" y="0"/>
                <wp:positionH relativeFrom="column">
                  <wp:posOffset>1670050</wp:posOffset>
                </wp:positionH>
                <wp:positionV relativeFrom="paragraph">
                  <wp:posOffset>4398645</wp:posOffset>
                </wp:positionV>
                <wp:extent cx="8225790" cy="687070"/>
                <wp:effectExtent l="0" t="2540" r="1270" b="1270"/>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225790" cy="687070"/>
                        </a:xfrm>
                        <a:prstGeom prst="rect">
                          <a:avLst/>
                        </a:prstGeom>
                        <a:solidFill>
                          <a:prstClr val="white"/>
                        </a:solidFill>
                        <a:ln>
                          <a:noFill/>
                        </a:ln>
                      </wps:spPr>
                      <wps:txbx>
                        <w:txbxContent>
                          <w:p w14:paraId="1CC70E6C" w14:textId="453C537A" w:rsidR="0044442C" w:rsidRPr="00875583" w:rsidRDefault="0044442C" w:rsidP="00A821BE">
                            <w:pPr>
                              <w:pStyle w:val="Caption"/>
                              <w:spacing w:line="276" w:lineRule="auto"/>
                              <w:rPr>
                                <w:rFonts w:ascii="David" w:hAnsi="David" w:cs="David"/>
                                <w:i w:val="0"/>
                                <w:iCs w:val="0"/>
                                <w:color w:val="000000" w:themeColor="text1"/>
                                <w:sz w:val="20"/>
                                <w:szCs w:val="20"/>
                              </w:rPr>
                            </w:pPr>
                            <w:bookmarkStart w:id="284"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ins w:id="285" w:author="Idit Balachsan" w:date="2019-07-30T10:32:00Z">
                              <w:r>
                                <w:rPr>
                                  <w:rFonts w:ascii="David" w:hAnsi="David" w:cs="David"/>
                                  <w:b/>
                                  <w:bCs/>
                                  <w:i w:val="0"/>
                                  <w:iCs w:val="0"/>
                                  <w:noProof/>
                                  <w:color w:val="000000" w:themeColor="text1"/>
                                  <w:sz w:val="20"/>
                                  <w:szCs w:val="20"/>
                                </w:rPr>
                                <w:t>7</w:t>
                              </w:r>
                            </w:ins>
                            <w:r w:rsidRPr="00FF6D41">
                              <w:rPr>
                                <w:rFonts w:ascii="David" w:hAnsi="David" w:cs="David"/>
                                <w:b/>
                                <w:bCs/>
                                <w:i w:val="0"/>
                                <w:iCs w:val="0"/>
                                <w:color w:val="000000" w:themeColor="text1"/>
                                <w:sz w:val="20"/>
                                <w:szCs w:val="20"/>
                              </w:rPr>
                              <w:fldChar w:fldCharType="end"/>
                            </w:r>
                            <w:bookmarkEnd w:id="284"/>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6587D">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6587D">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1" type="#_x0000_t202" style="position:absolute;left:0;text-align:left;margin-left:131.5pt;margin-top:346.35pt;width:647.7pt;height:54.1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" stroked="f">
                <v:textbox inset="0,0,0,0">
                  <w:txbxContent>
                    <w:p w14:paraId="1CC70E6C" w14:textId="453C537A" w:rsidR="0044442C" w:rsidRPr="00875583" w:rsidRDefault="0044442C" w:rsidP="00A821BE">
                      <w:pPr>
                        <w:pStyle w:val="Caption"/>
                        <w:spacing w:line="276" w:lineRule="auto"/>
                        <w:rPr>
                          <w:rFonts w:ascii="David" w:hAnsi="David" w:cs="David"/>
                          <w:i w:val="0"/>
                          <w:iCs w:val="0"/>
                          <w:color w:val="000000" w:themeColor="text1"/>
                          <w:sz w:val="20"/>
                          <w:szCs w:val="20"/>
                        </w:rPr>
                      </w:pPr>
                      <w:bookmarkStart w:id="286"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ins w:id="287" w:author="Idit Balachsan" w:date="2019-07-30T10:32:00Z">
                        <w:r>
                          <w:rPr>
                            <w:rFonts w:ascii="David" w:hAnsi="David" w:cs="David"/>
                            <w:b/>
                            <w:bCs/>
                            <w:i w:val="0"/>
                            <w:iCs w:val="0"/>
                            <w:noProof/>
                            <w:color w:val="000000" w:themeColor="text1"/>
                            <w:sz w:val="20"/>
                            <w:szCs w:val="20"/>
                          </w:rPr>
                          <w:t>7</w:t>
                        </w:r>
                      </w:ins>
                      <w:r w:rsidRPr="00FF6D41">
                        <w:rPr>
                          <w:rFonts w:ascii="David" w:hAnsi="David" w:cs="David"/>
                          <w:b/>
                          <w:bCs/>
                          <w:i w:val="0"/>
                          <w:iCs w:val="0"/>
                          <w:color w:val="000000" w:themeColor="text1"/>
                          <w:sz w:val="20"/>
                          <w:szCs w:val="20"/>
                        </w:rPr>
                        <w:fldChar w:fldCharType="end"/>
                      </w:r>
                      <w:bookmarkEnd w:id="286"/>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6587D">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6587D">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v:textbox>
                <w10:wrap type="square"/>
              </v:shape>
            </w:pict>
          </mc:Fallback>
        </mc:AlternateContent>
      </w:r>
      <w:r w:rsidR="00B563A9">
        <w:rPr>
          <w:noProof/>
        </w:rPr>
        <mc:AlternateContent>
          <mc:Choice Requires="wpg">
            <w:drawing>
              <wp:anchor distT="0" distB="0" distL="114300" distR="114300" simplePos="0" relativeHeight="251702272" behindDoc="0" locked="0" layoutInCell="1" allowOverlap="1" wp14:anchorId="79E26786" wp14:editId="1729EEA3">
                <wp:simplePos x="0" y="0"/>
                <wp:positionH relativeFrom="column">
                  <wp:posOffset>-222885</wp:posOffset>
                </wp:positionH>
                <wp:positionV relativeFrom="paragraph">
                  <wp:posOffset>430953</wp:posOffset>
                </wp:positionV>
                <wp:extent cx="5577840" cy="8703310"/>
                <wp:effectExtent l="0" t="0" r="0" b="0"/>
                <wp:wrapNone/>
                <wp:docPr id="42" name="Group 42"/>
                <wp:cNvGraphicFramePr/>
                <a:graphic xmlns:a="http://schemas.openxmlformats.org/drawingml/2006/main">
                  <a:graphicData uri="http://schemas.microsoft.com/office/word/2010/wordprocessingGroup">
                    <wpg:wgp>
                      <wpg:cNvGrpSpPr/>
                      <wpg:grpSpPr>
                        <a:xfrm>
                          <a:off x="0" y="0"/>
                          <a:ext cx="5577840" cy="8703310"/>
                          <a:chOff x="422003" y="745327"/>
                          <a:chExt cx="4105817" cy="7280503"/>
                        </a:xfrm>
                      </wpg:grpSpPr>
                      <pic:pic xmlns:pic="http://schemas.openxmlformats.org/drawingml/2006/picture">
                        <pic:nvPicPr>
                          <pic:cNvPr id="6" name="Picture 6"/>
                          <pic:cNvPicPr>
                            <a:picLocks noChangeAspect="1"/>
                          </pic:cNvPicPr>
                        </pic:nvPicPr>
                        <pic:blipFill rotWithShape="1">
                          <a:blip r:embed="rId29" cstate="print">
                            <a:extLst>
                              <a:ext uri="{28A0092B-C50C-407E-A947-70E740481C1C}">
                                <a14:useLocalDpi xmlns:a14="http://schemas.microsoft.com/office/drawing/2010/main" val="0"/>
                              </a:ext>
                            </a:extLst>
                          </a:blip>
                          <a:srcRect l="8816" t="3880" r="8468" b="5712"/>
                          <a:stretch/>
                        </pic:blipFill>
                        <pic:spPr bwMode="auto">
                          <a:xfrm rot="16200000">
                            <a:off x="-1165340" y="2332670"/>
                            <a:ext cx="7280503" cy="4105817"/>
                          </a:xfrm>
                          <a:prstGeom prst="rect">
                            <a:avLst/>
                          </a:prstGeom>
                          <a:ln>
                            <a:noFill/>
                          </a:ln>
                          <a:extLst>
                            <a:ext uri="{53640926-AAD7-44D8-BBD7-CCE9431645EC}">
                              <a14:shadowObscured xmlns:a14="http://schemas.microsoft.com/office/drawing/2010/main"/>
                            </a:ext>
                          </a:extLst>
                        </pic:spPr>
                      </pic:pic>
                      <wps:wsp>
                        <wps:cNvPr id="33" name="Text Box 33"/>
                        <wps:cNvSpPr txBox="1"/>
                        <wps:spPr>
                          <a:xfrm rot="16200000">
                            <a:off x="576029" y="6235254"/>
                            <a:ext cx="257810" cy="250190"/>
                          </a:xfrm>
                          <a:prstGeom prst="rect">
                            <a:avLst/>
                          </a:prstGeom>
                          <a:noFill/>
                          <a:ln w="6350">
                            <a:noFill/>
                          </a:ln>
                        </wps:spPr>
                        <wps:txbx>
                          <w:txbxContent>
                            <w:p w14:paraId="079B8832" w14:textId="77777777" w:rsidR="0044442C" w:rsidRPr="002E70FE" w:rsidRDefault="0044442C" w:rsidP="00A821B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16200000">
                            <a:off x="594728" y="2621632"/>
                            <a:ext cx="257810" cy="250190"/>
                          </a:xfrm>
                          <a:prstGeom prst="rect">
                            <a:avLst/>
                          </a:prstGeom>
                          <a:noFill/>
                          <a:ln w="6350">
                            <a:noFill/>
                          </a:ln>
                        </wps:spPr>
                        <wps:txbx>
                          <w:txbxContent>
                            <w:p w14:paraId="67181EC6" w14:textId="15C29CA3" w:rsidR="0044442C" w:rsidRPr="002E70FE" w:rsidRDefault="0044442C" w:rsidP="00E033CF">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16200000">
                            <a:off x="1940618" y="6243657"/>
                            <a:ext cx="257810" cy="250190"/>
                          </a:xfrm>
                          <a:prstGeom prst="rect">
                            <a:avLst/>
                          </a:prstGeom>
                          <a:noFill/>
                          <a:ln w="6350">
                            <a:noFill/>
                          </a:ln>
                        </wps:spPr>
                        <wps:txbx>
                          <w:txbxContent>
                            <w:p w14:paraId="65FFD6CE" w14:textId="65FE63C7" w:rsidR="0044442C" w:rsidRPr="002E70FE" w:rsidRDefault="0044442C" w:rsidP="00E033CF">
                              <w:pPr>
                                <w:rPr>
                                  <w:rFonts w:cs="David"/>
                                  <w:color w:val="000000" w:themeColor="text1"/>
                                </w:rPr>
                              </w:pPr>
                              <w:r>
                                <w:rPr>
                                  <w:rFonts w:cs="David"/>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rot="16200000">
                            <a:off x="3316820" y="6243657"/>
                            <a:ext cx="257810" cy="250190"/>
                          </a:xfrm>
                          <a:prstGeom prst="rect">
                            <a:avLst/>
                          </a:prstGeom>
                          <a:noFill/>
                          <a:ln w="6350">
                            <a:noFill/>
                          </a:ln>
                        </wps:spPr>
                        <wps:txbx>
                          <w:txbxContent>
                            <w:p w14:paraId="3001692C" w14:textId="1F7A93B2" w:rsidR="0044442C" w:rsidRPr="002E70FE" w:rsidRDefault="0044442C" w:rsidP="00E033CF">
                              <w:pPr>
                                <w:rPr>
                                  <w:rFonts w:cs="David"/>
                                  <w:color w:val="000000" w:themeColor="text1"/>
                                </w:rPr>
                              </w:pPr>
                              <w:r>
                                <w:rPr>
                                  <w:rFonts w:cs="David"/>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1965548" y="2613005"/>
                            <a:ext cx="257810" cy="250190"/>
                          </a:xfrm>
                          <a:prstGeom prst="rect">
                            <a:avLst/>
                          </a:prstGeom>
                          <a:noFill/>
                          <a:ln w="6350">
                            <a:noFill/>
                          </a:ln>
                        </wps:spPr>
                        <wps:txbx>
                          <w:txbxContent>
                            <w:p w14:paraId="0B0615B0" w14:textId="597CA050" w:rsidR="0044442C" w:rsidRPr="002E70FE" w:rsidRDefault="0044442C"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3323053" y="2605923"/>
                            <a:ext cx="257810" cy="250190"/>
                          </a:xfrm>
                          <a:prstGeom prst="rect">
                            <a:avLst/>
                          </a:prstGeom>
                          <a:noFill/>
                          <a:ln w="6350">
                            <a:noFill/>
                          </a:ln>
                        </wps:spPr>
                        <wps:txbx>
                          <w:txbxContent>
                            <w:p w14:paraId="3D61E44C" w14:textId="55200F58" w:rsidR="0044442C" w:rsidRPr="002E70FE" w:rsidRDefault="0044442C"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26786" id="Group 42" o:spid="_x0000_s1052" style="position:absolute;left:0;text-align:left;margin-left:-17.55pt;margin-top:33.95pt;width:439.2pt;height:685.3pt;z-index:251702272;mso-width-relative:margin;mso-height-relative:margin" coordorigin="4220,7453" coordsize="41058,728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tBY6zMgAQlIQAISkIAEJCABCUhAAhKQgAQk&#13;&#10;IAEJSEACEpCABCQgAQlIoAYENNbWALpNSkACEpCABCQgAQlIQAISkIAEJCABCUhAAhKQgAQkIAEJ&#13;&#10;SEACEtBY6zMgAQlIQAISkIAEJCABCUhAAhKQgAQkIAEJSEACEpCABCQgAQlIoAYENNbWALpNSkAC&#13;&#10;EpCABCQgAQlIQAISkIAEJCABCUhAAhKQgAQkIAEJSEACEtBY6z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tBY6zMgAQlIQAISkIAEJCABCUhAAhKQgAQkIAEJSEACEpCABCQgAQlIoAYE&#13;&#10;NNbWALpNSkACEpCABCQgAQlIQAISkIAEJCABCUhAAhKQgAQkIAEJSEACEtBY6zMgAQlIQAISkIAE&#13;&#10;JCABCUhAAhKQgAQkIAEJSEACEpCABCQgAQlIoAYENNbWALpNSkACEpCABCQgAQlIQAISkIAEJCAB&#13;&#10;CUhAAhKQgAQkIAEJSEACEtBY6z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tBY6zMgAQlIQAISkIAEJCABCUhAAhKQgAQk&#13;&#10;IAEJSEACEpCABCQgAQlIoAYENNbWALpNSkACEpCABCQgAQlIQAISkIAEJCABCUhAAhKQgAQkIAEJ&#13;&#10;SEACEtBY6zMgAQlIQAISkIAEJCABCUhAAhKQgAQkIAEJSEACEpCABCQgAQlIoAYENNbWALpNSkAC&#13;&#10;EpCABCQgAQlIQAISkIAEJCABCUhAAhKQgAQkIAEJSEACEtBY6z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">
                <v:shape id="Picture 6" o:spid="_x0000_s1053" type="#_x0000_t75" style="position:absolute;left:-11654;top:23327;width:72805;height:4105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">
                  <v:imagedata r:id="rId31" o:title="" croptop="2543f" cropbottom="3743f" cropleft="5778f" cropright="5550f"/>
                </v:shape>
                <v:shape id="Text Box 33" o:spid="_x0000_s1054" type="#_x0000_t202" style="position:absolute;left:5760;top:62352;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K4+yQAAAOAAAAAPAAAAZHJzL2Rvd25yZXYueG1sRI9Ba8JA&#13;&#10;FITvgv9heYI33RhB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QKiuPskAAADg&#13;&#10;AAAADwAAAAAAAAAAAAAAAAAHAgAAZHJzL2Rvd25yZXYueG1sUEsFBgAAAAADAAMAtwAAAP0CAAAA&#13;&#10;AA==&#13;&#10;" filled="f" stroked="f" strokeweight=".5pt">
                  <v:textbox>
                    <w:txbxContent>
                      <w:p w14:paraId="079B8832" w14:textId="77777777" w:rsidR="0044442C" w:rsidRPr="002E70FE" w:rsidRDefault="0044442C" w:rsidP="00A821BE">
                        <w:pPr>
                          <w:rPr>
                            <w:rFonts w:cs="David"/>
                            <w:color w:val="000000" w:themeColor="text1"/>
                          </w:rPr>
                        </w:pPr>
                        <w:r w:rsidRPr="002E70FE">
                          <w:rPr>
                            <w:rFonts w:cs="David"/>
                            <w:color w:val="000000" w:themeColor="text1"/>
                          </w:rPr>
                          <w:t>a</w:t>
                        </w:r>
                      </w:p>
                    </w:txbxContent>
                  </v:textbox>
                </v:shape>
                <v:shape id="Text Box 34" o:spid="_x0000_s1055" type="#_x0000_t202" style="position:absolute;left:5947;top:2621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" filled="f" stroked="f" strokeweight=".5pt">
                  <v:textbox>
                    <w:txbxContent>
                      <w:p w14:paraId="67181EC6" w14:textId="15C29CA3" w:rsidR="0044442C" w:rsidRPr="002E70FE" w:rsidRDefault="0044442C" w:rsidP="00E033CF">
                        <w:pPr>
                          <w:rPr>
                            <w:rFonts w:cs="David"/>
                            <w:color w:val="000000" w:themeColor="text1"/>
                          </w:rPr>
                        </w:pPr>
                        <w:r>
                          <w:rPr>
                            <w:rFonts w:cs="David"/>
                            <w:color w:val="000000" w:themeColor="text1"/>
                          </w:rPr>
                          <w:t>b</w:t>
                        </w:r>
                      </w:p>
                    </w:txbxContent>
                  </v:textbox>
                </v:shape>
                <v:shape id="Text Box 35" o:spid="_x0000_s1056" type="#_x0000_t202" style="position:absolute;left:19406;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" filled="f" stroked="f" strokeweight=".5pt">
                  <v:textbox>
                    <w:txbxContent>
                      <w:p w14:paraId="65FFD6CE" w14:textId="65FE63C7" w:rsidR="0044442C" w:rsidRPr="002E70FE" w:rsidRDefault="0044442C" w:rsidP="00E033CF">
                        <w:pPr>
                          <w:rPr>
                            <w:rFonts w:cs="David"/>
                            <w:color w:val="000000" w:themeColor="text1"/>
                          </w:rPr>
                        </w:pPr>
                        <w:r>
                          <w:rPr>
                            <w:rFonts w:cs="David"/>
                            <w:color w:val="000000" w:themeColor="text1"/>
                          </w:rPr>
                          <w:t>c</w:t>
                        </w:r>
                      </w:p>
                    </w:txbxContent>
                  </v:textbox>
                </v:shape>
                <v:shape id="Text Box 36" o:spid="_x0000_s1057" type="#_x0000_t202" style="position:absolute;left:33168;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" filled="f" stroked="f" strokeweight=".5pt">
                  <v:textbox>
                    <w:txbxContent>
                      <w:p w14:paraId="3001692C" w14:textId="1F7A93B2" w:rsidR="0044442C" w:rsidRPr="002E70FE" w:rsidRDefault="0044442C" w:rsidP="00E033CF">
                        <w:pPr>
                          <w:rPr>
                            <w:rFonts w:cs="David"/>
                            <w:color w:val="000000" w:themeColor="text1"/>
                          </w:rPr>
                        </w:pPr>
                        <w:r>
                          <w:rPr>
                            <w:rFonts w:cs="David"/>
                            <w:color w:val="000000" w:themeColor="text1"/>
                          </w:rPr>
                          <w:t>e</w:t>
                        </w:r>
                      </w:p>
                    </w:txbxContent>
                  </v:textbox>
                </v:shape>
                <v:shape id="Text Box 37" o:spid="_x0000_s1058" type="#_x0000_t202" style="position:absolute;left:19654;top:26130;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" filled="f" stroked="f" strokeweight=".5pt">
                  <v:textbox>
                    <w:txbxContent>
                      <w:p w14:paraId="0B0615B0" w14:textId="597CA050" w:rsidR="0044442C" w:rsidRPr="002E70FE" w:rsidRDefault="0044442C"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 cy="57785"/>
                                      </a:xfrm>
                                      <a:prstGeom prst="rect">
                                        <a:avLst/>
                                      </a:prstGeom>
                                    </pic:spPr>
                                  </pic:pic>
                                </a:graphicData>
                              </a:graphic>
                            </wp:inline>
                          </w:drawing>
                        </w:r>
                      </w:p>
                    </w:txbxContent>
                  </v:textbox>
                </v:shape>
                <v:shape id="Text Box 39" o:spid="_x0000_s1059" type="#_x0000_t202" style="position:absolute;left:33230;top:26059;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" filled="f" stroked="f" strokeweight=".5pt">
                  <v:textbox>
                    <w:txbxContent>
                      <w:p w14:paraId="3D61E44C" w14:textId="55200F58" w:rsidR="0044442C" w:rsidRPr="002E70FE" w:rsidRDefault="0044442C"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 cy="57785"/>
                                      </a:xfrm>
                                      <a:prstGeom prst="rect">
                                        <a:avLst/>
                                      </a:prstGeom>
                                    </pic:spPr>
                                  </pic:pic>
                                </a:graphicData>
                              </a:graphic>
                            </wp:inline>
                          </w:drawing>
                        </w:r>
                      </w:p>
                    </w:txbxContent>
                  </v:textbox>
                </v:shape>
              </v:group>
            </w:pict>
          </mc:Fallback>
        </mc:AlternateContent>
      </w:r>
      <w:r w:rsidR="00D442F2">
        <w:t>A</w:t>
      </w:r>
      <w:bookmarkStart w:id="288" w:name="Appendix_C"/>
      <w:r w:rsidR="00D442F2">
        <w:t xml:space="preserve">ppendix </w:t>
      </w:r>
      <w:r w:rsidR="00042226">
        <w:t>C</w:t>
      </w:r>
      <w:bookmarkEnd w:id="283"/>
      <w:bookmarkEnd w:id="288"/>
    </w:p>
    <w:sectPr w:rsidR="0069712C" w:rsidRPr="00A10451" w:rsidSect="004F2A45">
      <w:headerReference w:type="default" r:id="rId32"/>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3" w:author="Idit Balachsan" w:date="2019-07-17T11:20:00Z" w:initials="IB">
    <w:p w14:paraId="6F9AC982" w14:textId="072CB399" w:rsidR="0044442C" w:rsidRDefault="0044442C">
      <w:pPr>
        <w:pStyle w:val="CommentText"/>
      </w:pPr>
      <w:r>
        <w:rPr>
          <w:rStyle w:val="CommentReference"/>
        </w:rPr>
        <w:annotationRef/>
      </w:r>
      <w:r w:rsidRPr="00D327B6">
        <w:rPr>
          <w:rFonts w:cs="David"/>
          <w:color w:val="000000"/>
          <w:highlight w:val="yellow"/>
        </w:rPr>
        <w:t>Answer to Barak’s comment</w:t>
      </w:r>
      <w:r>
        <w:rPr>
          <w:rFonts w:cs="David"/>
          <w:color w:val="000000"/>
        </w:rPr>
        <w:t>: this is not the first time it is regarded. See this sentence above: “The cost of a network is usually determined by</w:t>
      </w:r>
      <w:r>
        <w:rPr>
          <w:rFonts w:cs="David"/>
          <w:color w:val="000000" w:themeColor="text1"/>
        </w:rPr>
        <w:t xml:space="preserve"> the </w:t>
      </w:r>
      <w:r>
        <w:t>number of sensors and their attributes, such as sensitivity and dynamic range”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9AC9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9AC982" w16cid:durableId="20D982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9D587" w14:textId="77777777" w:rsidR="00C17E73" w:rsidRDefault="00C17E73" w:rsidP="00D44124">
      <w:r>
        <w:separator/>
      </w:r>
    </w:p>
  </w:endnote>
  <w:endnote w:type="continuationSeparator" w:id="0">
    <w:p w14:paraId="6E0B404A" w14:textId="77777777" w:rsidR="00C17E73" w:rsidRDefault="00C17E73"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4CE62" w14:textId="77777777" w:rsidR="00C17E73" w:rsidRDefault="00C17E73" w:rsidP="00D44124">
      <w:r>
        <w:separator/>
      </w:r>
    </w:p>
  </w:footnote>
  <w:footnote w:type="continuationSeparator" w:id="0">
    <w:p w14:paraId="50FBA219" w14:textId="77777777" w:rsidR="00C17E73" w:rsidRDefault="00C17E73"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Content>
      <w:p w14:paraId="79B4AF2B" w14:textId="73FB63D2" w:rsidR="0044442C" w:rsidRDefault="0044442C"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Content>
      <w:p w14:paraId="31D46D03" w14:textId="667FF4E3" w:rsidR="0044442C" w:rsidRDefault="0044442C"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44442C" w:rsidRDefault="0044442C"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7FDB582F" w:rsidR="0044442C" w:rsidRDefault="0044442C"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613CBDC9" w14:textId="77777777" w:rsidR="0044442C" w:rsidRDefault="0044442C"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600B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E445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E3443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BAA4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F2CB4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6E00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2E4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5243F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4854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0C3F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7E6894"/>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5"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1544F0"/>
    <w:multiLevelType w:val="multilevel"/>
    <w:tmpl w:val="2CF4F1A0"/>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0F37BE"/>
    <w:multiLevelType w:val="hybridMultilevel"/>
    <w:tmpl w:val="30D6C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6"/>
  </w:num>
  <w:num w:numId="3">
    <w:abstractNumId w:val="15"/>
  </w:num>
  <w:num w:numId="4">
    <w:abstractNumId w:val="25"/>
  </w:num>
  <w:num w:numId="5">
    <w:abstractNumId w:val="11"/>
  </w:num>
  <w:num w:numId="6">
    <w:abstractNumId w:val="21"/>
  </w:num>
  <w:num w:numId="7">
    <w:abstractNumId w:val="28"/>
  </w:num>
  <w:num w:numId="8">
    <w:abstractNumId w:val="14"/>
  </w:num>
  <w:num w:numId="9">
    <w:abstractNumId w:val="32"/>
  </w:num>
  <w:num w:numId="10">
    <w:abstractNumId w:val="33"/>
  </w:num>
  <w:num w:numId="11">
    <w:abstractNumId w:val="18"/>
  </w:num>
  <w:num w:numId="12">
    <w:abstractNumId w:val="40"/>
  </w:num>
  <w:num w:numId="13">
    <w:abstractNumId w:val="22"/>
  </w:num>
  <w:num w:numId="14">
    <w:abstractNumId w:val="36"/>
  </w:num>
  <w:num w:numId="15">
    <w:abstractNumId w:val="20"/>
  </w:num>
  <w:num w:numId="16">
    <w:abstractNumId w:val="27"/>
  </w:num>
  <w:num w:numId="17">
    <w:abstractNumId w:val="19"/>
  </w:num>
  <w:num w:numId="18">
    <w:abstractNumId w:val="38"/>
  </w:num>
  <w:num w:numId="19">
    <w:abstractNumId w:val="12"/>
  </w:num>
  <w:num w:numId="20">
    <w:abstractNumId w:val="29"/>
  </w:num>
  <w:num w:numId="21">
    <w:abstractNumId w:val="24"/>
  </w:num>
  <w:num w:numId="22">
    <w:abstractNumId w:val="39"/>
  </w:num>
  <w:num w:numId="23">
    <w:abstractNumId w:val="34"/>
  </w:num>
  <w:num w:numId="24">
    <w:abstractNumId w:val="16"/>
  </w:num>
  <w:num w:numId="25">
    <w:abstractNumId w:val="30"/>
  </w:num>
  <w:num w:numId="26">
    <w:abstractNumId w:val="41"/>
  </w:num>
  <w:num w:numId="27">
    <w:abstractNumId w:val="23"/>
  </w:num>
  <w:num w:numId="28">
    <w:abstractNumId w:val="17"/>
  </w:num>
  <w:num w:numId="29">
    <w:abstractNumId w:val="35"/>
  </w:num>
  <w:num w:numId="30">
    <w:abstractNumId w:val="37"/>
  </w:num>
  <w:num w:numId="31">
    <w:abstractNumId w:val="31"/>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 w:numId="4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0B70"/>
    <w:rsid w:val="00011169"/>
    <w:rsid w:val="0001279C"/>
    <w:rsid w:val="0001283F"/>
    <w:rsid w:val="00012C4A"/>
    <w:rsid w:val="00012DD0"/>
    <w:rsid w:val="000137E3"/>
    <w:rsid w:val="00013AA6"/>
    <w:rsid w:val="00013F20"/>
    <w:rsid w:val="00014198"/>
    <w:rsid w:val="00014ADE"/>
    <w:rsid w:val="00016C01"/>
    <w:rsid w:val="00017DBF"/>
    <w:rsid w:val="00017E96"/>
    <w:rsid w:val="00020198"/>
    <w:rsid w:val="00020848"/>
    <w:rsid w:val="00020EA4"/>
    <w:rsid w:val="00021FF6"/>
    <w:rsid w:val="0002202C"/>
    <w:rsid w:val="000223D2"/>
    <w:rsid w:val="0002275B"/>
    <w:rsid w:val="00023C71"/>
    <w:rsid w:val="00023E7F"/>
    <w:rsid w:val="0002445A"/>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2368"/>
    <w:rsid w:val="0003317E"/>
    <w:rsid w:val="00033579"/>
    <w:rsid w:val="000335C5"/>
    <w:rsid w:val="00033B7C"/>
    <w:rsid w:val="00037CEE"/>
    <w:rsid w:val="0004107C"/>
    <w:rsid w:val="0004142C"/>
    <w:rsid w:val="0004173F"/>
    <w:rsid w:val="00041D26"/>
    <w:rsid w:val="00041FD1"/>
    <w:rsid w:val="00042226"/>
    <w:rsid w:val="00042260"/>
    <w:rsid w:val="000425AA"/>
    <w:rsid w:val="0004266B"/>
    <w:rsid w:val="00042DB4"/>
    <w:rsid w:val="000432FC"/>
    <w:rsid w:val="00043734"/>
    <w:rsid w:val="000438CE"/>
    <w:rsid w:val="00044024"/>
    <w:rsid w:val="000449CF"/>
    <w:rsid w:val="00044F35"/>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818"/>
    <w:rsid w:val="00053F95"/>
    <w:rsid w:val="0005458A"/>
    <w:rsid w:val="00054738"/>
    <w:rsid w:val="00054E60"/>
    <w:rsid w:val="00054EC3"/>
    <w:rsid w:val="000553C8"/>
    <w:rsid w:val="0005578C"/>
    <w:rsid w:val="00055826"/>
    <w:rsid w:val="00055872"/>
    <w:rsid w:val="00055A88"/>
    <w:rsid w:val="0005754A"/>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5B1"/>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225"/>
    <w:rsid w:val="00082824"/>
    <w:rsid w:val="00082981"/>
    <w:rsid w:val="00083329"/>
    <w:rsid w:val="00083C98"/>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765"/>
    <w:rsid w:val="00095A93"/>
    <w:rsid w:val="000960CD"/>
    <w:rsid w:val="00096658"/>
    <w:rsid w:val="000968B4"/>
    <w:rsid w:val="000975EC"/>
    <w:rsid w:val="0009793B"/>
    <w:rsid w:val="00097B9E"/>
    <w:rsid w:val="000A024B"/>
    <w:rsid w:val="000A0A96"/>
    <w:rsid w:val="000A0CCC"/>
    <w:rsid w:val="000A13F4"/>
    <w:rsid w:val="000A1438"/>
    <w:rsid w:val="000A1636"/>
    <w:rsid w:val="000A2548"/>
    <w:rsid w:val="000A2ACE"/>
    <w:rsid w:val="000A317B"/>
    <w:rsid w:val="000A3228"/>
    <w:rsid w:val="000A33D4"/>
    <w:rsid w:val="000A38BE"/>
    <w:rsid w:val="000A3EC9"/>
    <w:rsid w:val="000A3F33"/>
    <w:rsid w:val="000A4006"/>
    <w:rsid w:val="000A4347"/>
    <w:rsid w:val="000A470E"/>
    <w:rsid w:val="000A4C8E"/>
    <w:rsid w:val="000A4FE6"/>
    <w:rsid w:val="000A505B"/>
    <w:rsid w:val="000A5700"/>
    <w:rsid w:val="000A5E4B"/>
    <w:rsid w:val="000A63F6"/>
    <w:rsid w:val="000A6790"/>
    <w:rsid w:val="000A67B6"/>
    <w:rsid w:val="000A6BD1"/>
    <w:rsid w:val="000A7FEA"/>
    <w:rsid w:val="000B0FAE"/>
    <w:rsid w:val="000B0FCE"/>
    <w:rsid w:val="000B1678"/>
    <w:rsid w:val="000B1B0D"/>
    <w:rsid w:val="000B237C"/>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0DB"/>
    <w:rsid w:val="000C2333"/>
    <w:rsid w:val="000C2D2A"/>
    <w:rsid w:val="000C3207"/>
    <w:rsid w:val="000C34E0"/>
    <w:rsid w:val="000C358F"/>
    <w:rsid w:val="000C3795"/>
    <w:rsid w:val="000C408C"/>
    <w:rsid w:val="000C4166"/>
    <w:rsid w:val="000C461E"/>
    <w:rsid w:val="000C4E1F"/>
    <w:rsid w:val="000C4E61"/>
    <w:rsid w:val="000C5563"/>
    <w:rsid w:val="000C56D0"/>
    <w:rsid w:val="000C5951"/>
    <w:rsid w:val="000C5DEB"/>
    <w:rsid w:val="000C6402"/>
    <w:rsid w:val="000C6F53"/>
    <w:rsid w:val="000C7256"/>
    <w:rsid w:val="000C78D0"/>
    <w:rsid w:val="000D00D8"/>
    <w:rsid w:val="000D014D"/>
    <w:rsid w:val="000D061D"/>
    <w:rsid w:val="000D08D5"/>
    <w:rsid w:val="000D0D39"/>
    <w:rsid w:val="000D24CD"/>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0094"/>
    <w:rsid w:val="000E1147"/>
    <w:rsid w:val="000E157F"/>
    <w:rsid w:val="000E1799"/>
    <w:rsid w:val="000E19B1"/>
    <w:rsid w:val="000E1E22"/>
    <w:rsid w:val="000E26A4"/>
    <w:rsid w:val="000E2AF8"/>
    <w:rsid w:val="000E2B32"/>
    <w:rsid w:val="000E35A5"/>
    <w:rsid w:val="000E39B8"/>
    <w:rsid w:val="000E49AE"/>
    <w:rsid w:val="000E4C26"/>
    <w:rsid w:val="000E4CBB"/>
    <w:rsid w:val="000E519C"/>
    <w:rsid w:val="000E5634"/>
    <w:rsid w:val="000E566F"/>
    <w:rsid w:val="000E57A6"/>
    <w:rsid w:val="000E59B8"/>
    <w:rsid w:val="000E63AE"/>
    <w:rsid w:val="000E6C2B"/>
    <w:rsid w:val="000E7005"/>
    <w:rsid w:val="000E7B8D"/>
    <w:rsid w:val="000F0A60"/>
    <w:rsid w:val="000F0AC9"/>
    <w:rsid w:val="000F1099"/>
    <w:rsid w:val="000F17B3"/>
    <w:rsid w:val="000F1911"/>
    <w:rsid w:val="000F1F95"/>
    <w:rsid w:val="000F2CE9"/>
    <w:rsid w:val="000F2F32"/>
    <w:rsid w:val="000F384C"/>
    <w:rsid w:val="000F3985"/>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FD"/>
    <w:rsid w:val="001058B8"/>
    <w:rsid w:val="001059D3"/>
    <w:rsid w:val="00105F36"/>
    <w:rsid w:val="00106020"/>
    <w:rsid w:val="001060A0"/>
    <w:rsid w:val="001064C0"/>
    <w:rsid w:val="001068B2"/>
    <w:rsid w:val="0010695B"/>
    <w:rsid w:val="00106FF8"/>
    <w:rsid w:val="00107D43"/>
    <w:rsid w:val="00110045"/>
    <w:rsid w:val="001105D0"/>
    <w:rsid w:val="00110A39"/>
    <w:rsid w:val="001110BB"/>
    <w:rsid w:val="0011116F"/>
    <w:rsid w:val="001113CF"/>
    <w:rsid w:val="00112121"/>
    <w:rsid w:val="001121D9"/>
    <w:rsid w:val="001121FA"/>
    <w:rsid w:val="00112462"/>
    <w:rsid w:val="00112EC4"/>
    <w:rsid w:val="00112F5A"/>
    <w:rsid w:val="001149B1"/>
    <w:rsid w:val="00114ECE"/>
    <w:rsid w:val="00115428"/>
    <w:rsid w:val="00115ED9"/>
    <w:rsid w:val="0011627C"/>
    <w:rsid w:val="00116881"/>
    <w:rsid w:val="00117A40"/>
    <w:rsid w:val="001206F2"/>
    <w:rsid w:val="00120756"/>
    <w:rsid w:val="00120808"/>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42D"/>
    <w:rsid w:val="00130610"/>
    <w:rsid w:val="00130D34"/>
    <w:rsid w:val="00130EC5"/>
    <w:rsid w:val="00130EF6"/>
    <w:rsid w:val="00131454"/>
    <w:rsid w:val="001323D3"/>
    <w:rsid w:val="00132890"/>
    <w:rsid w:val="00134A54"/>
    <w:rsid w:val="00134BBA"/>
    <w:rsid w:val="0013516B"/>
    <w:rsid w:val="001357C4"/>
    <w:rsid w:val="0013642B"/>
    <w:rsid w:val="00137494"/>
    <w:rsid w:val="00137535"/>
    <w:rsid w:val="00137577"/>
    <w:rsid w:val="0013765A"/>
    <w:rsid w:val="00137D00"/>
    <w:rsid w:val="0014054E"/>
    <w:rsid w:val="0014097E"/>
    <w:rsid w:val="00140BD1"/>
    <w:rsid w:val="00140FDD"/>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108"/>
    <w:rsid w:val="00150D0A"/>
    <w:rsid w:val="00150D0E"/>
    <w:rsid w:val="0015103C"/>
    <w:rsid w:val="00152156"/>
    <w:rsid w:val="00152270"/>
    <w:rsid w:val="0015250A"/>
    <w:rsid w:val="001526FC"/>
    <w:rsid w:val="001528E3"/>
    <w:rsid w:val="0015315E"/>
    <w:rsid w:val="0015330B"/>
    <w:rsid w:val="00153E47"/>
    <w:rsid w:val="0015453A"/>
    <w:rsid w:val="00154BD5"/>
    <w:rsid w:val="00154E8C"/>
    <w:rsid w:val="0015505D"/>
    <w:rsid w:val="001550F1"/>
    <w:rsid w:val="00155115"/>
    <w:rsid w:val="001556B7"/>
    <w:rsid w:val="001557D3"/>
    <w:rsid w:val="00155B1E"/>
    <w:rsid w:val="00155D56"/>
    <w:rsid w:val="00156C2E"/>
    <w:rsid w:val="0015725C"/>
    <w:rsid w:val="0015731B"/>
    <w:rsid w:val="00157348"/>
    <w:rsid w:val="001575A0"/>
    <w:rsid w:val="00157DBB"/>
    <w:rsid w:val="0016005D"/>
    <w:rsid w:val="001600DD"/>
    <w:rsid w:val="001606BA"/>
    <w:rsid w:val="0016155D"/>
    <w:rsid w:val="001615B6"/>
    <w:rsid w:val="001615DB"/>
    <w:rsid w:val="00161A2A"/>
    <w:rsid w:val="00162318"/>
    <w:rsid w:val="00163114"/>
    <w:rsid w:val="001634B0"/>
    <w:rsid w:val="00163884"/>
    <w:rsid w:val="0016392B"/>
    <w:rsid w:val="001673C3"/>
    <w:rsid w:val="00167E84"/>
    <w:rsid w:val="00170DC5"/>
    <w:rsid w:val="001717F1"/>
    <w:rsid w:val="00171C12"/>
    <w:rsid w:val="00171ECF"/>
    <w:rsid w:val="001724F7"/>
    <w:rsid w:val="00172C75"/>
    <w:rsid w:val="00172F93"/>
    <w:rsid w:val="001731FB"/>
    <w:rsid w:val="00173B9E"/>
    <w:rsid w:val="001744CE"/>
    <w:rsid w:val="00174658"/>
    <w:rsid w:val="0017472A"/>
    <w:rsid w:val="00174997"/>
    <w:rsid w:val="00174E99"/>
    <w:rsid w:val="001753C9"/>
    <w:rsid w:val="0017559F"/>
    <w:rsid w:val="00175C4F"/>
    <w:rsid w:val="00175CC6"/>
    <w:rsid w:val="001763B2"/>
    <w:rsid w:val="0017688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6C4"/>
    <w:rsid w:val="00187854"/>
    <w:rsid w:val="00187B49"/>
    <w:rsid w:val="00190696"/>
    <w:rsid w:val="00190845"/>
    <w:rsid w:val="0019101E"/>
    <w:rsid w:val="00191571"/>
    <w:rsid w:val="001915E1"/>
    <w:rsid w:val="001917AA"/>
    <w:rsid w:val="001924A1"/>
    <w:rsid w:val="001929B7"/>
    <w:rsid w:val="00192C0A"/>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B3"/>
    <w:rsid w:val="001964CE"/>
    <w:rsid w:val="00196822"/>
    <w:rsid w:val="0019688C"/>
    <w:rsid w:val="0019722D"/>
    <w:rsid w:val="0019756A"/>
    <w:rsid w:val="001A0216"/>
    <w:rsid w:val="001A062F"/>
    <w:rsid w:val="001A0670"/>
    <w:rsid w:val="001A087C"/>
    <w:rsid w:val="001A093B"/>
    <w:rsid w:val="001A1042"/>
    <w:rsid w:val="001A106C"/>
    <w:rsid w:val="001A1655"/>
    <w:rsid w:val="001A19D8"/>
    <w:rsid w:val="001A359C"/>
    <w:rsid w:val="001A35BE"/>
    <w:rsid w:val="001A3A6B"/>
    <w:rsid w:val="001A428D"/>
    <w:rsid w:val="001A42A5"/>
    <w:rsid w:val="001A4958"/>
    <w:rsid w:val="001A4B5F"/>
    <w:rsid w:val="001A4BAA"/>
    <w:rsid w:val="001A4BFE"/>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6F7"/>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186"/>
    <w:rsid w:val="001C6561"/>
    <w:rsid w:val="001C66D9"/>
    <w:rsid w:val="001C6915"/>
    <w:rsid w:val="001C7362"/>
    <w:rsid w:val="001C7821"/>
    <w:rsid w:val="001C7AB6"/>
    <w:rsid w:val="001C7F08"/>
    <w:rsid w:val="001D00D0"/>
    <w:rsid w:val="001D0ACF"/>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0E7"/>
    <w:rsid w:val="001E22B8"/>
    <w:rsid w:val="001E22E8"/>
    <w:rsid w:val="001E2567"/>
    <w:rsid w:val="001E2C1B"/>
    <w:rsid w:val="001E31F2"/>
    <w:rsid w:val="001E3436"/>
    <w:rsid w:val="001E348F"/>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3814"/>
    <w:rsid w:val="001F44E0"/>
    <w:rsid w:val="001F4544"/>
    <w:rsid w:val="001F47C3"/>
    <w:rsid w:val="001F4FA3"/>
    <w:rsid w:val="001F6440"/>
    <w:rsid w:val="001F6AB8"/>
    <w:rsid w:val="001F6D82"/>
    <w:rsid w:val="001F6F89"/>
    <w:rsid w:val="001F71A3"/>
    <w:rsid w:val="001F7B31"/>
    <w:rsid w:val="001F7B68"/>
    <w:rsid w:val="0020018F"/>
    <w:rsid w:val="00200482"/>
    <w:rsid w:val="00200C7C"/>
    <w:rsid w:val="00200F9D"/>
    <w:rsid w:val="00200FC1"/>
    <w:rsid w:val="00201AB5"/>
    <w:rsid w:val="00202893"/>
    <w:rsid w:val="00202D8C"/>
    <w:rsid w:val="00203215"/>
    <w:rsid w:val="0020333B"/>
    <w:rsid w:val="00203AF7"/>
    <w:rsid w:val="00204400"/>
    <w:rsid w:val="00205285"/>
    <w:rsid w:val="002055D3"/>
    <w:rsid w:val="002060A8"/>
    <w:rsid w:val="0020666B"/>
    <w:rsid w:val="00206943"/>
    <w:rsid w:val="00206A9B"/>
    <w:rsid w:val="00206DDB"/>
    <w:rsid w:val="00210AA0"/>
    <w:rsid w:val="00211738"/>
    <w:rsid w:val="00211CA7"/>
    <w:rsid w:val="00211DF9"/>
    <w:rsid w:val="00211F36"/>
    <w:rsid w:val="002124EE"/>
    <w:rsid w:val="002130E6"/>
    <w:rsid w:val="002131C7"/>
    <w:rsid w:val="002134B3"/>
    <w:rsid w:val="00214078"/>
    <w:rsid w:val="00214768"/>
    <w:rsid w:val="00214EA9"/>
    <w:rsid w:val="002150DD"/>
    <w:rsid w:val="00215A3E"/>
    <w:rsid w:val="00216316"/>
    <w:rsid w:val="00216644"/>
    <w:rsid w:val="00216738"/>
    <w:rsid w:val="0021682C"/>
    <w:rsid w:val="00216C43"/>
    <w:rsid w:val="00216D5A"/>
    <w:rsid w:val="00216F21"/>
    <w:rsid w:val="0021744B"/>
    <w:rsid w:val="0021771A"/>
    <w:rsid w:val="00217758"/>
    <w:rsid w:val="0021798E"/>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A84"/>
    <w:rsid w:val="00233B21"/>
    <w:rsid w:val="0023422E"/>
    <w:rsid w:val="00234D50"/>
    <w:rsid w:val="00234E84"/>
    <w:rsid w:val="002350D3"/>
    <w:rsid w:val="00235598"/>
    <w:rsid w:val="00235821"/>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25C5"/>
    <w:rsid w:val="00253057"/>
    <w:rsid w:val="00253462"/>
    <w:rsid w:val="00253688"/>
    <w:rsid w:val="00253B52"/>
    <w:rsid w:val="00253D42"/>
    <w:rsid w:val="00254811"/>
    <w:rsid w:val="00254D5A"/>
    <w:rsid w:val="00254F99"/>
    <w:rsid w:val="00255480"/>
    <w:rsid w:val="00255707"/>
    <w:rsid w:val="002558CB"/>
    <w:rsid w:val="00255DF0"/>
    <w:rsid w:val="00256A0D"/>
    <w:rsid w:val="00256B7B"/>
    <w:rsid w:val="00256CFB"/>
    <w:rsid w:val="002571A6"/>
    <w:rsid w:val="002573B8"/>
    <w:rsid w:val="002575EF"/>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525"/>
    <w:rsid w:val="002738D1"/>
    <w:rsid w:val="002739A7"/>
    <w:rsid w:val="00273A9C"/>
    <w:rsid w:val="00273E5F"/>
    <w:rsid w:val="00273EF3"/>
    <w:rsid w:val="0027441A"/>
    <w:rsid w:val="0027499F"/>
    <w:rsid w:val="0027683A"/>
    <w:rsid w:val="00277315"/>
    <w:rsid w:val="00277867"/>
    <w:rsid w:val="002803E2"/>
    <w:rsid w:val="00280F9B"/>
    <w:rsid w:val="002810D0"/>
    <w:rsid w:val="0028158F"/>
    <w:rsid w:val="00281651"/>
    <w:rsid w:val="00281D79"/>
    <w:rsid w:val="002827E9"/>
    <w:rsid w:val="002828F7"/>
    <w:rsid w:val="00282FC6"/>
    <w:rsid w:val="0028326D"/>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906"/>
    <w:rsid w:val="00291E11"/>
    <w:rsid w:val="00291E94"/>
    <w:rsid w:val="00292459"/>
    <w:rsid w:val="00292BCF"/>
    <w:rsid w:val="0029339F"/>
    <w:rsid w:val="00293A9B"/>
    <w:rsid w:val="002942B3"/>
    <w:rsid w:val="002946D2"/>
    <w:rsid w:val="0029594B"/>
    <w:rsid w:val="00295950"/>
    <w:rsid w:val="00295D2F"/>
    <w:rsid w:val="002966A0"/>
    <w:rsid w:val="00296873"/>
    <w:rsid w:val="00296883"/>
    <w:rsid w:val="002976D9"/>
    <w:rsid w:val="002979E4"/>
    <w:rsid w:val="002A0471"/>
    <w:rsid w:val="002A082C"/>
    <w:rsid w:val="002A09FB"/>
    <w:rsid w:val="002A0CBC"/>
    <w:rsid w:val="002A0F4B"/>
    <w:rsid w:val="002A105B"/>
    <w:rsid w:val="002A1B62"/>
    <w:rsid w:val="002A244F"/>
    <w:rsid w:val="002A328E"/>
    <w:rsid w:val="002A3348"/>
    <w:rsid w:val="002A33A2"/>
    <w:rsid w:val="002A3AF7"/>
    <w:rsid w:val="002A428E"/>
    <w:rsid w:val="002A42F5"/>
    <w:rsid w:val="002A44FB"/>
    <w:rsid w:val="002A45AB"/>
    <w:rsid w:val="002A4735"/>
    <w:rsid w:val="002A4954"/>
    <w:rsid w:val="002A4957"/>
    <w:rsid w:val="002A50D1"/>
    <w:rsid w:val="002A56DA"/>
    <w:rsid w:val="002A5722"/>
    <w:rsid w:val="002A5E67"/>
    <w:rsid w:val="002A6F16"/>
    <w:rsid w:val="002A6FCD"/>
    <w:rsid w:val="002A709B"/>
    <w:rsid w:val="002A7E5F"/>
    <w:rsid w:val="002B09C0"/>
    <w:rsid w:val="002B10E4"/>
    <w:rsid w:val="002B18C1"/>
    <w:rsid w:val="002B1E77"/>
    <w:rsid w:val="002B1EA4"/>
    <w:rsid w:val="002B2011"/>
    <w:rsid w:val="002B216C"/>
    <w:rsid w:val="002B24A3"/>
    <w:rsid w:val="002B2C10"/>
    <w:rsid w:val="002B30E5"/>
    <w:rsid w:val="002B31E4"/>
    <w:rsid w:val="002B38AF"/>
    <w:rsid w:val="002B3D2F"/>
    <w:rsid w:val="002B4043"/>
    <w:rsid w:val="002B544D"/>
    <w:rsid w:val="002B55CD"/>
    <w:rsid w:val="002B5684"/>
    <w:rsid w:val="002B5734"/>
    <w:rsid w:val="002B5EC3"/>
    <w:rsid w:val="002C0399"/>
    <w:rsid w:val="002C0C93"/>
    <w:rsid w:val="002C1AF1"/>
    <w:rsid w:val="002C2099"/>
    <w:rsid w:val="002C2223"/>
    <w:rsid w:val="002C293F"/>
    <w:rsid w:val="002C2C1D"/>
    <w:rsid w:val="002C2ECD"/>
    <w:rsid w:val="002C2EEB"/>
    <w:rsid w:val="002C30C3"/>
    <w:rsid w:val="002C311D"/>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C36"/>
    <w:rsid w:val="002D0D93"/>
    <w:rsid w:val="002D0E96"/>
    <w:rsid w:val="002D0F75"/>
    <w:rsid w:val="002D0FC5"/>
    <w:rsid w:val="002D10D5"/>
    <w:rsid w:val="002D12FD"/>
    <w:rsid w:val="002D15F8"/>
    <w:rsid w:val="002D229C"/>
    <w:rsid w:val="002D23C4"/>
    <w:rsid w:val="002D258A"/>
    <w:rsid w:val="002D3390"/>
    <w:rsid w:val="002D36EA"/>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31D"/>
    <w:rsid w:val="002E4A7B"/>
    <w:rsid w:val="002E4E09"/>
    <w:rsid w:val="002E5167"/>
    <w:rsid w:val="002E61A9"/>
    <w:rsid w:val="002E6E71"/>
    <w:rsid w:val="002E70FE"/>
    <w:rsid w:val="002E75EA"/>
    <w:rsid w:val="002E789D"/>
    <w:rsid w:val="002F06BE"/>
    <w:rsid w:val="002F1D61"/>
    <w:rsid w:val="002F1F59"/>
    <w:rsid w:val="002F20DD"/>
    <w:rsid w:val="002F21D6"/>
    <w:rsid w:val="002F27CC"/>
    <w:rsid w:val="002F379E"/>
    <w:rsid w:val="002F3C42"/>
    <w:rsid w:val="002F4033"/>
    <w:rsid w:val="002F48DE"/>
    <w:rsid w:val="002F527F"/>
    <w:rsid w:val="002F5CFC"/>
    <w:rsid w:val="002F6436"/>
    <w:rsid w:val="002F660C"/>
    <w:rsid w:val="002F6B1F"/>
    <w:rsid w:val="002F6EA1"/>
    <w:rsid w:val="002F768E"/>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03B"/>
    <w:rsid w:val="00314A3A"/>
    <w:rsid w:val="00314D85"/>
    <w:rsid w:val="00315C93"/>
    <w:rsid w:val="00315E07"/>
    <w:rsid w:val="00315F87"/>
    <w:rsid w:val="00316211"/>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2F8"/>
    <w:rsid w:val="0032143C"/>
    <w:rsid w:val="0032195B"/>
    <w:rsid w:val="00321CAD"/>
    <w:rsid w:val="00323176"/>
    <w:rsid w:val="00324D8D"/>
    <w:rsid w:val="003250F2"/>
    <w:rsid w:val="0032587F"/>
    <w:rsid w:val="00325C86"/>
    <w:rsid w:val="003263DB"/>
    <w:rsid w:val="00326D04"/>
    <w:rsid w:val="00327938"/>
    <w:rsid w:val="00327B0E"/>
    <w:rsid w:val="00327B87"/>
    <w:rsid w:val="00327D27"/>
    <w:rsid w:val="003306D4"/>
    <w:rsid w:val="00330C9F"/>
    <w:rsid w:val="003329E8"/>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808"/>
    <w:rsid w:val="00343C0A"/>
    <w:rsid w:val="00344160"/>
    <w:rsid w:val="0034497F"/>
    <w:rsid w:val="00344A37"/>
    <w:rsid w:val="00344C5A"/>
    <w:rsid w:val="003454E9"/>
    <w:rsid w:val="00345515"/>
    <w:rsid w:val="00345D8D"/>
    <w:rsid w:val="00345F4B"/>
    <w:rsid w:val="003467E4"/>
    <w:rsid w:val="00346AD7"/>
    <w:rsid w:val="00346C74"/>
    <w:rsid w:val="003473F2"/>
    <w:rsid w:val="0035072D"/>
    <w:rsid w:val="00350A48"/>
    <w:rsid w:val="00350F09"/>
    <w:rsid w:val="003511FB"/>
    <w:rsid w:val="00351460"/>
    <w:rsid w:val="0035183D"/>
    <w:rsid w:val="00351A0E"/>
    <w:rsid w:val="00352B48"/>
    <w:rsid w:val="00352E04"/>
    <w:rsid w:val="00353244"/>
    <w:rsid w:val="003537F1"/>
    <w:rsid w:val="00353B7A"/>
    <w:rsid w:val="0035424F"/>
    <w:rsid w:val="003542A4"/>
    <w:rsid w:val="00354624"/>
    <w:rsid w:val="003549DE"/>
    <w:rsid w:val="00354B78"/>
    <w:rsid w:val="00354CF8"/>
    <w:rsid w:val="00354F9C"/>
    <w:rsid w:val="00355DFC"/>
    <w:rsid w:val="00356163"/>
    <w:rsid w:val="00356310"/>
    <w:rsid w:val="003565EC"/>
    <w:rsid w:val="00356C0E"/>
    <w:rsid w:val="00356C89"/>
    <w:rsid w:val="00357412"/>
    <w:rsid w:val="003578CC"/>
    <w:rsid w:val="00357C62"/>
    <w:rsid w:val="00357DD2"/>
    <w:rsid w:val="00357E14"/>
    <w:rsid w:val="0036055F"/>
    <w:rsid w:val="003615F0"/>
    <w:rsid w:val="00361F0D"/>
    <w:rsid w:val="00361F1D"/>
    <w:rsid w:val="0036253D"/>
    <w:rsid w:val="00362D7A"/>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2C6"/>
    <w:rsid w:val="003705CF"/>
    <w:rsid w:val="003707FF"/>
    <w:rsid w:val="00370940"/>
    <w:rsid w:val="00371303"/>
    <w:rsid w:val="003724D8"/>
    <w:rsid w:val="0037333D"/>
    <w:rsid w:val="0037345A"/>
    <w:rsid w:val="00373483"/>
    <w:rsid w:val="00375F30"/>
    <w:rsid w:val="003760FA"/>
    <w:rsid w:val="0037620E"/>
    <w:rsid w:val="003763AD"/>
    <w:rsid w:val="00376E16"/>
    <w:rsid w:val="00376F14"/>
    <w:rsid w:val="00377D98"/>
    <w:rsid w:val="00380851"/>
    <w:rsid w:val="0038105B"/>
    <w:rsid w:val="003822DE"/>
    <w:rsid w:val="003826B4"/>
    <w:rsid w:val="00383120"/>
    <w:rsid w:val="00383F75"/>
    <w:rsid w:val="00384826"/>
    <w:rsid w:val="0038560D"/>
    <w:rsid w:val="00385E60"/>
    <w:rsid w:val="003867E3"/>
    <w:rsid w:val="00386930"/>
    <w:rsid w:val="00386A4D"/>
    <w:rsid w:val="00387D0F"/>
    <w:rsid w:val="0039023E"/>
    <w:rsid w:val="0039089D"/>
    <w:rsid w:val="00390C40"/>
    <w:rsid w:val="003915BF"/>
    <w:rsid w:val="003919A9"/>
    <w:rsid w:val="00393CBC"/>
    <w:rsid w:val="0039466C"/>
    <w:rsid w:val="0039480E"/>
    <w:rsid w:val="00394D5A"/>
    <w:rsid w:val="00394DDE"/>
    <w:rsid w:val="003950FB"/>
    <w:rsid w:val="00395474"/>
    <w:rsid w:val="0039586F"/>
    <w:rsid w:val="00395A04"/>
    <w:rsid w:val="003962F3"/>
    <w:rsid w:val="00396A07"/>
    <w:rsid w:val="00397736"/>
    <w:rsid w:val="003978F7"/>
    <w:rsid w:val="00397EEA"/>
    <w:rsid w:val="003A06BF"/>
    <w:rsid w:val="003A1115"/>
    <w:rsid w:val="003A1B8B"/>
    <w:rsid w:val="003A1D5B"/>
    <w:rsid w:val="003A2782"/>
    <w:rsid w:val="003A2A24"/>
    <w:rsid w:val="003A2EE2"/>
    <w:rsid w:val="003A3EA4"/>
    <w:rsid w:val="003A420A"/>
    <w:rsid w:val="003A4320"/>
    <w:rsid w:val="003A441F"/>
    <w:rsid w:val="003A473A"/>
    <w:rsid w:val="003A4996"/>
    <w:rsid w:val="003A4C4C"/>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A51"/>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5B69"/>
    <w:rsid w:val="003C6998"/>
    <w:rsid w:val="003C7080"/>
    <w:rsid w:val="003C7625"/>
    <w:rsid w:val="003D002F"/>
    <w:rsid w:val="003D09AF"/>
    <w:rsid w:val="003D0CD3"/>
    <w:rsid w:val="003D2599"/>
    <w:rsid w:val="003D270B"/>
    <w:rsid w:val="003D3217"/>
    <w:rsid w:val="003D3593"/>
    <w:rsid w:val="003D3A63"/>
    <w:rsid w:val="003D3CFE"/>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9F3"/>
    <w:rsid w:val="003E3A57"/>
    <w:rsid w:val="003E3B52"/>
    <w:rsid w:val="003E3E18"/>
    <w:rsid w:val="003E3F5A"/>
    <w:rsid w:val="003E4502"/>
    <w:rsid w:val="003E4C92"/>
    <w:rsid w:val="003E5596"/>
    <w:rsid w:val="003E55C8"/>
    <w:rsid w:val="003E560F"/>
    <w:rsid w:val="003E5EBB"/>
    <w:rsid w:val="003E6163"/>
    <w:rsid w:val="003E73C8"/>
    <w:rsid w:val="003E7D2E"/>
    <w:rsid w:val="003E7E6F"/>
    <w:rsid w:val="003F0C5A"/>
    <w:rsid w:val="003F10FC"/>
    <w:rsid w:val="003F168D"/>
    <w:rsid w:val="003F2C7C"/>
    <w:rsid w:val="003F3068"/>
    <w:rsid w:val="003F4B62"/>
    <w:rsid w:val="003F4CFE"/>
    <w:rsid w:val="003F4D67"/>
    <w:rsid w:val="003F5379"/>
    <w:rsid w:val="003F5B1C"/>
    <w:rsid w:val="003F675A"/>
    <w:rsid w:val="003F702D"/>
    <w:rsid w:val="003F769A"/>
    <w:rsid w:val="003F7D51"/>
    <w:rsid w:val="00400129"/>
    <w:rsid w:val="004003F5"/>
    <w:rsid w:val="004006F3"/>
    <w:rsid w:val="00401560"/>
    <w:rsid w:val="00401895"/>
    <w:rsid w:val="00402245"/>
    <w:rsid w:val="0040232A"/>
    <w:rsid w:val="00402515"/>
    <w:rsid w:val="0040271E"/>
    <w:rsid w:val="00402BE2"/>
    <w:rsid w:val="00403BBA"/>
    <w:rsid w:val="00403E27"/>
    <w:rsid w:val="00404209"/>
    <w:rsid w:val="00404CAE"/>
    <w:rsid w:val="00405260"/>
    <w:rsid w:val="00405397"/>
    <w:rsid w:val="00405648"/>
    <w:rsid w:val="00405C37"/>
    <w:rsid w:val="00405D4E"/>
    <w:rsid w:val="004060BA"/>
    <w:rsid w:val="00407993"/>
    <w:rsid w:val="00407F21"/>
    <w:rsid w:val="0041000D"/>
    <w:rsid w:val="00410287"/>
    <w:rsid w:val="0041038E"/>
    <w:rsid w:val="004106C7"/>
    <w:rsid w:val="00410CF7"/>
    <w:rsid w:val="00410EC1"/>
    <w:rsid w:val="00412C3F"/>
    <w:rsid w:val="00413CA7"/>
    <w:rsid w:val="00414168"/>
    <w:rsid w:val="00414536"/>
    <w:rsid w:val="004145FF"/>
    <w:rsid w:val="00416595"/>
    <w:rsid w:val="00416831"/>
    <w:rsid w:val="004170D4"/>
    <w:rsid w:val="004176C9"/>
    <w:rsid w:val="00417A45"/>
    <w:rsid w:val="00420003"/>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A0F"/>
    <w:rsid w:val="00425BFD"/>
    <w:rsid w:val="00425CCC"/>
    <w:rsid w:val="00425D56"/>
    <w:rsid w:val="00425D90"/>
    <w:rsid w:val="00425E27"/>
    <w:rsid w:val="00426283"/>
    <w:rsid w:val="00427108"/>
    <w:rsid w:val="004275DD"/>
    <w:rsid w:val="00427BD4"/>
    <w:rsid w:val="00430604"/>
    <w:rsid w:val="00430CFE"/>
    <w:rsid w:val="00430F68"/>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2F5"/>
    <w:rsid w:val="0044178A"/>
    <w:rsid w:val="0044351B"/>
    <w:rsid w:val="00443656"/>
    <w:rsid w:val="0044391D"/>
    <w:rsid w:val="0044442C"/>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2ED1"/>
    <w:rsid w:val="00453019"/>
    <w:rsid w:val="00453467"/>
    <w:rsid w:val="004537EE"/>
    <w:rsid w:val="00454CEE"/>
    <w:rsid w:val="0045597F"/>
    <w:rsid w:val="004561D4"/>
    <w:rsid w:val="004565FC"/>
    <w:rsid w:val="0045694F"/>
    <w:rsid w:val="004573A9"/>
    <w:rsid w:val="00460133"/>
    <w:rsid w:val="0046086E"/>
    <w:rsid w:val="00461024"/>
    <w:rsid w:val="00461A42"/>
    <w:rsid w:val="00461D54"/>
    <w:rsid w:val="00461F33"/>
    <w:rsid w:val="004628B5"/>
    <w:rsid w:val="0046297E"/>
    <w:rsid w:val="00462CE0"/>
    <w:rsid w:val="00462F51"/>
    <w:rsid w:val="004631AA"/>
    <w:rsid w:val="004633F6"/>
    <w:rsid w:val="0046359F"/>
    <w:rsid w:val="00463D7B"/>
    <w:rsid w:val="00464003"/>
    <w:rsid w:val="004642B6"/>
    <w:rsid w:val="004649E8"/>
    <w:rsid w:val="00464C33"/>
    <w:rsid w:val="00465561"/>
    <w:rsid w:val="00467922"/>
    <w:rsid w:val="004679C6"/>
    <w:rsid w:val="00467EB6"/>
    <w:rsid w:val="00470167"/>
    <w:rsid w:val="004701FE"/>
    <w:rsid w:val="0047028E"/>
    <w:rsid w:val="004703E8"/>
    <w:rsid w:val="004703F1"/>
    <w:rsid w:val="00470A0F"/>
    <w:rsid w:val="00470C8A"/>
    <w:rsid w:val="00470D7E"/>
    <w:rsid w:val="0047188F"/>
    <w:rsid w:val="0047189C"/>
    <w:rsid w:val="00471C6C"/>
    <w:rsid w:val="0047246A"/>
    <w:rsid w:val="00472894"/>
    <w:rsid w:val="00472EE8"/>
    <w:rsid w:val="004734E9"/>
    <w:rsid w:val="004737CB"/>
    <w:rsid w:val="00473A72"/>
    <w:rsid w:val="00473F4A"/>
    <w:rsid w:val="0047473D"/>
    <w:rsid w:val="00474FC5"/>
    <w:rsid w:val="004752FE"/>
    <w:rsid w:val="00475DA2"/>
    <w:rsid w:val="00475F48"/>
    <w:rsid w:val="00476A96"/>
    <w:rsid w:val="00477A4A"/>
    <w:rsid w:val="004801C3"/>
    <w:rsid w:val="00480E74"/>
    <w:rsid w:val="00481E4F"/>
    <w:rsid w:val="00482775"/>
    <w:rsid w:val="0048278C"/>
    <w:rsid w:val="00482799"/>
    <w:rsid w:val="004828D6"/>
    <w:rsid w:val="0048338F"/>
    <w:rsid w:val="0048353F"/>
    <w:rsid w:val="004841C5"/>
    <w:rsid w:val="00484684"/>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C27"/>
    <w:rsid w:val="00494EF3"/>
    <w:rsid w:val="00496470"/>
    <w:rsid w:val="00496477"/>
    <w:rsid w:val="004966C7"/>
    <w:rsid w:val="00496807"/>
    <w:rsid w:val="00496E09"/>
    <w:rsid w:val="00497978"/>
    <w:rsid w:val="004979CC"/>
    <w:rsid w:val="004A0265"/>
    <w:rsid w:val="004A04A9"/>
    <w:rsid w:val="004A159E"/>
    <w:rsid w:val="004A1BDA"/>
    <w:rsid w:val="004A1ED3"/>
    <w:rsid w:val="004A1F22"/>
    <w:rsid w:val="004A2FCF"/>
    <w:rsid w:val="004A39AF"/>
    <w:rsid w:val="004A3C3E"/>
    <w:rsid w:val="004A4670"/>
    <w:rsid w:val="004A4E69"/>
    <w:rsid w:val="004A5350"/>
    <w:rsid w:val="004A571E"/>
    <w:rsid w:val="004A5CA0"/>
    <w:rsid w:val="004A5FB6"/>
    <w:rsid w:val="004A62C9"/>
    <w:rsid w:val="004A7164"/>
    <w:rsid w:val="004A73BA"/>
    <w:rsid w:val="004A788B"/>
    <w:rsid w:val="004B01EC"/>
    <w:rsid w:val="004B044F"/>
    <w:rsid w:val="004B0530"/>
    <w:rsid w:val="004B1012"/>
    <w:rsid w:val="004B10A3"/>
    <w:rsid w:val="004B10C2"/>
    <w:rsid w:val="004B1CEF"/>
    <w:rsid w:val="004B1E38"/>
    <w:rsid w:val="004B1EBF"/>
    <w:rsid w:val="004B26B0"/>
    <w:rsid w:val="004B36E7"/>
    <w:rsid w:val="004B423C"/>
    <w:rsid w:val="004B452E"/>
    <w:rsid w:val="004B49E1"/>
    <w:rsid w:val="004B4DC0"/>
    <w:rsid w:val="004B4DF0"/>
    <w:rsid w:val="004B526B"/>
    <w:rsid w:val="004B5C9B"/>
    <w:rsid w:val="004B5DD3"/>
    <w:rsid w:val="004B5E98"/>
    <w:rsid w:val="004B605C"/>
    <w:rsid w:val="004B6BE5"/>
    <w:rsid w:val="004B6C3C"/>
    <w:rsid w:val="004B7699"/>
    <w:rsid w:val="004B77BD"/>
    <w:rsid w:val="004B7B38"/>
    <w:rsid w:val="004B7D82"/>
    <w:rsid w:val="004B7FAF"/>
    <w:rsid w:val="004C055B"/>
    <w:rsid w:val="004C0883"/>
    <w:rsid w:val="004C0E06"/>
    <w:rsid w:val="004C10A7"/>
    <w:rsid w:val="004C1464"/>
    <w:rsid w:val="004C16E1"/>
    <w:rsid w:val="004C17A1"/>
    <w:rsid w:val="004C19BD"/>
    <w:rsid w:val="004C220C"/>
    <w:rsid w:val="004C22E7"/>
    <w:rsid w:val="004C2502"/>
    <w:rsid w:val="004C27BF"/>
    <w:rsid w:val="004C280C"/>
    <w:rsid w:val="004C37FE"/>
    <w:rsid w:val="004C3E1E"/>
    <w:rsid w:val="004C40B6"/>
    <w:rsid w:val="004C46EE"/>
    <w:rsid w:val="004C5A0B"/>
    <w:rsid w:val="004C6007"/>
    <w:rsid w:val="004C6042"/>
    <w:rsid w:val="004C6071"/>
    <w:rsid w:val="004C6D8D"/>
    <w:rsid w:val="004D0B32"/>
    <w:rsid w:val="004D0B6E"/>
    <w:rsid w:val="004D0C9A"/>
    <w:rsid w:val="004D10F8"/>
    <w:rsid w:val="004D1726"/>
    <w:rsid w:val="004D1930"/>
    <w:rsid w:val="004D1E83"/>
    <w:rsid w:val="004D1EA7"/>
    <w:rsid w:val="004D3A4B"/>
    <w:rsid w:val="004D3DD7"/>
    <w:rsid w:val="004D4306"/>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25A"/>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12E"/>
    <w:rsid w:val="004F32E0"/>
    <w:rsid w:val="004F3909"/>
    <w:rsid w:val="004F3DB4"/>
    <w:rsid w:val="004F44C8"/>
    <w:rsid w:val="004F46AA"/>
    <w:rsid w:val="004F4B22"/>
    <w:rsid w:val="004F4CC8"/>
    <w:rsid w:val="004F52C0"/>
    <w:rsid w:val="004F5D90"/>
    <w:rsid w:val="004F6076"/>
    <w:rsid w:val="004F6339"/>
    <w:rsid w:val="004F6C82"/>
    <w:rsid w:val="004F702F"/>
    <w:rsid w:val="004F7361"/>
    <w:rsid w:val="004F740C"/>
    <w:rsid w:val="004F7972"/>
    <w:rsid w:val="005006FF"/>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0F7A"/>
    <w:rsid w:val="00511231"/>
    <w:rsid w:val="005114B0"/>
    <w:rsid w:val="005118A1"/>
    <w:rsid w:val="005119F3"/>
    <w:rsid w:val="00512725"/>
    <w:rsid w:val="005127B9"/>
    <w:rsid w:val="00512826"/>
    <w:rsid w:val="00512DEF"/>
    <w:rsid w:val="0051302A"/>
    <w:rsid w:val="0051319F"/>
    <w:rsid w:val="00513EF1"/>
    <w:rsid w:val="00514E88"/>
    <w:rsid w:val="0051635F"/>
    <w:rsid w:val="0051639F"/>
    <w:rsid w:val="005179CD"/>
    <w:rsid w:val="00520CB3"/>
    <w:rsid w:val="00522327"/>
    <w:rsid w:val="00522F4D"/>
    <w:rsid w:val="00523F1F"/>
    <w:rsid w:val="00524964"/>
    <w:rsid w:val="00525542"/>
    <w:rsid w:val="00525BA2"/>
    <w:rsid w:val="005263AC"/>
    <w:rsid w:val="00526881"/>
    <w:rsid w:val="00527525"/>
    <w:rsid w:val="00527767"/>
    <w:rsid w:val="005300D5"/>
    <w:rsid w:val="005302BC"/>
    <w:rsid w:val="005303F4"/>
    <w:rsid w:val="005308B5"/>
    <w:rsid w:val="00530979"/>
    <w:rsid w:val="00530B79"/>
    <w:rsid w:val="00531B64"/>
    <w:rsid w:val="00531C1A"/>
    <w:rsid w:val="00531DA8"/>
    <w:rsid w:val="00531F91"/>
    <w:rsid w:val="005325A3"/>
    <w:rsid w:val="00533ED6"/>
    <w:rsid w:val="00533F8C"/>
    <w:rsid w:val="00534D46"/>
    <w:rsid w:val="00535ADC"/>
    <w:rsid w:val="00535BFA"/>
    <w:rsid w:val="00535CC0"/>
    <w:rsid w:val="00536972"/>
    <w:rsid w:val="00536E22"/>
    <w:rsid w:val="00536F95"/>
    <w:rsid w:val="00537979"/>
    <w:rsid w:val="00537E4F"/>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613"/>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6E2"/>
    <w:rsid w:val="005568AE"/>
    <w:rsid w:val="005569CE"/>
    <w:rsid w:val="00556F10"/>
    <w:rsid w:val="005571ED"/>
    <w:rsid w:val="005603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587D"/>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4A06"/>
    <w:rsid w:val="005751D5"/>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4B7"/>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620"/>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65DE"/>
    <w:rsid w:val="005A73D0"/>
    <w:rsid w:val="005A7AC2"/>
    <w:rsid w:val="005B04EF"/>
    <w:rsid w:val="005B06BD"/>
    <w:rsid w:val="005B0747"/>
    <w:rsid w:val="005B0C85"/>
    <w:rsid w:val="005B0CAF"/>
    <w:rsid w:val="005B0CEA"/>
    <w:rsid w:val="005B1DC2"/>
    <w:rsid w:val="005B2310"/>
    <w:rsid w:val="005B289D"/>
    <w:rsid w:val="005B294C"/>
    <w:rsid w:val="005B38E6"/>
    <w:rsid w:val="005B41E3"/>
    <w:rsid w:val="005B44C4"/>
    <w:rsid w:val="005B5325"/>
    <w:rsid w:val="005B5944"/>
    <w:rsid w:val="005B6581"/>
    <w:rsid w:val="005B7258"/>
    <w:rsid w:val="005B78B2"/>
    <w:rsid w:val="005B7C01"/>
    <w:rsid w:val="005C015E"/>
    <w:rsid w:val="005C01C0"/>
    <w:rsid w:val="005C02C3"/>
    <w:rsid w:val="005C0467"/>
    <w:rsid w:val="005C04EA"/>
    <w:rsid w:val="005C09C0"/>
    <w:rsid w:val="005C0FF5"/>
    <w:rsid w:val="005C1324"/>
    <w:rsid w:val="005C137A"/>
    <w:rsid w:val="005C1DFF"/>
    <w:rsid w:val="005C1F77"/>
    <w:rsid w:val="005C2031"/>
    <w:rsid w:val="005C2B5D"/>
    <w:rsid w:val="005C374E"/>
    <w:rsid w:val="005C3807"/>
    <w:rsid w:val="005C43CB"/>
    <w:rsid w:val="005C4434"/>
    <w:rsid w:val="005C4969"/>
    <w:rsid w:val="005C53EE"/>
    <w:rsid w:val="005C5E2A"/>
    <w:rsid w:val="005C612F"/>
    <w:rsid w:val="005C6700"/>
    <w:rsid w:val="005C7110"/>
    <w:rsid w:val="005C7200"/>
    <w:rsid w:val="005D02F5"/>
    <w:rsid w:val="005D07D3"/>
    <w:rsid w:val="005D083A"/>
    <w:rsid w:val="005D214D"/>
    <w:rsid w:val="005D21AA"/>
    <w:rsid w:val="005D2301"/>
    <w:rsid w:val="005D36B8"/>
    <w:rsid w:val="005D3F7F"/>
    <w:rsid w:val="005D40E7"/>
    <w:rsid w:val="005D4537"/>
    <w:rsid w:val="005D4850"/>
    <w:rsid w:val="005D6142"/>
    <w:rsid w:val="005D61F8"/>
    <w:rsid w:val="005D6AAA"/>
    <w:rsid w:val="005D6EFE"/>
    <w:rsid w:val="005D706C"/>
    <w:rsid w:val="005D73B6"/>
    <w:rsid w:val="005D7C1B"/>
    <w:rsid w:val="005E08EA"/>
    <w:rsid w:val="005E1870"/>
    <w:rsid w:val="005E2F05"/>
    <w:rsid w:val="005E2F2C"/>
    <w:rsid w:val="005E3011"/>
    <w:rsid w:val="005E41F1"/>
    <w:rsid w:val="005E480D"/>
    <w:rsid w:val="005E49FE"/>
    <w:rsid w:val="005E4F41"/>
    <w:rsid w:val="005E533C"/>
    <w:rsid w:val="005E5F3F"/>
    <w:rsid w:val="005E6AAC"/>
    <w:rsid w:val="005E6E63"/>
    <w:rsid w:val="005E7141"/>
    <w:rsid w:val="005E7197"/>
    <w:rsid w:val="005E7419"/>
    <w:rsid w:val="005E752A"/>
    <w:rsid w:val="005F0AE9"/>
    <w:rsid w:val="005F122F"/>
    <w:rsid w:val="005F1701"/>
    <w:rsid w:val="005F18DE"/>
    <w:rsid w:val="005F27AF"/>
    <w:rsid w:val="005F2B25"/>
    <w:rsid w:val="005F2F37"/>
    <w:rsid w:val="005F4045"/>
    <w:rsid w:val="005F40EF"/>
    <w:rsid w:val="005F4659"/>
    <w:rsid w:val="005F4850"/>
    <w:rsid w:val="005F667E"/>
    <w:rsid w:val="005F7EFF"/>
    <w:rsid w:val="0060033E"/>
    <w:rsid w:val="006013AB"/>
    <w:rsid w:val="00601659"/>
    <w:rsid w:val="0060255F"/>
    <w:rsid w:val="00602F9F"/>
    <w:rsid w:val="00603039"/>
    <w:rsid w:val="0060354E"/>
    <w:rsid w:val="00603941"/>
    <w:rsid w:val="00603C12"/>
    <w:rsid w:val="00603CB9"/>
    <w:rsid w:val="00603DFD"/>
    <w:rsid w:val="00604853"/>
    <w:rsid w:val="0060517B"/>
    <w:rsid w:val="00605693"/>
    <w:rsid w:val="00605A7C"/>
    <w:rsid w:val="00605CB3"/>
    <w:rsid w:val="0060616E"/>
    <w:rsid w:val="00606322"/>
    <w:rsid w:val="00607214"/>
    <w:rsid w:val="00607509"/>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45"/>
    <w:rsid w:val="006148FA"/>
    <w:rsid w:val="00614F46"/>
    <w:rsid w:val="006150B1"/>
    <w:rsid w:val="006159F8"/>
    <w:rsid w:val="00615F36"/>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344"/>
    <w:rsid w:val="00645A2A"/>
    <w:rsid w:val="00645C15"/>
    <w:rsid w:val="00646977"/>
    <w:rsid w:val="006473C3"/>
    <w:rsid w:val="006475AF"/>
    <w:rsid w:val="006477A7"/>
    <w:rsid w:val="006479F0"/>
    <w:rsid w:val="00647AEF"/>
    <w:rsid w:val="00647B8B"/>
    <w:rsid w:val="00650627"/>
    <w:rsid w:val="006509E1"/>
    <w:rsid w:val="00650E55"/>
    <w:rsid w:val="00650F71"/>
    <w:rsid w:val="0065122C"/>
    <w:rsid w:val="006527EA"/>
    <w:rsid w:val="006534E6"/>
    <w:rsid w:val="00653653"/>
    <w:rsid w:val="00653757"/>
    <w:rsid w:val="0065415F"/>
    <w:rsid w:val="00654981"/>
    <w:rsid w:val="0065629B"/>
    <w:rsid w:val="006564ED"/>
    <w:rsid w:val="006571A0"/>
    <w:rsid w:val="00657681"/>
    <w:rsid w:val="00657965"/>
    <w:rsid w:val="00657D2A"/>
    <w:rsid w:val="006600F7"/>
    <w:rsid w:val="0066016D"/>
    <w:rsid w:val="00660640"/>
    <w:rsid w:val="006611BF"/>
    <w:rsid w:val="00661B6E"/>
    <w:rsid w:val="00662D85"/>
    <w:rsid w:val="00663469"/>
    <w:rsid w:val="006644EB"/>
    <w:rsid w:val="00665207"/>
    <w:rsid w:val="00665267"/>
    <w:rsid w:val="0066573D"/>
    <w:rsid w:val="006666A6"/>
    <w:rsid w:val="00666877"/>
    <w:rsid w:val="006672D8"/>
    <w:rsid w:val="00667832"/>
    <w:rsid w:val="0067017C"/>
    <w:rsid w:val="0067019C"/>
    <w:rsid w:val="006705B1"/>
    <w:rsid w:val="00670743"/>
    <w:rsid w:val="00670AC0"/>
    <w:rsid w:val="00670C88"/>
    <w:rsid w:val="00670E33"/>
    <w:rsid w:val="00670E8F"/>
    <w:rsid w:val="006712B4"/>
    <w:rsid w:val="00671E75"/>
    <w:rsid w:val="00672544"/>
    <w:rsid w:val="00673381"/>
    <w:rsid w:val="00673AEA"/>
    <w:rsid w:val="00673BF3"/>
    <w:rsid w:val="00673CC7"/>
    <w:rsid w:val="00673D63"/>
    <w:rsid w:val="0067450F"/>
    <w:rsid w:val="00674AAE"/>
    <w:rsid w:val="00674F8E"/>
    <w:rsid w:val="00674FD4"/>
    <w:rsid w:val="00675093"/>
    <w:rsid w:val="006750C8"/>
    <w:rsid w:val="006758EB"/>
    <w:rsid w:val="006762E4"/>
    <w:rsid w:val="006764BA"/>
    <w:rsid w:val="00676D88"/>
    <w:rsid w:val="00677639"/>
    <w:rsid w:val="0067792C"/>
    <w:rsid w:val="00677A96"/>
    <w:rsid w:val="00677CE7"/>
    <w:rsid w:val="00677E19"/>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02"/>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97C2F"/>
    <w:rsid w:val="006A087C"/>
    <w:rsid w:val="006A178C"/>
    <w:rsid w:val="006A183F"/>
    <w:rsid w:val="006A1D9F"/>
    <w:rsid w:val="006A2C87"/>
    <w:rsid w:val="006A35F9"/>
    <w:rsid w:val="006A38C3"/>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08C"/>
    <w:rsid w:val="006B35B9"/>
    <w:rsid w:val="006B40C8"/>
    <w:rsid w:val="006B6D1C"/>
    <w:rsid w:val="006B6F48"/>
    <w:rsid w:val="006B77C0"/>
    <w:rsid w:val="006C0956"/>
    <w:rsid w:val="006C0A89"/>
    <w:rsid w:val="006C14B9"/>
    <w:rsid w:val="006C189F"/>
    <w:rsid w:val="006C2930"/>
    <w:rsid w:val="006C2D18"/>
    <w:rsid w:val="006C3581"/>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79C"/>
    <w:rsid w:val="006D18BE"/>
    <w:rsid w:val="006D2082"/>
    <w:rsid w:val="006D26FC"/>
    <w:rsid w:val="006D281F"/>
    <w:rsid w:val="006D2871"/>
    <w:rsid w:val="006D2DC1"/>
    <w:rsid w:val="006D3014"/>
    <w:rsid w:val="006D3702"/>
    <w:rsid w:val="006D3A34"/>
    <w:rsid w:val="006D4686"/>
    <w:rsid w:val="006D49A4"/>
    <w:rsid w:val="006D4D78"/>
    <w:rsid w:val="006D5326"/>
    <w:rsid w:val="006D584A"/>
    <w:rsid w:val="006D5882"/>
    <w:rsid w:val="006D62E4"/>
    <w:rsid w:val="006E041B"/>
    <w:rsid w:val="006E0581"/>
    <w:rsid w:val="006E0812"/>
    <w:rsid w:val="006E0D4F"/>
    <w:rsid w:val="006E1AC2"/>
    <w:rsid w:val="006E1E47"/>
    <w:rsid w:val="006E2579"/>
    <w:rsid w:val="006E2B2A"/>
    <w:rsid w:val="006E3861"/>
    <w:rsid w:val="006E3A2E"/>
    <w:rsid w:val="006E3AA3"/>
    <w:rsid w:val="006E3E6E"/>
    <w:rsid w:val="006E3F4E"/>
    <w:rsid w:val="006E4C95"/>
    <w:rsid w:val="006E5CEE"/>
    <w:rsid w:val="006E6015"/>
    <w:rsid w:val="006E6126"/>
    <w:rsid w:val="006E61FF"/>
    <w:rsid w:val="006E622F"/>
    <w:rsid w:val="006E682D"/>
    <w:rsid w:val="006E6BDE"/>
    <w:rsid w:val="006E6EDF"/>
    <w:rsid w:val="006E6FAB"/>
    <w:rsid w:val="006E7033"/>
    <w:rsid w:val="006E7629"/>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6F5D39"/>
    <w:rsid w:val="006F7125"/>
    <w:rsid w:val="0070084C"/>
    <w:rsid w:val="007016D7"/>
    <w:rsid w:val="00701DC4"/>
    <w:rsid w:val="0070274D"/>
    <w:rsid w:val="00702D60"/>
    <w:rsid w:val="00703116"/>
    <w:rsid w:val="00703A1E"/>
    <w:rsid w:val="00703A4F"/>
    <w:rsid w:val="00704885"/>
    <w:rsid w:val="00704B9A"/>
    <w:rsid w:val="007061E7"/>
    <w:rsid w:val="00706677"/>
    <w:rsid w:val="00706F09"/>
    <w:rsid w:val="00707076"/>
    <w:rsid w:val="007071C9"/>
    <w:rsid w:val="007073E5"/>
    <w:rsid w:val="00707422"/>
    <w:rsid w:val="00707429"/>
    <w:rsid w:val="00707909"/>
    <w:rsid w:val="00707FF9"/>
    <w:rsid w:val="00710133"/>
    <w:rsid w:val="0071018A"/>
    <w:rsid w:val="007103A7"/>
    <w:rsid w:val="0071059C"/>
    <w:rsid w:val="00710818"/>
    <w:rsid w:val="00710BC2"/>
    <w:rsid w:val="00710FC0"/>
    <w:rsid w:val="007110C3"/>
    <w:rsid w:val="00712942"/>
    <w:rsid w:val="007130A6"/>
    <w:rsid w:val="00713A8B"/>
    <w:rsid w:val="00714185"/>
    <w:rsid w:val="007141A8"/>
    <w:rsid w:val="00714554"/>
    <w:rsid w:val="00714843"/>
    <w:rsid w:val="007149D5"/>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8B"/>
    <w:rsid w:val="00725B91"/>
    <w:rsid w:val="00725BDC"/>
    <w:rsid w:val="007261B3"/>
    <w:rsid w:val="007268FA"/>
    <w:rsid w:val="00726A2B"/>
    <w:rsid w:val="00726D8F"/>
    <w:rsid w:val="00726E39"/>
    <w:rsid w:val="007272F8"/>
    <w:rsid w:val="007277CE"/>
    <w:rsid w:val="00730F2B"/>
    <w:rsid w:val="007314B1"/>
    <w:rsid w:val="00731E10"/>
    <w:rsid w:val="007325A1"/>
    <w:rsid w:val="00732A8E"/>
    <w:rsid w:val="00733892"/>
    <w:rsid w:val="007339A9"/>
    <w:rsid w:val="007339E4"/>
    <w:rsid w:val="00733DE9"/>
    <w:rsid w:val="00734A1D"/>
    <w:rsid w:val="007351F2"/>
    <w:rsid w:val="00735B33"/>
    <w:rsid w:val="00736DB0"/>
    <w:rsid w:val="00737557"/>
    <w:rsid w:val="007375F5"/>
    <w:rsid w:val="0073790A"/>
    <w:rsid w:val="00740121"/>
    <w:rsid w:val="00740B7F"/>
    <w:rsid w:val="00740BF5"/>
    <w:rsid w:val="00741A49"/>
    <w:rsid w:val="00742939"/>
    <w:rsid w:val="00742F2F"/>
    <w:rsid w:val="007432D2"/>
    <w:rsid w:val="00743568"/>
    <w:rsid w:val="00743F64"/>
    <w:rsid w:val="007441BC"/>
    <w:rsid w:val="007444D2"/>
    <w:rsid w:val="00744C0C"/>
    <w:rsid w:val="00744FE7"/>
    <w:rsid w:val="00745106"/>
    <w:rsid w:val="007468A6"/>
    <w:rsid w:val="0074693E"/>
    <w:rsid w:val="00746B9C"/>
    <w:rsid w:val="00746E6D"/>
    <w:rsid w:val="00747661"/>
    <w:rsid w:val="00747A7E"/>
    <w:rsid w:val="00750BBA"/>
    <w:rsid w:val="00750D11"/>
    <w:rsid w:val="00750D4F"/>
    <w:rsid w:val="0075316D"/>
    <w:rsid w:val="00753618"/>
    <w:rsid w:val="007539CB"/>
    <w:rsid w:val="00753C02"/>
    <w:rsid w:val="00754334"/>
    <w:rsid w:val="00754E1E"/>
    <w:rsid w:val="007555EA"/>
    <w:rsid w:val="007556E1"/>
    <w:rsid w:val="00756237"/>
    <w:rsid w:val="007569A2"/>
    <w:rsid w:val="00756D12"/>
    <w:rsid w:val="00756F02"/>
    <w:rsid w:val="00756FB5"/>
    <w:rsid w:val="00757A9D"/>
    <w:rsid w:val="007602D0"/>
    <w:rsid w:val="00760508"/>
    <w:rsid w:val="0076054F"/>
    <w:rsid w:val="00761B4E"/>
    <w:rsid w:val="00761D8B"/>
    <w:rsid w:val="007625E2"/>
    <w:rsid w:val="00762DB8"/>
    <w:rsid w:val="007631A6"/>
    <w:rsid w:val="00763204"/>
    <w:rsid w:val="00763C4E"/>
    <w:rsid w:val="0076422F"/>
    <w:rsid w:val="00764A07"/>
    <w:rsid w:val="00764C42"/>
    <w:rsid w:val="00764D4A"/>
    <w:rsid w:val="00764FB1"/>
    <w:rsid w:val="00765569"/>
    <w:rsid w:val="007659C1"/>
    <w:rsid w:val="00766045"/>
    <w:rsid w:val="007669A6"/>
    <w:rsid w:val="00766C94"/>
    <w:rsid w:val="00766EDF"/>
    <w:rsid w:val="007674FA"/>
    <w:rsid w:val="007677F1"/>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0FFA"/>
    <w:rsid w:val="0078190D"/>
    <w:rsid w:val="00782CFD"/>
    <w:rsid w:val="00783382"/>
    <w:rsid w:val="00783562"/>
    <w:rsid w:val="00783979"/>
    <w:rsid w:val="00783BB8"/>
    <w:rsid w:val="00783D73"/>
    <w:rsid w:val="00784D7F"/>
    <w:rsid w:val="00784EB1"/>
    <w:rsid w:val="007856BC"/>
    <w:rsid w:val="00785AC8"/>
    <w:rsid w:val="007872A6"/>
    <w:rsid w:val="007877FA"/>
    <w:rsid w:val="0078795F"/>
    <w:rsid w:val="0079091D"/>
    <w:rsid w:val="00790957"/>
    <w:rsid w:val="0079103A"/>
    <w:rsid w:val="007912C7"/>
    <w:rsid w:val="00791B01"/>
    <w:rsid w:val="00792557"/>
    <w:rsid w:val="00792A16"/>
    <w:rsid w:val="00792F25"/>
    <w:rsid w:val="00793953"/>
    <w:rsid w:val="007941FC"/>
    <w:rsid w:val="00794778"/>
    <w:rsid w:val="00794E41"/>
    <w:rsid w:val="007952BA"/>
    <w:rsid w:val="007956B2"/>
    <w:rsid w:val="00795C91"/>
    <w:rsid w:val="007962B6"/>
    <w:rsid w:val="00796F46"/>
    <w:rsid w:val="00797552"/>
    <w:rsid w:val="007976DC"/>
    <w:rsid w:val="00797B8D"/>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688"/>
    <w:rsid w:val="007A6DFF"/>
    <w:rsid w:val="007A75F1"/>
    <w:rsid w:val="007A76B4"/>
    <w:rsid w:val="007A7931"/>
    <w:rsid w:val="007B02EC"/>
    <w:rsid w:val="007B04C9"/>
    <w:rsid w:val="007B0CB2"/>
    <w:rsid w:val="007B23E4"/>
    <w:rsid w:val="007B27C4"/>
    <w:rsid w:val="007B2D14"/>
    <w:rsid w:val="007B36CD"/>
    <w:rsid w:val="007B3960"/>
    <w:rsid w:val="007B40EA"/>
    <w:rsid w:val="007B49CA"/>
    <w:rsid w:val="007B546F"/>
    <w:rsid w:val="007B547B"/>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12"/>
    <w:rsid w:val="007C5ECF"/>
    <w:rsid w:val="007C6213"/>
    <w:rsid w:val="007C634E"/>
    <w:rsid w:val="007C64E9"/>
    <w:rsid w:val="007C64FC"/>
    <w:rsid w:val="007C670F"/>
    <w:rsid w:val="007C6885"/>
    <w:rsid w:val="007C6A7C"/>
    <w:rsid w:val="007C6D6D"/>
    <w:rsid w:val="007C6F20"/>
    <w:rsid w:val="007C7287"/>
    <w:rsid w:val="007C750E"/>
    <w:rsid w:val="007C7909"/>
    <w:rsid w:val="007C7ADD"/>
    <w:rsid w:val="007D02C5"/>
    <w:rsid w:val="007D0EF3"/>
    <w:rsid w:val="007D21C0"/>
    <w:rsid w:val="007D291D"/>
    <w:rsid w:val="007D2B31"/>
    <w:rsid w:val="007D2B64"/>
    <w:rsid w:val="007D303D"/>
    <w:rsid w:val="007D314C"/>
    <w:rsid w:val="007D3370"/>
    <w:rsid w:val="007D33DB"/>
    <w:rsid w:val="007D379C"/>
    <w:rsid w:val="007D40C9"/>
    <w:rsid w:val="007D41C6"/>
    <w:rsid w:val="007D495F"/>
    <w:rsid w:val="007D4BF8"/>
    <w:rsid w:val="007D5076"/>
    <w:rsid w:val="007D572D"/>
    <w:rsid w:val="007D57EC"/>
    <w:rsid w:val="007D5817"/>
    <w:rsid w:val="007D5C77"/>
    <w:rsid w:val="007D5CEA"/>
    <w:rsid w:val="007D62A5"/>
    <w:rsid w:val="007D6657"/>
    <w:rsid w:val="007D66C5"/>
    <w:rsid w:val="007D716F"/>
    <w:rsid w:val="007D7354"/>
    <w:rsid w:val="007D78F6"/>
    <w:rsid w:val="007D7CC2"/>
    <w:rsid w:val="007E0839"/>
    <w:rsid w:val="007E1671"/>
    <w:rsid w:val="007E1850"/>
    <w:rsid w:val="007E1F60"/>
    <w:rsid w:val="007E3222"/>
    <w:rsid w:val="007E3E3F"/>
    <w:rsid w:val="007E3F75"/>
    <w:rsid w:val="007E3FAB"/>
    <w:rsid w:val="007E4349"/>
    <w:rsid w:val="007E45CE"/>
    <w:rsid w:val="007E49C4"/>
    <w:rsid w:val="007E4F35"/>
    <w:rsid w:val="007E5046"/>
    <w:rsid w:val="007E51DC"/>
    <w:rsid w:val="007E61A0"/>
    <w:rsid w:val="007E6891"/>
    <w:rsid w:val="007E721A"/>
    <w:rsid w:val="007E785B"/>
    <w:rsid w:val="007E7C0A"/>
    <w:rsid w:val="007E7C81"/>
    <w:rsid w:val="007F0225"/>
    <w:rsid w:val="007F0385"/>
    <w:rsid w:val="007F0794"/>
    <w:rsid w:val="007F0C06"/>
    <w:rsid w:val="007F0EEE"/>
    <w:rsid w:val="007F0F76"/>
    <w:rsid w:val="007F135F"/>
    <w:rsid w:val="007F1C8C"/>
    <w:rsid w:val="007F2CE1"/>
    <w:rsid w:val="007F34EC"/>
    <w:rsid w:val="007F3856"/>
    <w:rsid w:val="007F3C40"/>
    <w:rsid w:val="007F427C"/>
    <w:rsid w:val="007F44C4"/>
    <w:rsid w:val="007F46CF"/>
    <w:rsid w:val="007F472E"/>
    <w:rsid w:val="007F4C2A"/>
    <w:rsid w:val="007F5146"/>
    <w:rsid w:val="007F5964"/>
    <w:rsid w:val="007F61F4"/>
    <w:rsid w:val="007F6635"/>
    <w:rsid w:val="007F6778"/>
    <w:rsid w:val="007F7119"/>
    <w:rsid w:val="007F7D95"/>
    <w:rsid w:val="0080066D"/>
    <w:rsid w:val="00800972"/>
    <w:rsid w:val="00800B62"/>
    <w:rsid w:val="00800C82"/>
    <w:rsid w:val="00801364"/>
    <w:rsid w:val="00801788"/>
    <w:rsid w:val="0080247D"/>
    <w:rsid w:val="0080377F"/>
    <w:rsid w:val="00803BBB"/>
    <w:rsid w:val="00803FFD"/>
    <w:rsid w:val="00804616"/>
    <w:rsid w:val="00804B3F"/>
    <w:rsid w:val="008056AF"/>
    <w:rsid w:val="0080587B"/>
    <w:rsid w:val="008058C9"/>
    <w:rsid w:val="0080639B"/>
    <w:rsid w:val="00806701"/>
    <w:rsid w:val="00806C81"/>
    <w:rsid w:val="00806D9E"/>
    <w:rsid w:val="0080706D"/>
    <w:rsid w:val="00807F09"/>
    <w:rsid w:val="00810402"/>
    <w:rsid w:val="008121A0"/>
    <w:rsid w:val="008121F1"/>
    <w:rsid w:val="00812219"/>
    <w:rsid w:val="00812355"/>
    <w:rsid w:val="0081243C"/>
    <w:rsid w:val="00812548"/>
    <w:rsid w:val="00812E93"/>
    <w:rsid w:val="00813F46"/>
    <w:rsid w:val="008142D3"/>
    <w:rsid w:val="0081498A"/>
    <w:rsid w:val="00814A18"/>
    <w:rsid w:val="00814C93"/>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3591"/>
    <w:rsid w:val="008241C4"/>
    <w:rsid w:val="0082452E"/>
    <w:rsid w:val="00824774"/>
    <w:rsid w:val="008249EC"/>
    <w:rsid w:val="00827370"/>
    <w:rsid w:val="008274C3"/>
    <w:rsid w:val="008274CA"/>
    <w:rsid w:val="0082754F"/>
    <w:rsid w:val="00827639"/>
    <w:rsid w:val="00827960"/>
    <w:rsid w:val="00827B31"/>
    <w:rsid w:val="00827CEC"/>
    <w:rsid w:val="0083033E"/>
    <w:rsid w:val="008312DE"/>
    <w:rsid w:val="00831BCF"/>
    <w:rsid w:val="008320FF"/>
    <w:rsid w:val="00832411"/>
    <w:rsid w:val="008325CB"/>
    <w:rsid w:val="00833185"/>
    <w:rsid w:val="0083338D"/>
    <w:rsid w:val="0083387C"/>
    <w:rsid w:val="0083418E"/>
    <w:rsid w:val="008357B4"/>
    <w:rsid w:val="008362D2"/>
    <w:rsid w:val="00836A83"/>
    <w:rsid w:val="00840693"/>
    <w:rsid w:val="00840ACA"/>
    <w:rsid w:val="00841519"/>
    <w:rsid w:val="00841A3F"/>
    <w:rsid w:val="00841EB9"/>
    <w:rsid w:val="0084224D"/>
    <w:rsid w:val="00842958"/>
    <w:rsid w:val="00844595"/>
    <w:rsid w:val="00844788"/>
    <w:rsid w:val="00844CB9"/>
    <w:rsid w:val="00844D39"/>
    <w:rsid w:val="0084518C"/>
    <w:rsid w:val="008455BA"/>
    <w:rsid w:val="00845615"/>
    <w:rsid w:val="00846693"/>
    <w:rsid w:val="008471C1"/>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08AE"/>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3DA"/>
    <w:rsid w:val="00865481"/>
    <w:rsid w:val="008657B4"/>
    <w:rsid w:val="0086596B"/>
    <w:rsid w:val="00865D6E"/>
    <w:rsid w:val="00866835"/>
    <w:rsid w:val="008670CD"/>
    <w:rsid w:val="008671E8"/>
    <w:rsid w:val="00867523"/>
    <w:rsid w:val="00867B74"/>
    <w:rsid w:val="0087005F"/>
    <w:rsid w:val="008703D6"/>
    <w:rsid w:val="00870804"/>
    <w:rsid w:val="008708A4"/>
    <w:rsid w:val="008719CE"/>
    <w:rsid w:val="008722C2"/>
    <w:rsid w:val="00872D42"/>
    <w:rsid w:val="00872D61"/>
    <w:rsid w:val="00872F92"/>
    <w:rsid w:val="00873067"/>
    <w:rsid w:val="00873505"/>
    <w:rsid w:val="00873B64"/>
    <w:rsid w:val="00874BF9"/>
    <w:rsid w:val="008753AA"/>
    <w:rsid w:val="00875583"/>
    <w:rsid w:val="00875612"/>
    <w:rsid w:val="00875B3E"/>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444A"/>
    <w:rsid w:val="0088541D"/>
    <w:rsid w:val="00886172"/>
    <w:rsid w:val="00886CB1"/>
    <w:rsid w:val="00887DCC"/>
    <w:rsid w:val="008901CA"/>
    <w:rsid w:val="0089136D"/>
    <w:rsid w:val="008914F1"/>
    <w:rsid w:val="008917C3"/>
    <w:rsid w:val="008918E5"/>
    <w:rsid w:val="00891A43"/>
    <w:rsid w:val="0089253E"/>
    <w:rsid w:val="00892736"/>
    <w:rsid w:val="00892774"/>
    <w:rsid w:val="00892E22"/>
    <w:rsid w:val="00893347"/>
    <w:rsid w:val="00893751"/>
    <w:rsid w:val="00893A24"/>
    <w:rsid w:val="00893D06"/>
    <w:rsid w:val="00894414"/>
    <w:rsid w:val="008948D3"/>
    <w:rsid w:val="00895462"/>
    <w:rsid w:val="00895A55"/>
    <w:rsid w:val="0089641E"/>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2"/>
    <w:rsid w:val="008B2A7F"/>
    <w:rsid w:val="008B2B23"/>
    <w:rsid w:val="008B2B2D"/>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187"/>
    <w:rsid w:val="008C1716"/>
    <w:rsid w:val="008C295A"/>
    <w:rsid w:val="008C2BAC"/>
    <w:rsid w:val="008C2D5D"/>
    <w:rsid w:val="008C2EE6"/>
    <w:rsid w:val="008C2F4E"/>
    <w:rsid w:val="008C332F"/>
    <w:rsid w:val="008C38E3"/>
    <w:rsid w:val="008C3A64"/>
    <w:rsid w:val="008C3ABC"/>
    <w:rsid w:val="008C41EA"/>
    <w:rsid w:val="008C459B"/>
    <w:rsid w:val="008C46A8"/>
    <w:rsid w:val="008C4E2A"/>
    <w:rsid w:val="008C7290"/>
    <w:rsid w:val="008C7774"/>
    <w:rsid w:val="008D098B"/>
    <w:rsid w:val="008D0A21"/>
    <w:rsid w:val="008D0BE5"/>
    <w:rsid w:val="008D18C9"/>
    <w:rsid w:val="008D1AB9"/>
    <w:rsid w:val="008D2008"/>
    <w:rsid w:val="008D235A"/>
    <w:rsid w:val="008D366D"/>
    <w:rsid w:val="008D3D5A"/>
    <w:rsid w:val="008D3E8F"/>
    <w:rsid w:val="008D4B16"/>
    <w:rsid w:val="008D4E26"/>
    <w:rsid w:val="008D536B"/>
    <w:rsid w:val="008D5BEB"/>
    <w:rsid w:val="008D6083"/>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6F7"/>
    <w:rsid w:val="008F2800"/>
    <w:rsid w:val="008F2D2C"/>
    <w:rsid w:val="008F3649"/>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3F3"/>
    <w:rsid w:val="0090062D"/>
    <w:rsid w:val="0090067B"/>
    <w:rsid w:val="00900C6F"/>
    <w:rsid w:val="00900D1E"/>
    <w:rsid w:val="00900EA7"/>
    <w:rsid w:val="00901612"/>
    <w:rsid w:val="00901970"/>
    <w:rsid w:val="00901DBD"/>
    <w:rsid w:val="00901E82"/>
    <w:rsid w:val="00902210"/>
    <w:rsid w:val="00902D52"/>
    <w:rsid w:val="009030A3"/>
    <w:rsid w:val="0090338A"/>
    <w:rsid w:val="00903543"/>
    <w:rsid w:val="00903D82"/>
    <w:rsid w:val="0090460A"/>
    <w:rsid w:val="00904D00"/>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2B75"/>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609"/>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1B0C"/>
    <w:rsid w:val="00942BAA"/>
    <w:rsid w:val="00942E06"/>
    <w:rsid w:val="00943A59"/>
    <w:rsid w:val="00944AE3"/>
    <w:rsid w:val="00944FD0"/>
    <w:rsid w:val="00945175"/>
    <w:rsid w:val="009451F9"/>
    <w:rsid w:val="00945BD2"/>
    <w:rsid w:val="00945D56"/>
    <w:rsid w:val="009464DA"/>
    <w:rsid w:val="00947F21"/>
    <w:rsid w:val="00951157"/>
    <w:rsid w:val="009512D2"/>
    <w:rsid w:val="009512D6"/>
    <w:rsid w:val="00951F76"/>
    <w:rsid w:val="009521AD"/>
    <w:rsid w:val="00952399"/>
    <w:rsid w:val="00952516"/>
    <w:rsid w:val="009539F9"/>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86B"/>
    <w:rsid w:val="00957A85"/>
    <w:rsid w:val="00957CBE"/>
    <w:rsid w:val="0096029B"/>
    <w:rsid w:val="00960C0C"/>
    <w:rsid w:val="00960CA2"/>
    <w:rsid w:val="00961140"/>
    <w:rsid w:val="009615C0"/>
    <w:rsid w:val="009616AC"/>
    <w:rsid w:val="00961E06"/>
    <w:rsid w:val="00962B6C"/>
    <w:rsid w:val="00963137"/>
    <w:rsid w:val="0096397C"/>
    <w:rsid w:val="009640E0"/>
    <w:rsid w:val="00964398"/>
    <w:rsid w:val="00964AA4"/>
    <w:rsid w:val="00964CD6"/>
    <w:rsid w:val="00964E3A"/>
    <w:rsid w:val="0096560B"/>
    <w:rsid w:val="00965BBC"/>
    <w:rsid w:val="00966752"/>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0338"/>
    <w:rsid w:val="00980C41"/>
    <w:rsid w:val="00981050"/>
    <w:rsid w:val="00981C74"/>
    <w:rsid w:val="009825E8"/>
    <w:rsid w:val="00982D11"/>
    <w:rsid w:val="00983134"/>
    <w:rsid w:val="00983AE0"/>
    <w:rsid w:val="00984270"/>
    <w:rsid w:val="009844DC"/>
    <w:rsid w:val="00984581"/>
    <w:rsid w:val="009857AA"/>
    <w:rsid w:val="00985AED"/>
    <w:rsid w:val="00985E1B"/>
    <w:rsid w:val="00986687"/>
    <w:rsid w:val="00986821"/>
    <w:rsid w:val="00986D61"/>
    <w:rsid w:val="0098735D"/>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BFC"/>
    <w:rsid w:val="00994D83"/>
    <w:rsid w:val="00994DC3"/>
    <w:rsid w:val="009951AC"/>
    <w:rsid w:val="0099567A"/>
    <w:rsid w:val="00995D5A"/>
    <w:rsid w:val="00995F4A"/>
    <w:rsid w:val="009960FF"/>
    <w:rsid w:val="009962A6"/>
    <w:rsid w:val="009965BE"/>
    <w:rsid w:val="00996D07"/>
    <w:rsid w:val="00996D27"/>
    <w:rsid w:val="00997062"/>
    <w:rsid w:val="00997171"/>
    <w:rsid w:val="00997690"/>
    <w:rsid w:val="00997AC0"/>
    <w:rsid w:val="009A0D79"/>
    <w:rsid w:val="009A107C"/>
    <w:rsid w:val="009A1139"/>
    <w:rsid w:val="009A1216"/>
    <w:rsid w:val="009A15F4"/>
    <w:rsid w:val="009A2070"/>
    <w:rsid w:val="009A23BC"/>
    <w:rsid w:val="009A258D"/>
    <w:rsid w:val="009A286E"/>
    <w:rsid w:val="009A2B6B"/>
    <w:rsid w:val="009A35CA"/>
    <w:rsid w:val="009A3BB9"/>
    <w:rsid w:val="009A3F5B"/>
    <w:rsid w:val="009A4BE1"/>
    <w:rsid w:val="009A5728"/>
    <w:rsid w:val="009A5AB6"/>
    <w:rsid w:val="009A6108"/>
    <w:rsid w:val="009A666C"/>
    <w:rsid w:val="009A6B30"/>
    <w:rsid w:val="009A6E3E"/>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95D"/>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9F2"/>
    <w:rsid w:val="009C3A18"/>
    <w:rsid w:val="009C3E52"/>
    <w:rsid w:val="009C4117"/>
    <w:rsid w:val="009C4C9F"/>
    <w:rsid w:val="009C4D24"/>
    <w:rsid w:val="009C5445"/>
    <w:rsid w:val="009C5C27"/>
    <w:rsid w:val="009C7432"/>
    <w:rsid w:val="009C7E2F"/>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1D78"/>
    <w:rsid w:val="009E20F6"/>
    <w:rsid w:val="009E3643"/>
    <w:rsid w:val="009E39B2"/>
    <w:rsid w:val="009E39BF"/>
    <w:rsid w:val="009E4134"/>
    <w:rsid w:val="009E42FD"/>
    <w:rsid w:val="009E4639"/>
    <w:rsid w:val="009E46D1"/>
    <w:rsid w:val="009E4E22"/>
    <w:rsid w:val="009E529C"/>
    <w:rsid w:val="009E5D54"/>
    <w:rsid w:val="009E6037"/>
    <w:rsid w:val="009E6A96"/>
    <w:rsid w:val="009E6BE8"/>
    <w:rsid w:val="009E76EB"/>
    <w:rsid w:val="009E78A4"/>
    <w:rsid w:val="009E7B21"/>
    <w:rsid w:val="009F0781"/>
    <w:rsid w:val="009F086B"/>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5FF3"/>
    <w:rsid w:val="00A0643A"/>
    <w:rsid w:val="00A068F7"/>
    <w:rsid w:val="00A06BCF"/>
    <w:rsid w:val="00A07261"/>
    <w:rsid w:val="00A0728D"/>
    <w:rsid w:val="00A0768C"/>
    <w:rsid w:val="00A07B9D"/>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2FA5"/>
    <w:rsid w:val="00A236BB"/>
    <w:rsid w:val="00A24976"/>
    <w:rsid w:val="00A24988"/>
    <w:rsid w:val="00A24C79"/>
    <w:rsid w:val="00A25B5D"/>
    <w:rsid w:val="00A262BA"/>
    <w:rsid w:val="00A27D4E"/>
    <w:rsid w:val="00A3004B"/>
    <w:rsid w:val="00A3012C"/>
    <w:rsid w:val="00A30420"/>
    <w:rsid w:val="00A31CA8"/>
    <w:rsid w:val="00A32F30"/>
    <w:rsid w:val="00A33910"/>
    <w:rsid w:val="00A33C92"/>
    <w:rsid w:val="00A33E4F"/>
    <w:rsid w:val="00A34673"/>
    <w:rsid w:val="00A346F1"/>
    <w:rsid w:val="00A348FE"/>
    <w:rsid w:val="00A34B8A"/>
    <w:rsid w:val="00A36AC7"/>
    <w:rsid w:val="00A36B22"/>
    <w:rsid w:val="00A378FC"/>
    <w:rsid w:val="00A37B98"/>
    <w:rsid w:val="00A40C1E"/>
    <w:rsid w:val="00A40D44"/>
    <w:rsid w:val="00A411C7"/>
    <w:rsid w:val="00A415A5"/>
    <w:rsid w:val="00A4171F"/>
    <w:rsid w:val="00A417BF"/>
    <w:rsid w:val="00A426D4"/>
    <w:rsid w:val="00A438B3"/>
    <w:rsid w:val="00A43B11"/>
    <w:rsid w:val="00A43E54"/>
    <w:rsid w:val="00A44679"/>
    <w:rsid w:val="00A44A46"/>
    <w:rsid w:val="00A44E75"/>
    <w:rsid w:val="00A455BA"/>
    <w:rsid w:val="00A4714A"/>
    <w:rsid w:val="00A47627"/>
    <w:rsid w:val="00A47983"/>
    <w:rsid w:val="00A47DF5"/>
    <w:rsid w:val="00A50F8F"/>
    <w:rsid w:val="00A51BA4"/>
    <w:rsid w:val="00A51D6C"/>
    <w:rsid w:val="00A51E9C"/>
    <w:rsid w:val="00A51F4D"/>
    <w:rsid w:val="00A52152"/>
    <w:rsid w:val="00A52B3A"/>
    <w:rsid w:val="00A52BF8"/>
    <w:rsid w:val="00A533B6"/>
    <w:rsid w:val="00A5345F"/>
    <w:rsid w:val="00A5349A"/>
    <w:rsid w:val="00A5454F"/>
    <w:rsid w:val="00A54642"/>
    <w:rsid w:val="00A54F9D"/>
    <w:rsid w:val="00A555CF"/>
    <w:rsid w:val="00A5579D"/>
    <w:rsid w:val="00A558B6"/>
    <w:rsid w:val="00A55CA8"/>
    <w:rsid w:val="00A565A5"/>
    <w:rsid w:val="00A57398"/>
    <w:rsid w:val="00A576DE"/>
    <w:rsid w:val="00A57767"/>
    <w:rsid w:val="00A57A5F"/>
    <w:rsid w:val="00A57C57"/>
    <w:rsid w:val="00A60250"/>
    <w:rsid w:val="00A6035B"/>
    <w:rsid w:val="00A60813"/>
    <w:rsid w:val="00A608CE"/>
    <w:rsid w:val="00A610EB"/>
    <w:rsid w:val="00A6152F"/>
    <w:rsid w:val="00A61CAD"/>
    <w:rsid w:val="00A61F1F"/>
    <w:rsid w:val="00A62CD5"/>
    <w:rsid w:val="00A62D82"/>
    <w:rsid w:val="00A632AE"/>
    <w:rsid w:val="00A633B2"/>
    <w:rsid w:val="00A634F0"/>
    <w:rsid w:val="00A642DC"/>
    <w:rsid w:val="00A6476B"/>
    <w:rsid w:val="00A6551F"/>
    <w:rsid w:val="00A65787"/>
    <w:rsid w:val="00A66BBA"/>
    <w:rsid w:val="00A6720C"/>
    <w:rsid w:val="00A6737A"/>
    <w:rsid w:val="00A676F1"/>
    <w:rsid w:val="00A678A6"/>
    <w:rsid w:val="00A67ABB"/>
    <w:rsid w:val="00A67B2F"/>
    <w:rsid w:val="00A67E1C"/>
    <w:rsid w:val="00A700B5"/>
    <w:rsid w:val="00A70B4B"/>
    <w:rsid w:val="00A72E14"/>
    <w:rsid w:val="00A73BD0"/>
    <w:rsid w:val="00A73F5A"/>
    <w:rsid w:val="00A74485"/>
    <w:rsid w:val="00A75014"/>
    <w:rsid w:val="00A75124"/>
    <w:rsid w:val="00A7549C"/>
    <w:rsid w:val="00A75F27"/>
    <w:rsid w:val="00A75FE1"/>
    <w:rsid w:val="00A76813"/>
    <w:rsid w:val="00A769A0"/>
    <w:rsid w:val="00A76B4F"/>
    <w:rsid w:val="00A773B9"/>
    <w:rsid w:val="00A802E6"/>
    <w:rsid w:val="00A80721"/>
    <w:rsid w:val="00A8104F"/>
    <w:rsid w:val="00A8130C"/>
    <w:rsid w:val="00A817B6"/>
    <w:rsid w:val="00A81E6A"/>
    <w:rsid w:val="00A821BE"/>
    <w:rsid w:val="00A8237A"/>
    <w:rsid w:val="00A83938"/>
    <w:rsid w:val="00A83BBB"/>
    <w:rsid w:val="00A84825"/>
    <w:rsid w:val="00A84F40"/>
    <w:rsid w:val="00A85202"/>
    <w:rsid w:val="00A8568A"/>
    <w:rsid w:val="00A85806"/>
    <w:rsid w:val="00A85940"/>
    <w:rsid w:val="00A85C01"/>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1583"/>
    <w:rsid w:val="00A92DF6"/>
    <w:rsid w:val="00A933D2"/>
    <w:rsid w:val="00A93579"/>
    <w:rsid w:val="00A93A4C"/>
    <w:rsid w:val="00A941A3"/>
    <w:rsid w:val="00A945B6"/>
    <w:rsid w:val="00A94638"/>
    <w:rsid w:val="00A94E8D"/>
    <w:rsid w:val="00A94EA8"/>
    <w:rsid w:val="00A952B2"/>
    <w:rsid w:val="00A959A0"/>
    <w:rsid w:val="00A95D4E"/>
    <w:rsid w:val="00A962FB"/>
    <w:rsid w:val="00A972A9"/>
    <w:rsid w:val="00A97E97"/>
    <w:rsid w:val="00AA0EB5"/>
    <w:rsid w:val="00AA0F6B"/>
    <w:rsid w:val="00AA0FD6"/>
    <w:rsid w:val="00AA2561"/>
    <w:rsid w:val="00AA2C08"/>
    <w:rsid w:val="00AA32BB"/>
    <w:rsid w:val="00AA453C"/>
    <w:rsid w:val="00AA4831"/>
    <w:rsid w:val="00AA4A77"/>
    <w:rsid w:val="00AA4B1B"/>
    <w:rsid w:val="00AA60C7"/>
    <w:rsid w:val="00AA69E9"/>
    <w:rsid w:val="00AA6B0F"/>
    <w:rsid w:val="00AA6B28"/>
    <w:rsid w:val="00AA6BE0"/>
    <w:rsid w:val="00AA6D67"/>
    <w:rsid w:val="00AA722D"/>
    <w:rsid w:val="00AA7E5E"/>
    <w:rsid w:val="00AB042F"/>
    <w:rsid w:val="00AB063E"/>
    <w:rsid w:val="00AB0F19"/>
    <w:rsid w:val="00AB110B"/>
    <w:rsid w:val="00AB16DC"/>
    <w:rsid w:val="00AB1EBF"/>
    <w:rsid w:val="00AB23AD"/>
    <w:rsid w:val="00AB2BBF"/>
    <w:rsid w:val="00AB2F45"/>
    <w:rsid w:val="00AB3119"/>
    <w:rsid w:val="00AB3828"/>
    <w:rsid w:val="00AB48BB"/>
    <w:rsid w:val="00AB4978"/>
    <w:rsid w:val="00AB5235"/>
    <w:rsid w:val="00AB5436"/>
    <w:rsid w:val="00AB57CD"/>
    <w:rsid w:val="00AB6DF7"/>
    <w:rsid w:val="00AC092E"/>
    <w:rsid w:val="00AC131D"/>
    <w:rsid w:val="00AC14BA"/>
    <w:rsid w:val="00AC18CE"/>
    <w:rsid w:val="00AC1AD0"/>
    <w:rsid w:val="00AC225C"/>
    <w:rsid w:val="00AC2450"/>
    <w:rsid w:val="00AC285B"/>
    <w:rsid w:val="00AC3312"/>
    <w:rsid w:val="00AC3377"/>
    <w:rsid w:val="00AC3529"/>
    <w:rsid w:val="00AC3ED8"/>
    <w:rsid w:val="00AC42DC"/>
    <w:rsid w:val="00AC453B"/>
    <w:rsid w:val="00AC46AD"/>
    <w:rsid w:val="00AC4E8C"/>
    <w:rsid w:val="00AC4EBE"/>
    <w:rsid w:val="00AC519D"/>
    <w:rsid w:val="00AC6807"/>
    <w:rsid w:val="00AC6B2E"/>
    <w:rsid w:val="00AC6F3E"/>
    <w:rsid w:val="00AC777A"/>
    <w:rsid w:val="00AC7804"/>
    <w:rsid w:val="00AD0530"/>
    <w:rsid w:val="00AD0D6E"/>
    <w:rsid w:val="00AD0E60"/>
    <w:rsid w:val="00AD0EF0"/>
    <w:rsid w:val="00AD1056"/>
    <w:rsid w:val="00AD1655"/>
    <w:rsid w:val="00AD16C2"/>
    <w:rsid w:val="00AD1D74"/>
    <w:rsid w:val="00AD21BB"/>
    <w:rsid w:val="00AD2206"/>
    <w:rsid w:val="00AD273C"/>
    <w:rsid w:val="00AD30F1"/>
    <w:rsid w:val="00AD399F"/>
    <w:rsid w:val="00AD3B01"/>
    <w:rsid w:val="00AD3C10"/>
    <w:rsid w:val="00AD3F14"/>
    <w:rsid w:val="00AD4004"/>
    <w:rsid w:val="00AD41E8"/>
    <w:rsid w:val="00AD47D9"/>
    <w:rsid w:val="00AD50CD"/>
    <w:rsid w:val="00AD53A8"/>
    <w:rsid w:val="00AD53D1"/>
    <w:rsid w:val="00AD5E71"/>
    <w:rsid w:val="00AD5F43"/>
    <w:rsid w:val="00AD695F"/>
    <w:rsid w:val="00AD698D"/>
    <w:rsid w:val="00AD6E3B"/>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08B"/>
    <w:rsid w:val="00AE6203"/>
    <w:rsid w:val="00AE6B6B"/>
    <w:rsid w:val="00AE6D8B"/>
    <w:rsid w:val="00AE6EFD"/>
    <w:rsid w:val="00AE70F7"/>
    <w:rsid w:val="00AE78D2"/>
    <w:rsid w:val="00AE7E09"/>
    <w:rsid w:val="00AF0215"/>
    <w:rsid w:val="00AF07F4"/>
    <w:rsid w:val="00AF08C5"/>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3C33"/>
    <w:rsid w:val="00AF4AC8"/>
    <w:rsid w:val="00AF5E4F"/>
    <w:rsid w:val="00AF5F3D"/>
    <w:rsid w:val="00AF5F5B"/>
    <w:rsid w:val="00AF656C"/>
    <w:rsid w:val="00AF6C7C"/>
    <w:rsid w:val="00AF6D8C"/>
    <w:rsid w:val="00AF7212"/>
    <w:rsid w:val="00AF793E"/>
    <w:rsid w:val="00B002B7"/>
    <w:rsid w:val="00B00476"/>
    <w:rsid w:val="00B00B69"/>
    <w:rsid w:val="00B00E64"/>
    <w:rsid w:val="00B00EC8"/>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5C0D"/>
    <w:rsid w:val="00B169CF"/>
    <w:rsid w:val="00B16B71"/>
    <w:rsid w:val="00B16C97"/>
    <w:rsid w:val="00B16CA9"/>
    <w:rsid w:val="00B17011"/>
    <w:rsid w:val="00B17509"/>
    <w:rsid w:val="00B20B32"/>
    <w:rsid w:val="00B2113A"/>
    <w:rsid w:val="00B21150"/>
    <w:rsid w:val="00B226D6"/>
    <w:rsid w:val="00B22747"/>
    <w:rsid w:val="00B23292"/>
    <w:rsid w:val="00B232A8"/>
    <w:rsid w:val="00B23C73"/>
    <w:rsid w:val="00B24052"/>
    <w:rsid w:val="00B241F4"/>
    <w:rsid w:val="00B2466D"/>
    <w:rsid w:val="00B2490F"/>
    <w:rsid w:val="00B24E0A"/>
    <w:rsid w:val="00B2551A"/>
    <w:rsid w:val="00B25899"/>
    <w:rsid w:val="00B25E4F"/>
    <w:rsid w:val="00B27A9A"/>
    <w:rsid w:val="00B3016D"/>
    <w:rsid w:val="00B305D9"/>
    <w:rsid w:val="00B30DA7"/>
    <w:rsid w:val="00B33A20"/>
    <w:rsid w:val="00B33CBB"/>
    <w:rsid w:val="00B342BB"/>
    <w:rsid w:val="00B345BE"/>
    <w:rsid w:val="00B35578"/>
    <w:rsid w:val="00B35D2E"/>
    <w:rsid w:val="00B35D5A"/>
    <w:rsid w:val="00B36297"/>
    <w:rsid w:val="00B367FD"/>
    <w:rsid w:val="00B374E0"/>
    <w:rsid w:val="00B37986"/>
    <w:rsid w:val="00B4039A"/>
    <w:rsid w:val="00B4103F"/>
    <w:rsid w:val="00B415D4"/>
    <w:rsid w:val="00B42203"/>
    <w:rsid w:val="00B423AE"/>
    <w:rsid w:val="00B42C77"/>
    <w:rsid w:val="00B42CF6"/>
    <w:rsid w:val="00B42DEE"/>
    <w:rsid w:val="00B43548"/>
    <w:rsid w:val="00B43F70"/>
    <w:rsid w:val="00B44305"/>
    <w:rsid w:val="00B44A37"/>
    <w:rsid w:val="00B44CE9"/>
    <w:rsid w:val="00B45611"/>
    <w:rsid w:val="00B46373"/>
    <w:rsid w:val="00B46A07"/>
    <w:rsid w:val="00B47000"/>
    <w:rsid w:val="00B50387"/>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63A9"/>
    <w:rsid w:val="00B57010"/>
    <w:rsid w:val="00B5725C"/>
    <w:rsid w:val="00B57737"/>
    <w:rsid w:val="00B57ADF"/>
    <w:rsid w:val="00B6027A"/>
    <w:rsid w:val="00B602F3"/>
    <w:rsid w:val="00B6088F"/>
    <w:rsid w:val="00B60979"/>
    <w:rsid w:val="00B61012"/>
    <w:rsid w:val="00B61BB8"/>
    <w:rsid w:val="00B62FE7"/>
    <w:rsid w:val="00B63030"/>
    <w:rsid w:val="00B634D1"/>
    <w:rsid w:val="00B6408C"/>
    <w:rsid w:val="00B641DE"/>
    <w:rsid w:val="00B64587"/>
    <w:rsid w:val="00B64594"/>
    <w:rsid w:val="00B64937"/>
    <w:rsid w:val="00B64A1A"/>
    <w:rsid w:val="00B64F90"/>
    <w:rsid w:val="00B65351"/>
    <w:rsid w:val="00B6584B"/>
    <w:rsid w:val="00B65955"/>
    <w:rsid w:val="00B659BE"/>
    <w:rsid w:val="00B65F00"/>
    <w:rsid w:val="00B67778"/>
    <w:rsid w:val="00B7088F"/>
    <w:rsid w:val="00B70C50"/>
    <w:rsid w:val="00B7173D"/>
    <w:rsid w:val="00B717D3"/>
    <w:rsid w:val="00B71C0E"/>
    <w:rsid w:val="00B71DBB"/>
    <w:rsid w:val="00B72D7D"/>
    <w:rsid w:val="00B74F80"/>
    <w:rsid w:val="00B75D9E"/>
    <w:rsid w:val="00B75EE8"/>
    <w:rsid w:val="00B75F29"/>
    <w:rsid w:val="00B76DE1"/>
    <w:rsid w:val="00B76F1A"/>
    <w:rsid w:val="00B76FCD"/>
    <w:rsid w:val="00B771B4"/>
    <w:rsid w:val="00B8015B"/>
    <w:rsid w:val="00B803BA"/>
    <w:rsid w:val="00B804DD"/>
    <w:rsid w:val="00B80D84"/>
    <w:rsid w:val="00B80E19"/>
    <w:rsid w:val="00B80EE6"/>
    <w:rsid w:val="00B81022"/>
    <w:rsid w:val="00B81D6C"/>
    <w:rsid w:val="00B82347"/>
    <w:rsid w:val="00B8286C"/>
    <w:rsid w:val="00B82DCB"/>
    <w:rsid w:val="00B82E38"/>
    <w:rsid w:val="00B83350"/>
    <w:rsid w:val="00B838BD"/>
    <w:rsid w:val="00B84702"/>
    <w:rsid w:val="00B84E0A"/>
    <w:rsid w:val="00B850E6"/>
    <w:rsid w:val="00B85EAD"/>
    <w:rsid w:val="00B86D33"/>
    <w:rsid w:val="00B876F5"/>
    <w:rsid w:val="00B8770B"/>
    <w:rsid w:val="00B8798F"/>
    <w:rsid w:val="00B87C76"/>
    <w:rsid w:val="00B90110"/>
    <w:rsid w:val="00B90307"/>
    <w:rsid w:val="00B90C67"/>
    <w:rsid w:val="00B910A0"/>
    <w:rsid w:val="00B91157"/>
    <w:rsid w:val="00B9132B"/>
    <w:rsid w:val="00B917CF"/>
    <w:rsid w:val="00B91AB3"/>
    <w:rsid w:val="00B91D7B"/>
    <w:rsid w:val="00B92004"/>
    <w:rsid w:val="00B925B8"/>
    <w:rsid w:val="00B926B5"/>
    <w:rsid w:val="00B92704"/>
    <w:rsid w:val="00B932FB"/>
    <w:rsid w:val="00B93719"/>
    <w:rsid w:val="00B93B9D"/>
    <w:rsid w:val="00B93FF8"/>
    <w:rsid w:val="00B94CC3"/>
    <w:rsid w:val="00B94EC5"/>
    <w:rsid w:val="00B955EB"/>
    <w:rsid w:val="00B95680"/>
    <w:rsid w:val="00B95B31"/>
    <w:rsid w:val="00B95E1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EA8"/>
    <w:rsid w:val="00BA3FCB"/>
    <w:rsid w:val="00BA4AA5"/>
    <w:rsid w:val="00BA4CC3"/>
    <w:rsid w:val="00BA4D0C"/>
    <w:rsid w:val="00BA5173"/>
    <w:rsid w:val="00BA5D61"/>
    <w:rsid w:val="00BA5F4F"/>
    <w:rsid w:val="00BA62F1"/>
    <w:rsid w:val="00BA65B1"/>
    <w:rsid w:val="00BA6616"/>
    <w:rsid w:val="00BA69E5"/>
    <w:rsid w:val="00BA6ACD"/>
    <w:rsid w:val="00BA6C6F"/>
    <w:rsid w:val="00BA6C8C"/>
    <w:rsid w:val="00BA7279"/>
    <w:rsid w:val="00BA76C0"/>
    <w:rsid w:val="00BA796D"/>
    <w:rsid w:val="00BA7A62"/>
    <w:rsid w:val="00BA7C77"/>
    <w:rsid w:val="00BA7D35"/>
    <w:rsid w:val="00BB046C"/>
    <w:rsid w:val="00BB04B9"/>
    <w:rsid w:val="00BB05DB"/>
    <w:rsid w:val="00BB0BCE"/>
    <w:rsid w:val="00BB0E5A"/>
    <w:rsid w:val="00BB130A"/>
    <w:rsid w:val="00BB1938"/>
    <w:rsid w:val="00BB21B5"/>
    <w:rsid w:val="00BB2993"/>
    <w:rsid w:val="00BB336A"/>
    <w:rsid w:val="00BB45A5"/>
    <w:rsid w:val="00BB4A2B"/>
    <w:rsid w:val="00BB4EB5"/>
    <w:rsid w:val="00BB5C60"/>
    <w:rsid w:val="00BB610F"/>
    <w:rsid w:val="00BB6151"/>
    <w:rsid w:val="00BB61E0"/>
    <w:rsid w:val="00BB6511"/>
    <w:rsid w:val="00BB6817"/>
    <w:rsid w:val="00BB6831"/>
    <w:rsid w:val="00BB6A0F"/>
    <w:rsid w:val="00BB7289"/>
    <w:rsid w:val="00BB76AC"/>
    <w:rsid w:val="00BB79F8"/>
    <w:rsid w:val="00BB7A9D"/>
    <w:rsid w:val="00BC030D"/>
    <w:rsid w:val="00BC1944"/>
    <w:rsid w:val="00BC2763"/>
    <w:rsid w:val="00BC2C8B"/>
    <w:rsid w:val="00BC3720"/>
    <w:rsid w:val="00BC434F"/>
    <w:rsid w:val="00BC46AD"/>
    <w:rsid w:val="00BC49C5"/>
    <w:rsid w:val="00BC4FBC"/>
    <w:rsid w:val="00BC528C"/>
    <w:rsid w:val="00BC566F"/>
    <w:rsid w:val="00BC5BA8"/>
    <w:rsid w:val="00BC5C6E"/>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AB6"/>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806"/>
    <w:rsid w:val="00BE6B9B"/>
    <w:rsid w:val="00BE6D9A"/>
    <w:rsid w:val="00BE701F"/>
    <w:rsid w:val="00BE76E4"/>
    <w:rsid w:val="00BE771D"/>
    <w:rsid w:val="00BE7795"/>
    <w:rsid w:val="00BE7B77"/>
    <w:rsid w:val="00BF097F"/>
    <w:rsid w:val="00BF0B42"/>
    <w:rsid w:val="00BF168E"/>
    <w:rsid w:val="00BF21F4"/>
    <w:rsid w:val="00BF2324"/>
    <w:rsid w:val="00BF2448"/>
    <w:rsid w:val="00BF2535"/>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5B6"/>
    <w:rsid w:val="00C0580D"/>
    <w:rsid w:val="00C06EC6"/>
    <w:rsid w:val="00C06F95"/>
    <w:rsid w:val="00C07249"/>
    <w:rsid w:val="00C0773A"/>
    <w:rsid w:val="00C077CA"/>
    <w:rsid w:val="00C10115"/>
    <w:rsid w:val="00C10840"/>
    <w:rsid w:val="00C10960"/>
    <w:rsid w:val="00C11E02"/>
    <w:rsid w:val="00C11E12"/>
    <w:rsid w:val="00C11F79"/>
    <w:rsid w:val="00C123E7"/>
    <w:rsid w:val="00C12880"/>
    <w:rsid w:val="00C12F18"/>
    <w:rsid w:val="00C13A37"/>
    <w:rsid w:val="00C13BDB"/>
    <w:rsid w:val="00C1412F"/>
    <w:rsid w:val="00C142C5"/>
    <w:rsid w:val="00C14C8C"/>
    <w:rsid w:val="00C1686B"/>
    <w:rsid w:val="00C1694B"/>
    <w:rsid w:val="00C16CB9"/>
    <w:rsid w:val="00C173BC"/>
    <w:rsid w:val="00C17E73"/>
    <w:rsid w:val="00C17EC1"/>
    <w:rsid w:val="00C20339"/>
    <w:rsid w:val="00C2091E"/>
    <w:rsid w:val="00C216FE"/>
    <w:rsid w:val="00C21B27"/>
    <w:rsid w:val="00C21F0D"/>
    <w:rsid w:val="00C239DA"/>
    <w:rsid w:val="00C23AD2"/>
    <w:rsid w:val="00C23CBB"/>
    <w:rsid w:val="00C243DF"/>
    <w:rsid w:val="00C24457"/>
    <w:rsid w:val="00C24FC6"/>
    <w:rsid w:val="00C25117"/>
    <w:rsid w:val="00C253A7"/>
    <w:rsid w:val="00C25664"/>
    <w:rsid w:val="00C258B4"/>
    <w:rsid w:val="00C25E37"/>
    <w:rsid w:val="00C25E8C"/>
    <w:rsid w:val="00C2626E"/>
    <w:rsid w:val="00C26DAA"/>
    <w:rsid w:val="00C270B5"/>
    <w:rsid w:val="00C2710A"/>
    <w:rsid w:val="00C2714C"/>
    <w:rsid w:val="00C2741E"/>
    <w:rsid w:val="00C27778"/>
    <w:rsid w:val="00C27F47"/>
    <w:rsid w:val="00C308F4"/>
    <w:rsid w:val="00C3099B"/>
    <w:rsid w:val="00C309D2"/>
    <w:rsid w:val="00C31A17"/>
    <w:rsid w:val="00C31AA4"/>
    <w:rsid w:val="00C31CBB"/>
    <w:rsid w:val="00C321EE"/>
    <w:rsid w:val="00C32288"/>
    <w:rsid w:val="00C326F8"/>
    <w:rsid w:val="00C3449A"/>
    <w:rsid w:val="00C34722"/>
    <w:rsid w:val="00C34DB9"/>
    <w:rsid w:val="00C34DE8"/>
    <w:rsid w:val="00C34FCB"/>
    <w:rsid w:val="00C35063"/>
    <w:rsid w:val="00C3565E"/>
    <w:rsid w:val="00C35964"/>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10"/>
    <w:rsid w:val="00C436CF"/>
    <w:rsid w:val="00C43F14"/>
    <w:rsid w:val="00C44439"/>
    <w:rsid w:val="00C44552"/>
    <w:rsid w:val="00C45654"/>
    <w:rsid w:val="00C458B2"/>
    <w:rsid w:val="00C45C05"/>
    <w:rsid w:val="00C46687"/>
    <w:rsid w:val="00C4690C"/>
    <w:rsid w:val="00C46D3D"/>
    <w:rsid w:val="00C4711D"/>
    <w:rsid w:val="00C4773B"/>
    <w:rsid w:val="00C504D0"/>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473"/>
    <w:rsid w:val="00C54566"/>
    <w:rsid w:val="00C545F0"/>
    <w:rsid w:val="00C5484E"/>
    <w:rsid w:val="00C55310"/>
    <w:rsid w:val="00C55D06"/>
    <w:rsid w:val="00C55D97"/>
    <w:rsid w:val="00C56741"/>
    <w:rsid w:val="00C5676B"/>
    <w:rsid w:val="00C567DA"/>
    <w:rsid w:val="00C579A0"/>
    <w:rsid w:val="00C57E0E"/>
    <w:rsid w:val="00C61128"/>
    <w:rsid w:val="00C61461"/>
    <w:rsid w:val="00C619ED"/>
    <w:rsid w:val="00C61BB3"/>
    <w:rsid w:val="00C62157"/>
    <w:rsid w:val="00C63729"/>
    <w:rsid w:val="00C641EA"/>
    <w:rsid w:val="00C648CC"/>
    <w:rsid w:val="00C64D2F"/>
    <w:rsid w:val="00C64EC6"/>
    <w:rsid w:val="00C65847"/>
    <w:rsid w:val="00C65ED9"/>
    <w:rsid w:val="00C661B6"/>
    <w:rsid w:val="00C662A7"/>
    <w:rsid w:val="00C66334"/>
    <w:rsid w:val="00C66993"/>
    <w:rsid w:val="00C67246"/>
    <w:rsid w:val="00C67DB0"/>
    <w:rsid w:val="00C70070"/>
    <w:rsid w:val="00C70461"/>
    <w:rsid w:val="00C7090C"/>
    <w:rsid w:val="00C70DA3"/>
    <w:rsid w:val="00C714EA"/>
    <w:rsid w:val="00C7167A"/>
    <w:rsid w:val="00C7364F"/>
    <w:rsid w:val="00C73AB7"/>
    <w:rsid w:val="00C73D6D"/>
    <w:rsid w:val="00C74751"/>
    <w:rsid w:val="00C74B0E"/>
    <w:rsid w:val="00C74D30"/>
    <w:rsid w:val="00C75356"/>
    <w:rsid w:val="00C75585"/>
    <w:rsid w:val="00C75C99"/>
    <w:rsid w:val="00C75D27"/>
    <w:rsid w:val="00C75E4A"/>
    <w:rsid w:val="00C76BFD"/>
    <w:rsid w:val="00C76E7B"/>
    <w:rsid w:val="00C77A1C"/>
    <w:rsid w:val="00C77E5A"/>
    <w:rsid w:val="00C800BC"/>
    <w:rsid w:val="00C80139"/>
    <w:rsid w:val="00C81034"/>
    <w:rsid w:val="00C81153"/>
    <w:rsid w:val="00C81174"/>
    <w:rsid w:val="00C811F0"/>
    <w:rsid w:val="00C8129F"/>
    <w:rsid w:val="00C81D23"/>
    <w:rsid w:val="00C81E17"/>
    <w:rsid w:val="00C8242C"/>
    <w:rsid w:val="00C82760"/>
    <w:rsid w:val="00C828EA"/>
    <w:rsid w:val="00C82DE8"/>
    <w:rsid w:val="00C8396F"/>
    <w:rsid w:val="00C83DD3"/>
    <w:rsid w:val="00C84087"/>
    <w:rsid w:val="00C8418E"/>
    <w:rsid w:val="00C84944"/>
    <w:rsid w:val="00C85B53"/>
    <w:rsid w:val="00C85E0A"/>
    <w:rsid w:val="00C862F8"/>
    <w:rsid w:val="00C86711"/>
    <w:rsid w:val="00C8720C"/>
    <w:rsid w:val="00C90221"/>
    <w:rsid w:val="00C902B2"/>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992"/>
    <w:rsid w:val="00CA1A43"/>
    <w:rsid w:val="00CA1C94"/>
    <w:rsid w:val="00CA1CC7"/>
    <w:rsid w:val="00CA1E64"/>
    <w:rsid w:val="00CA2A43"/>
    <w:rsid w:val="00CA2BD3"/>
    <w:rsid w:val="00CA3044"/>
    <w:rsid w:val="00CA3168"/>
    <w:rsid w:val="00CA39E2"/>
    <w:rsid w:val="00CA3FA9"/>
    <w:rsid w:val="00CA40A4"/>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6CC"/>
    <w:rsid w:val="00CB6782"/>
    <w:rsid w:val="00CB6892"/>
    <w:rsid w:val="00CB692B"/>
    <w:rsid w:val="00CB7023"/>
    <w:rsid w:val="00CB724B"/>
    <w:rsid w:val="00CB7F24"/>
    <w:rsid w:val="00CC05F3"/>
    <w:rsid w:val="00CC0B0E"/>
    <w:rsid w:val="00CC0DE8"/>
    <w:rsid w:val="00CC1194"/>
    <w:rsid w:val="00CC13B2"/>
    <w:rsid w:val="00CC196E"/>
    <w:rsid w:val="00CC2664"/>
    <w:rsid w:val="00CC2DD6"/>
    <w:rsid w:val="00CC2F05"/>
    <w:rsid w:val="00CC33F8"/>
    <w:rsid w:val="00CC3D99"/>
    <w:rsid w:val="00CC46C6"/>
    <w:rsid w:val="00CC497B"/>
    <w:rsid w:val="00CC4C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D72F7"/>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E7E8B"/>
    <w:rsid w:val="00CF0E9B"/>
    <w:rsid w:val="00CF297A"/>
    <w:rsid w:val="00CF2BD9"/>
    <w:rsid w:val="00CF327B"/>
    <w:rsid w:val="00CF3432"/>
    <w:rsid w:val="00CF3687"/>
    <w:rsid w:val="00CF36DB"/>
    <w:rsid w:val="00CF3842"/>
    <w:rsid w:val="00CF3FAE"/>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ABC"/>
    <w:rsid w:val="00D04EA8"/>
    <w:rsid w:val="00D05338"/>
    <w:rsid w:val="00D059C9"/>
    <w:rsid w:val="00D07308"/>
    <w:rsid w:val="00D07A1C"/>
    <w:rsid w:val="00D07AA4"/>
    <w:rsid w:val="00D103FC"/>
    <w:rsid w:val="00D10425"/>
    <w:rsid w:val="00D11102"/>
    <w:rsid w:val="00D11C25"/>
    <w:rsid w:val="00D11DDC"/>
    <w:rsid w:val="00D13A3D"/>
    <w:rsid w:val="00D13FB3"/>
    <w:rsid w:val="00D1451F"/>
    <w:rsid w:val="00D148CE"/>
    <w:rsid w:val="00D14E24"/>
    <w:rsid w:val="00D151B4"/>
    <w:rsid w:val="00D174C0"/>
    <w:rsid w:val="00D178A9"/>
    <w:rsid w:val="00D17AF7"/>
    <w:rsid w:val="00D210B8"/>
    <w:rsid w:val="00D21279"/>
    <w:rsid w:val="00D21D7D"/>
    <w:rsid w:val="00D22176"/>
    <w:rsid w:val="00D22E7B"/>
    <w:rsid w:val="00D22F70"/>
    <w:rsid w:val="00D22FDA"/>
    <w:rsid w:val="00D23608"/>
    <w:rsid w:val="00D23ACB"/>
    <w:rsid w:val="00D23E45"/>
    <w:rsid w:val="00D23FE3"/>
    <w:rsid w:val="00D24E1C"/>
    <w:rsid w:val="00D257C2"/>
    <w:rsid w:val="00D268DB"/>
    <w:rsid w:val="00D26D6A"/>
    <w:rsid w:val="00D273EB"/>
    <w:rsid w:val="00D27DE1"/>
    <w:rsid w:val="00D3040B"/>
    <w:rsid w:val="00D30D64"/>
    <w:rsid w:val="00D31541"/>
    <w:rsid w:val="00D317C9"/>
    <w:rsid w:val="00D3239C"/>
    <w:rsid w:val="00D32655"/>
    <w:rsid w:val="00D3274D"/>
    <w:rsid w:val="00D327B6"/>
    <w:rsid w:val="00D32818"/>
    <w:rsid w:val="00D32836"/>
    <w:rsid w:val="00D329A9"/>
    <w:rsid w:val="00D32BDE"/>
    <w:rsid w:val="00D32C6C"/>
    <w:rsid w:val="00D32E97"/>
    <w:rsid w:val="00D33982"/>
    <w:rsid w:val="00D33A99"/>
    <w:rsid w:val="00D3402E"/>
    <w:rsid w:val="00D347C1"/>
    <w:rsid w:val="00D3598A"/>
    <w:rsid w:val="00D36244"/>
    <w:rsid w:val="00D36309"/>
    <w:rsid w:val="00D36658"/>
    <w:rsid w:val="00D36A9C"/>
    <w:rsid w:val="00D37046"/>
    <w:rsid w:val="00D40B74"/>
    <w:rsid w:val="00D40D8B"/>
    <w:rsid w:val="00D413E8"/>
    <w:rsid w:val="00D4177A"/>
    <w:rsid w:val="00D41BAC"/>
    <w:rsid w:val="00D41E39"/>
    <w:rsid w:val="00D41FBB"/>
    <w:rsid w:val="00D42140"/>
    <w:rsid w:val="00D4215C"/>
    <w:rsid w:val="00D4285A"/>
    <w:rsid w:val="00D42D2A"/>
    <w:rsid w:val="00D4358D"/>
    <w:rsid w:val="00D4388D"/>
    <w:rsid w:val="00D43913"/>
    <w:rsid w:val="00D43C66"/>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4286"/>
    <w:rsid w:val="00D54721"/>
    <w:rsid w:val="00D55087"/>
    <w:rsid w:val="00D55C31"/>
    <w:rsid w:val="00D55DB6"/>
    <w:rsid w:val="00D55F46"/>
    <w:rsid w:val="00D562F7"/>
    <w:rsid w:val="00D56B4A"/>
    <w:rsid w:val="00D57357"/>
    <w:rsid w:val="00D57A82"/>
    <w:rsid w:val="00D57C81"/>
    <w:rsid w:val="00D6030A"/>
    <w:rsid w:val="00D606F2"/>
    <w:rsid w:val="00D61E13"/>
    <w:rsid w:val="00D61F36"/>
    <w:rsid w:val="00D62211"/>
    <w:rsid w:val="00D63140"/>
    <w:rsid w:val="00D6319B"/>
    <w:rsid w:val="00D63641"/>
    <w:rsid w:val="00D6456D"/>
    <w:rsid w:val="00D646FB"/>
    <w:rsid w:val="00D64B51"/>
    <w:rsid w:val="00D6546D"/>
    <w:rsid w:val="00D65661"/>
    <w:rsid w:val="00D65E1E"/>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3AA0"/>
    <w:rsid w:val="00D74145"/>
    <w:rsid w:val="00D74697"/>
    <w:rsid w:val="00D75201"/>
    <w:rsid w:val="00D752F2"/>
    <w:rsid w:val="00D7623A"/>
    <w:rsid w:val="00D76447"/>
    <w:rsid w:val="00D7673F"/>
    <w:rsid w:val="00D77161"/>
    <w:rsid w:val="00D77273"/>
    <w:rsid w:val="00D772FC"/>
    <w:rsid w:val="00D77514"/>
    <w:rsid w:val="00D77952"/>
    <w:rsid w:val="00D77B8A"/>
    <w:rsid w:val="00D8037F"/>
    <w:rsid w:val="00D806B5"/>
    <w:rsid w:val="00D8128F"/>
    <w:rsid w:val="00D8197D"/>
    <w:rsid w:val="00D81E87"/>
    <w:rsid w:val="00D82C74"/>
    <w:rsid w:val="00D832E7"/>
    <w:rsid w:val="00D83578"/>
    <w:rsid w:val="00D83B10"/>
    <w:rsid w:val="00D83EAD"/>
    <w:rsid w:val="00D846E3"/>
    <w:rsid w:val="00D8508E"/>
    <w:rsid w:val="00D85266"/>
    <w:rsid w:val="00D85436"/>
    <w:rsid w:val="00D85819"/>
    <w:rsid w:val="00D85D87"/>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B"/>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D61"/>
    <w:rsid w:val="00DB0F6D"/>
    <w:rsid w:val="00DB28BC"/>
    <w:rsid w:val="00DB2B7A"/>
    <w:rsid w:val="00DB3490"/>
    <w:rsid w:val="00DB36E0"/>
    <w:rsid w:val="00DB3A03"/>
    <w:rsid w:val="00DB3AA4"/>
    <w:rsid w:val="00DB41B4"/>
    <w:rsid w:val="00DB4232"/>
    <w:rsid w:val="00DB49BE"/>
    <w:rsid w:val="00DB4BBA"/>
    <w:rsid w:val="00DB55B8"/>
    <w:rsid w:val="00DB6013"/>
    <w:rsid w:val="00DB605B"/>
    <w:rsid w:val="00DB6351"/>
    <w:rsid w:val="00DB6822"/>
    <w:rsid w:val="00DB6D64"/>
    <w:rsid w:val="00DB7880"/>
    <w:rsid w:val="00DB7D63"/>
    <w:rsid w:val="00DB7ED9"/>
    <w:rsid w:val="00DC03A7"/>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0C21"/>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64"/>
    <w:rsid w:val="00DF4491"/>
    <w:rsid w:val="00DF4518"/>
    <w:rsid w:val="00DF481A"/>
    <w:rsid w:val="00DF4E81"/>
    <w:rsid w:val="00DF5545"/>
    <w:rsid w:val="00DF5C11"/>
    <w:rsid w:val="00DF5C39"/>
    <w:rsid w:val="00DF5F8C"/>
    <w:rsid w:val="00DF65F0"/>
    <w:rsid w:val="00DF751A"/>
    <w:rsid w:val="00DF7E8F"/>
    <w:rsid w:val="00E008DF"/>
    <w:rsid w:val="00E017FC"/>
    <w:rsid w:val="00E01F90"/>
    <w:rsid w:val="00E0246E"/>
    <w:rsid w:val="00E02621"/>
    <w:rsid w:val="00E02874"/>
    <w:rsid w:val="00E033CF"/>
    <w:rsid w:val="00E04C23"/>
    <w:rsid w:val="00E05C91"/>
    <w:rsid w:val="00E05F39"/>
    <w:rsid w:val="00E06192"/>
    <w:rsid w:val="00E069F5"/>
    <w:rsid w:val="00E07350"/>
    <w:rsid w:val="00E07FED"/>
    <w:rsid w:val="00E104A5"/>
    <w:rsid w:val="00E1052E"/>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A7F"/>
    <w:rsid w:val="00E25C7C"/>
    <w:rsid w:val="00E262C3"/>
    <w:rsid w:val="00E2688B"/>
    <w:rsid w:val="00E269E7"/>
    <w:rsid w:val="00E300DA"/>
    <w:rsid w:val="00E3028F"/>
    <w:rsid w:val="00E3092C"/>
    <w:rsid w:val="00E31824"/>
    <w:rsid w:val="00E3213E"/>
    <w:rsid w:val="00E32270"/>
    <w:rsid w:val="00E32C06"/>
    <w:rsid w:val="00E32F4C"/>
    <w:rsid w:val="00E3346E"/>
    <w:rsid w:val="00E335D5"/>
    <w:rsid w:val="00E33FC9"/>
    <w:rsid w:val="00E3442D"/>
    <w:rsid w:val="00E34D28"/>
    <w:rsid w:val="00E34EA0"/>
    <w:rsid w:val="00E3562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47FA2"/>
    <w:rsid w:val="00E501D7"/>
    <w:rsid w:val="00E506A3"/>
    <w:rsid w:val="00E50AE6"/>
    <w:rsid w:val="00E5140F"/>
    <w:rsid w:val="00E5179F"/>
    <w:rsid w:val="00E522EC"/>
    <w:rsid w:val="00E54F0A"/>
    <w:rsid w:val="00E552C5"/>
    <w:rsid w:val="00E55B3E"/>
    <w:rsid w:val="00E55E68"/>
    <w:rsid w:val="00E564AF"/>
    <w:rsid w:val="00E56972"/>
    <w:rsid w:val="00E57672"/>
    <w:rsid w:val="00E60FAD"/>
    <w:rsid w:val="00E61293"/>
    <w:rsid w:val="00E61CCE"/>
    <w:rsid w:val="00E63EB1"/>
    <w:rsid w:val="00E64464"/>
    <w:rsid w:val="00E6587D"/>
    <w:rsid w:val="00E65E22"/>
    <w:rsid w:val="00E66056"/>
    <w:rsid w:val="00E664C5"/>
    <w:rsid w:val="00E66505"/>
    <w:rsid w:val="00E6657E"/>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2E71"/>
    <w:rsid w:val="00E83D22"/>
    <w:rsid w:val="00E845EC"/>
    <w:rsid w:val="00E8461C"/>
    <w:rsid w:val="00E84754"/>
    <w:rsid w:val="00E849A5"/>
    <w:rsid w:val="00E84DCD"/>
    <w:rsid w:val="00E850EE"/>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15C"/>
    <w:rsid w:val="00E974C5"/>
    <w:rsid w:val="00EA095D"/>
    <w:rsid w:val="00EA10B9"/>
    <w:rsid w:val="00EA18E0"/>
    <w:rsid w:val="00EA1FAE"/>
    <w:rsid w:val="00EA202A"/>
    <w:rsid w:val="00EA210E"/>
    <w:rsid w:val="00EA2171"/>
    <w:rsid w:val="00EA226C"/>
    <w:rsid w:val="00EA2345"/>
    <w:rsid w:val="00EA2461"/>
    <w:rsid w:val="00EA25AF"/>
    <w:rsid w:val="00EA271A"/>
    <w:rsid w:val="00EA37B0"/>
    <w:rsid w:val="00EA4180"/>
    <w:rsid w:val="00EA4E87"/>
    <w:rsid w:val="00EA55E1"/>
    <w:rsid w:val="00EA56B1"/>
    <w:rsid w:val="00EA575D"/>
    <w:rsid w:val="00EA5BC7"/>
    <w:rsid w:val="00EA5F15"/>
    <w:rsid w:val="00EA6439"/>
    <w:rsid w:val="00EA6569"/>
    <w:rsid w:val="00EA7527"/>
    <w:rsid w:val="00EA7D43"/>
    <w:rsid w:val="00EB0050"/>
    <w:rsid w:val="00EB09B3"/>
    <w:rsid w:val="00EB101A"/>
    <w:rsid w:val="00EB1136"/>
    <w:rsid w:val="00EB1D20"/>
    <w:rsid w:val="00EB3612"/>
    <w:rsid w:val="00EB40E3"/>
    <w:rsid w:val="00EB4546"/>
    <w:rsid w:val="00EB456E"/>
    <w:rsid w:val="00EB5196"/>
    <w:rsid w:val="00EB5374"/>
    <w:rsid w:val="00EB54AD"/>
    <w:rsid w:val="00EB5697"/>
    <w:rsid w:val="00EB5F3E"/>
    <w:rsid w:val="00EB5F74"/>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3C51"/>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9F3"/>
    <w:rsid w:val="00ED7DAC"/>
    <w:rsid w:val="00ED7E96"/>
    <w:rsid w:val="00EE05BF"/>
    <w:rsid w:val="00EE1169"/>
    <w:rsid w:val="00EE1FAB"/>
    <w:rsid w:val="00EE25BB"/>
    <w:rsid w:val="00EE2CC4"/>
    <w:rsid w:val="00EE4450"/>
    <w:rsid w:val="00EE4579"/>
    <w:rsid w:val="00EE47F6"/>
    <w:rsid w:val="00EE4921"/>
    <w:rsid w:val="00EE4A19"/>
    <w:rsid w:val="00EE5363"/>
    <w:rsid w:val="00EE5590"/>
    <w:rsid w:val="00EE55DF"/>
    <w:rsid w:val="00EE5892"/>
    <w:rsid w:val="00EE6620"/>
    <w:rsid w:val="00EE6B5D"/>
    <w:rsid w:val="00EE6BFE"/>
    <w:rsid w:val="00EE72FC"/>
    <w:rsid w:val="00EE766D"/>
    <w:rsid w:val="00EE78D7"/>
    <w:rsid w:val="00EF0210"/>
    <w:rsid w:val="00EF184A"/>
    <w:rsid w:val="00EF1A3E"/>
    <w:rsid w:val="00EF1B85"/>
    <w:rsid w:val="00EF264B"/>
    <w:rsid w:val="00EF2A9C"/>
    <w:rsid w:val="00EF2BB5"/>
    <w:rsid w:val="00EF3C4B"/>
    <w:rsid w:val="00EF3E7C"/>
    <w:rsid w:val="00EF3F08"/>
    <w:rsid w:val="00EF3FED"/>
    <w:rsid w:val="00EF402D"/>
    <w:rsid w:val="00EF5D61"/>
    <w:rsid w:val="00EF5D6A"/>
    <w:rsid w:val="00EF652C"/>
    <w:rsid w:val="00EF66A4"/>
    <w:rsid w:val="00EF6AB2"/>
    <w:rsid w:val="00EF6BF6"/>
    <w:rsid w:val="00EF6DF6"/>
    <w:rsid w:val="00EF7632"/>
    <w:rsid w:val="00EF7638"/>
    <w:rsid w:val="00EF7703"/>
    <w:rsid w:val="00F00750"/>
    <w:rsid w:val="00F00C6C"/>
    <w:rsid w:val="00F018D8"/>
    <w:rsid w:val="00F01928"/>
    <w:rsid w:val="00F0241A"/>
    <w:rsid w:val="00F024B2"/>
    <w:rsid w:val="00F030D2"/>
    <w:rsid w:val="00F0519B"/>
    <w:rsid w:val="00F056C8"/>
    <w:rsid w:val="00F05D0E"/>
    <w:rsid w:val="00F0647A"/>
    <w:rsid w:val="00F0687B"/>
    <w:rsid w:val="00F06DE6"/>
    <w:rsid w:val="00F06DF2"/>
    <w:rsid w:val="00F06F1B"/>
    <w:rsid w:val="00F06F1C"/>
    <w:rsid w:val="00F111B3"/>
    <w:rsid w:val="00F1298D"/>
    <w:rsid w:val="00F12B72"/>
    <w:rsid w:val="00F1394A"/>
    <w:rsid w:val="00F13CB4"/>
    <w:rsid w:val="00F13F73"/>
    <w:rsid w:val="00F14364"/>
    <w:rsid w:val="00F14B18"/>
    <w:rsid w:val="00F14F1F"/>
    <w:rsid w:val="00F151D3"/>
    <w:rsid w:val="00F15345"/>
    <w:rsid w:val="00F15C10"/>
    <w:rsid w:val="00F15CAB"/>
    <w:rsid w:val="00F16981"/>
    <w:rsid w:val="00F209AD"/>
    <w:rsid w:val="00F21427"/>
    <w:rsid w:val="00F217B0"/>
    <w:rsid w:val="00F229D5"/>
    <w:rsid w:val="00F22F3E"/>
    <w:rsid w:val="00F23ADC"/>
    <w:rsid w:val="00F25015"/>
    <w:rsid w:val="00F257F0"/>
    <w:rsid w:val="00F25B7C"/>
    <w:rsid w:val="00F25C50"/>
    <w:rsid w:val="00F25CB4"/>
    <w:rsid w:val="00F26017"/>
    <w:rsid w:val="00F26615"/>
    <w:rsid w:val="00F2677E"/>
    <w:rsid w:val="00F26992"/>
    <w:rsid w:val="00F26E1A"/>
    <w:rsid w:val="00F26E62"/>
    <w:rsid w:val="00F271A8"/>
    <w:rsid w:val="00F277DB"/>
    <w:rsid w:val="00F27977"/>
    <w:rsid w:val="00F27A42"/>
    <w:rsid w:val="00F27DAE"/>
    <w:rsid w:val="00F30031"/>
    <w:rsid w:val="00F30505"/>
    <w:rsid w:val="00F31000"/>
    <w:rsid w:val="00F31399"/>
    <w:rsid w:val="00F320C0"/>
    <w:rsid w:val="00F322EC"/>
    <w:rsid w:val="00F32B30"/>
    <w:rsid w:val="00F3302D"/>
    <w:rsid w:val="00F33503"/>
    <w:rsid w:val="00F33CAE"/>
    <w:rsid w:val="00F33EC8"/>
    <w:rsid w:val="00F340E0"/>
    <w:rsid w:val="00F34152"/>
    <w:rsid w:val="00F34653"/>
    <w:rsid w:val="00F34C55"/>
    <w:rsid w:val="00F34C87"/>
    <w:rsid w:val="00F359E8"/>
    <w:rsid w:val="00F35F04"/>
    <w:rsid w:val="00F365DC"/>
    <w:rsid w:val="00F3679F"/>
    <w:rsid w:val="00F40B97"/>
    <w:rsid w:val="00F40FA4"/>
    <w:rsid w:val="00F41C85"/>
    <w:rsid w:val="00F4203D"/>
    <w:rsid w:val="00F42BA4"/>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B30"/>
    <w:rsid w:val="00F55D0F"/>
    <w:rsid w:val="00F56270"/>
    <w:rsid w:val="00F562A9"/>
    <w:rsid w:val="00F5685E"/>
    <w:rsid w:val="00F573CB"/>
    <w:rsid w:val="00F57457"/>
    <w:rsid w:val="00F57490"/>
    <w:rsid w:val="00F5761C"/>
    <w:rsid w:val="00F57828"/>
    <w:rsid w:val="00F57CF3"/>
    <w:rsid w:val="00F57CFE"/>
    <w:rsid w:val="00F57D0C"/>
    <w:rsid w:val="00F6007E"/>
    <w:rsid w:val="00F60640"/>
    <w:rsid w:val="00F607B0"/>
    <w:rsid w:val="00F60B83"/>
    <w:rsid w:val="00F61159"/>
    <w:rsid w:val="00F61259"/>
    <w:rsid w:val="00F627C3"/>
    <w:rsid w:val="00F629E4"/>
    <w:rsid w:val="00F62EE0"/>
    <w:rsid w:val="00F6301B"/>
    <w:rsid w:val="00F63D5A"/>
    <w:rsid w:val="00F63FE8"/>
    <w:rsid w:val="00F64BC5"/>
    <w:rsid w:val="00F650B4"/>
    <w:rsid w:val="00F65192"/>
    <w:rsid w:val="00F654FA"/>
    <w:rsid w:val="00F65C1B"/>
    <w:rsid w:val="00F67A45"/>
    <w:rsid w:val="00F67F4E"/>
    <w:rsid w:val="00F70013"/>
    <w:rsid w:val="00F702EE"/>
    <w:rsid w:val="00F70336"/>
    <w:rsid w:val="00F71F0C"/>
    <w:rsid w:val="00F72C93"/>
    <w:rsid w:val="00F72CE5"/>
    <w:rsid w:val="00F74253"/>
    <w:rsid w:val="00F7480B"/>
    <w:rsid w:val="00F7512C"/>
    <w:rsid w:val="00F751B7"/>
    <w:rsid w:val="00F76C0D"/>
    <w:rsid w:val="00F76E70"/>
    <w:rsid w:val="00F77299"/>
    <w:rsid w:val="00F77A0F"/>
    <w:rsid w:val="00F80280"/>
    <w:rsid w:val="00F8036B"/>
    <w:rsid w:val="00F8047C"/>
    <w:rsid w:val="00F80840"/>
    <w:rsid w:val="00F80AD1"/>
    <w:rsid w:val="00F81032"/>
    <w:rsid w:val="00F810AE"/>
    <w:rsid w:val="00F81504"/>
    <w:rsid w:val="00F818A6"/>
    <w:rsid w:val="00F81ADD"/>
    <w:rsid w:val="00F82417"/>
    <w:rsid w:val="00F82580"/>
    <w:rsid w:val="00F83CF9"/>
    <w:rsid w:val="00F8409E"/>
    <w:rsid w:val="00F842C0"/>
    <w:rsid w:val="00F84467"/>
    <w:rsid w:val="00F8496F"/>
    <w:rsid w:val="00F84990"/>
    <w:rsid w:val="00F84EFC"/>
    <w:rsid w:val="00F85619"/>
    <w:rsid w:val="00F8571B"/>
    <w:rsid w:val="00F85F7E"/>
    <w:rsid w:val="00F86ED7"/>
    <w:rsid w:val="00F9004B"/>
    <w:rsid w:val="00F90758"/>
    <w:rsid w:val="00F91239"/>
    <w:rsid w:val="00F915E0"/>
    <w:rsid w:val="00F926EC"/>
    <w:rsid w:val="00F92833"/>
    <w:rsid w:val="00F9305E"/>
    <w:rsid w:val="00F9317D"/>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4A3"/>
    <w:rsid w:val="00FA5780"/>
    <w:rsid w:val="00FA5937"/>
    <w:rsid w:val="00FA718F"/>
    <w:rsid w:val="00FA79C2"/>
    <w:rsid w:val="00FA7DCE"/>
    <w:rsid w:val="00FA7EAA"/>
    <w:rsid w:val="00FB0A65"/>
    <w:rsid w:val="00FB0AEF"/>
    <w:rsid w:val="00FB0B85"/>
    <w:rsid w:val="00FB18FD"/>
    <w:rsid w:val="00FB2358"/>
    <w:rsid w:val="00FB2783"/>
    <w:rsid w:val="00FB2995"/>
    <w:rsid w:val="00FB2CF9"/>
    <w:rsid w:val="00FB2D9C"/>
    <w:rsid w:val="00FB38E3"/>
    <w:rsid w:val="00FB3951"/>
    <w:rsid w:val="00FB39FB"/>
    <w:rsid w:val="00FB3ECA"/>
    <w:rsid w:val="00FB3FFD"/>
    <w:rsid w:val="00FB4614"/>
    <w:rsid w:val="00FB461D"/>
    <w:rsid w:val="00FB4A92"/>
    <w:rsid w:val="00FB57E6"/>
    <w:rsid w:val="00FB5B9E"/>
    <w:rsid w:val="00FB6D88"/>
    <w:rsid w:val="00FB6FDE"/>
    <w:rsid w:val="00FB7265"/>
    <w:rsid w:val="00FB7A93"/>
    <w:rsid w:val="00FB7BCE"/>
    <w:rsid w:val="00FB7CFE"/>
    <w:rsid w:val="00FC089F"/>
    <w:rsid w:val="00FC0F6C"/>
    <w:rsid w:val="00FC11CC"/>
    <w:rsid w:val="00FC1756"/>
    <w:rsid w:val="00FC1DCB"/>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83"/>
    <w:rsid w:val="00FD0FA6"/>
    <w:rsid w:val="00FD2E89"/>
    <w:rsid w:val="00FD316C"/>
    <w:rsid w:val="00FD3A96"/>
    <w:rsid w:val="00FD3BDB"/>
    <w:rsid w:val="00FD4100"/>
    <w:rsid w:val="00FD50C6"/>
    <w:rsid w:val="00FD55B9"/>
    <w:rsid w:val="00FD5FD7"/>
    <w:rsid w:val="00FD63F8"/>
    <w:rsid w:val="00FD645E"/>
    <w:rsid w:val="00FD6AD6"/>
    <w:rsid w:val="00FD6B50"/>
    <w:rsid w:val="00FD6F5E"/>
    <w:rsid w:val="00FD77C0"/>
    <w:rsid w:val="00FD7AAD"/>
    <w:rsid w:val="00FE031E"/>
    <w:rsid w:val="00FE06BC"/>
    <w:rsid w:val="00FE0E51"/>
    <w:rsid w:val="00FE17EA"/>
    <w:rsid w:val="00FE1FCD"/>
    <w:rsid w:val="00FE277F"/>
    <w:rsid w:val="00FE2CC5"/>
    <w:rsid w:val="00FE3565"/>
    <w:rsid w:val="00FE379B"/>
    <w:rsid w:val="00FE3DB4"/>
    <w:rsid w:val="00FE6522"/>
    <w:rsid w:val="00FE6D64"/>
    <w:rsid w:val="00FE76C0"/>
    <w:rsid w:val="00FE7FD2"/>
    <w:rsid w:val="00FE7FEF"/>
    <w:rsid w:val="00FF0024"/>
    <w:rsid w:val="00FF010E"/>
    <w:rsid w:val="00FF0EBB"/>
    <w:rsid w:val="00FF24F8"/>
    <w:rsid w:val="00FF4975"/>
    <w:rsid w:val="00FF6013"/>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9641E"/>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9641E"/>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335111749">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474568618">
      <w:bodyDiv w:val="1"/>
      <w:marLeft w:val="0"/>
      <w:marRight w:val="0"/>
      <w:marTop w:val="0"/>
      <w:marBottom w:val="0"/>
      <w:divBdr>
        <w:top w:val="none" w:sz="0" w:space="0" w:color="auto"/>
        <w:left w:val="none" w:sz="0" w:space="0" w:color="auto"/>
        <w:bottom w:val="none" w:sz="0" w:space="0" w:color="auto"/>
        <w:right w:val="none" w:sz="0" w:space="0" w:color="auto"/>
      </w:divBdr>
    </w:div>
    <w:div w:id="486670660">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BB489-CA78-5447-BF0F-CC17D6FF6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30</Pages>
  <Words>37030</Words>
  <Characters>211071</Characters>
  <Application>Microsoft Office Word</Application>
  <DocSecurity>0</DocSecurity>
  <Lines>1758</Lines>
  <Paragraphs>495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247606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99</cp:revision>
  <cp:lastPrinted>2019-07-25T21:06:00Z</cp:lastPrinted>
  <dcterms:created xsi:type="dcterms:W3CDTF">2019-07-26T09:57:00Z</dcterms:created>
  <dcterms:modified xsi:type="dcterms:W3CDTF">2019-07-30T09:11:00Z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