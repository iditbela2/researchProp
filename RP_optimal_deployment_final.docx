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E87BA7">
      <w:pPr>
        <w:ind w:right="-2"/>
        <w:jc w:val="center"/>
        <w:rPr>
          <w:rFonts w:cs="David"/>
        </w:rPr>
      </w:pPr>
      <w:r w:rsidRPr="00A10451">
        <w:rPr>
          <w:rFonts w:cs="David" w:hint="cs"/>
          <w:noProof/>
        </w:rPr>
        <w:drawing>
          <wp:anchor distT="0" distB="0" distL="114300" distR="114300" simplePos="0" relativeHeight="251637760" behindDoc="0" locked="0" layoutInCell="1" allowOverlap="1" wp14:anchorId="31A4910F" wp14:editId="0665DAB3">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E87BA7">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40BF45BC" w:rsidR="00E20BC7" w:rsidRPr="00A10451" w:rsidRDefault="00682A94" w:rsidP="00E87BA7">
      <w:pPr>
        <w:ind w:right="-2"/>
        <w:jc w:val="center"/>
        <w:rPr>
          <w:rFonts w:cs="David"/>
        </w:rPr>
      </w:pPr>
      <w:r w:rsidRPr="00A10451">
        <w:rPr>
          <w:rFonts w:cs="David" w:hint="cs"/>
        </w:rPr>
        <w:t>In fulfillment of the requirements for the Ph</w:t>
      </w:r>
      <w:r w:rsidR="000A4FE6">
        <w:rPr>
          <w:rFonts w:cs="David"/>
        </w:rPr>
        <w:t>.</w:t>
      </w:r>
      <w:r w:rsidRPr="00A10451">
        <w:rPr>
          <w:rFonts w:cs="David" w:hint="cs"/>
        </w:rPr>
        <w:t>D</w:t>
      </w:r>
      <w:r w:rsidR="000A4FE6">
        <w:rPr>
          <w:rFonts w:cs="David"/>
        </w:rPr>
        <w:t>.</w:t>
      </w:r>
      <w:r w:rsidRPr="00A10451">
        <w:rPr>
          <w:rFonts w:cs="David" w:hint="cs"/>
        </w:rPr>
        <w:t xml:space="preserve"> candidacy examination</w:t>
      </w:r>
    </w:p>
    <w:p w14:paraId="145667C9" w14:textId="51D837F3" w:rsidR="00682A94" w:rsidRPr="00A10451" w:rsidRDefault="00682A94" w:rsidP="00E87BA7">
      <w:pPr>
        <w:ind w:right="-2"/>
        <w:jc w:val="center"/>
        <w:rPr>
          <w:rFonts w:cs="David"/>
        </w:rPr>
      </w:pPr>
    </w:p>
    <w:p w14:paraId="6A222F63" w14:textId="429EC31D" w:rsidR="004F072C" w:rsidRPr="00A10451" w:rsidRDefault="007C6D6D" w:rsidP="002B55CD">
      <w:pPr>
        <w:ind w:right="-2"/>
        <w:jc w:val="center"/>
        <w:rPr>
          <w:rFonts w:cs="David"/>
          <w:sz w:val="48"/>
          <w:szCs w:val="48"/>
        </w:rPr>
      </w:pPr>
      <w:bookmarkStart w:id="0" w:name="OLE_LINK184"/>
      <w:bookmarkStart w:id="1" w:name="OLE_LINK185"/>
      <w:r>
        <w:rPr>
          <w:rFonts w:cs="David"/>
          <w:sz w:val="48"/>
          <w:szCs w:val="48"/>
        </w:rPr>
        <w:t>D</w:t>
      </w:r>
      <w:r w:rsidR="00150108">
        <w:rPr>
          <w:rFonts w:cs="David"/>
          <w:sz w:val="48"/>
          <w:szCs w:val="48"/>
        </w:rPr>
        <w:t>evelopment</w:t>
      </w:r>
      <w:r w:rsidR="004C22E7">
        <w:rPr>
          <w:rFonts w:cs="David"/>
          <w:sz w:val="48"/>
          <w:szCs w:val="48"/>
        </w:rPr>
        <w:t xml:space="preserve"> </w:t>
      </w:r>
      <w:r w:rsidR="005B0C85">
        <w:rPr>
          <w:rFonts w:cs="David"/>
          <w:sz w:val="48"/>
          <w:szCs w:val="48"/>
        </w:rPr>
        <w:t xml:space="preserve">of methods for </w:t>
      </w:r>
      <w:r w:rsidR="00395474">
        <w:rPr>
          <w:rFonts w:cs="David"/>
          <w:sz w:val="48"/>
          <w:szCs w:val="48"/>
        </w:rPr>
        <w:t>adaptive</w:t>
      </w:r>
      <w:r w:rsidR="007272F8">
        <w:rPr>
          <w:rFonts w:cs="David"/>
          <w:sz w:val="48"/>
          <w:szCs w:val="48"/>
        </w:rPr>
        <w:t xml:space="preserve"> </w:t>
      </w:r>
      <w:r w:rsidR="00666877">
        <w:rPr>
          <w:rFonts w:cs="David"/>
          <w:sz w:val="48"/>
          <w:szCs w:val="48"/>
        </w:rPr>
        <w:t xml:space="preserve">and </w:t>
      </w:r>
      <w:r w:rsidR="005B6581">
        <w:rPr>
          <w:rFonts w:cs="David"/>
          <w:sz w:val="48"/>
          <w:szCs w:val="48"/>
        </w:rPr>
        <w:t>optimal</w:t>
      </w:r>
      <w:r w:rsidR="002B55CD">
        <w:rPr>
          <w:rFonts w:cs="David" w:hint="cs"/>
          <w:sz w:val="48"/>
          <w:szCs w:val="48"/>
          <w:rtl/>
        </w:rPr>
        <w:t xml:space="preserve"> </w:t>
      </w:r>
      <w:r w:rsidR="00C31CBB" w:rsidRPr="00C31CBB">
        <w:rPr>
          <w:rFonts w:cs="David" w:hint="cs"/>
          <w:sz w:val="48"/>
          <w:szCs w:val="48"/>
        </w:rPr>
        <w:t>deployment</w:t>
      </w:r>
      <w:r w:rsidR="002575EF">
        <w:rPr>
          <w:rFonts w:cs="David"/>
          <w:sz w:val="48"/>
          <w:szCs w:val="48"/>
        </w:rPr>
        <w:t xml:space="preserve"> </w:t>
      </w:r>
      <w:r w:rsidR="004D4306">
        <w:rPr>
          <w:rFonts w:cs="David"/>
          <w:sz w:val="48"/>
          <w:szCs w:val="48"/>
        </w:rPr>
        <w:t xml:space="preserve">of heterogeneous </w:t>
      </w:r>
      <w:r w:rsidR="004D4306" w:rsidRPr="00A10451">
        <w:rPr>
          <w:rFonts w:cs="David" w:hint="cs"/>
          <w:sz w:val="48"/>
          <w:szCs w:val="48"/>
        </w:rPr>
        <w:t>sensor</w:t>
      </w:r>
      <w:r w:rsidR="004D4306">
        <w:rPr>
          <w:rFonts w:cs="David"/>
          <w:sz w:val="48"/>
          <w:szCs w:val="48"/>
        </w:rPr>
        <w:t xml:space="preserve"> array</w:t>
      </w:r>
      <w:r w:rsidR="004D4306" w:rsidRPr="00A10451">
        <w:rPr>
          <w:rFonts w:cs="David" w:hint="cs"/>
          <w:sz w:val="48"/>
          <w:szCs w:val="48"/>
        </w:rPr>
        <w:t xml:space="preserve"> </w:t>
      </w:r>
      <w:r w:rsidR="005B6581">
        <w:rPr>
          <w:rFonts w:cs="David"/>
          <w:sz w:val="48"/>
          <w:szCs w:val="48"/>
        </w:rPr>
        <w:t>for accurate</w:t>
      </w:r>
      <w:r w:rsidR="000A4FE6" w:rsidRPr="000A4FE6">
        <w:rPr>
          <w:rFonts w:cs="David"/>
          <w:sz w:val="48"/>
          <w:szCs w:val="48"/>
        </w:rPr>
        <w:t xml:space="preserve"> </w:t>
      </w:r>
      <w:r w:rsidR="00C93308">
        <w:rPr>
          <w:rFonts w:cs="David"/>
          <w:sz w:val="48"/>
          <w:szCs w:val="48"/>
        </w:rPr>
        <w:t>represent</w:t>
      </w:r>
      <w:r w:rsidR="005B6581">
        <w:rPr>
          <w:rFonts w:cs="David"/>
          <w:sz w:val="48"/>
          <w:szCs w:val="48"/>
        </w:rPr>
        <w:t>ation of</w:t>
      </w:r>
      <w:r w:rsidR="002575EF">
        <w:rPr>
          <w:rFonts w:cs="David"/>
          <w:sz w:val="48"/>
          <w:szCs w:val="48"/>
        </w:rPr>
        <w:t xml:space="preserve"> </w:t>
      </w:r>
      <w:r w:rsidR="00EA4E87">
        <w:rPr>
          <w:rFonts w:cs="David"/>
          <w:sz w:val="48"/>
          <w:szCs w:val="48"/>
        </w:rPr>
        <w:t>air pollution</w:t>
      </w:r>
      <w:r w:rsidR="00C93308">
        <w:rPr>
          <w:rFonts w:cs="David"/>
          <w:sz w:val="48"/>
          <w:szCs w:val="48"/>
        </w:rPr>
        <w:t xml:space="preserve"> </w:t>
      </w:r>
      <w:r w:rsidR="00171C12">
        <w:rPr>
          <w:rFonts w:cs="David"/>
          <w:sz w:val="48"/>
          <w:szCs w:val="48"/>
        </w:rPr>
        <w:t>and its</w:t>
      </w:r>
      <w:r w:rsidR="00427108">
        <w:rPr>
          <w:rFonts w:cs="David"/>
          <w:sz w:val="48"/>
          <w:szCs w:val="48"/>
        </w:rPr>
        <w:t xml:space="preserve"> </w:t>
      </w:r>
      <w:r w:rsidR="00171C12">
        <w:rPr>
          <w:rFonts w:cs="David"/>
          <w:sz w:val="48"/>
          <w:szCs w:val="48"/>
        </w:rPr>
        <w:t>sources</w:t>
      </w:r>
    </w:p>
    <w:bookmarkEnd w:id="0"/>
    <w:bookmarkEnd w:id="1"/>
    <w:p w14:paraId="3E533FF5" w14:textId="6978BF9A" w:rsidR="00682A94" w:rsidRPr="00A10451" w:rsidRDefault="00682A94" w:rsidP="00E87BA7">
      <w:pPr>
        <w:ind w:right="-2"/>
        <w:jc w:val="center"/>
        <w:rPr>
          <w:rFonts w:cs="David"/>
        </w:rPr>
      </w:pPr>
    </w:p>
    <w:p w14:paraId="0810E7CF" w14:textId="65ECC72D" w:rsidR="00E937F9" w:rsidRPr="00A10451" w:rsidRDefault="00395474" w:rsidP="00EB5F3E">
      <w:pPr>
        <w:bidi/>
        <w:ind w:right="-2"/>
        <w:jc w:val="center"/>
        <w:rPr>
          <w:rFonts w:cs="David"/>
          <w:color w:val="000000" w:themeColor="text1"/>
          <w:sz w:val="28"/>
          <w:szCs w:val="28"/>
          <w:rtl/>
        </w:rPr>
      </w:pPr>
      <w:r>
        <w:rPr>
          <w:rFonts w:cs="David" w:hint="cs"/>
          <w:color w:val="000000" w:themeColor="text1"/>
          <w:sz w:val="28"/>
          <w:szCs w:val="28"/>
          <w:rtl/>
        </w:rPr>
        <w:t xml:space="preserve">פיתוח </w:t>
      </w:r>
      <w:r w:rsidR="00BD4EBE">
        <w:rPr>
          <w:rFonts w:cs="David" w:hint="cs"/>
          <w:color w:val="000000" w:themeColor="text1"/>
          <w:sz w:val="28"/>
          <w:szCs w:val="28"/>
          <w:rtl/>
        </w:rPr>
        <w:t xml:space="preserve">שיטות </w:t>
      </w:r>
      <w:r w:rsidR="00687E02">
        <w:rPr>
          <w:rFonts w:cs="David" w:hint="cs"/>
          <w:color w:val="000000" w:themeColor="text1"/>
          <w:sz w:val="28"/>
          <w:szCs w:val="28"/>
          <w:rtl/>
        </w:rPr>
        <w:t>ל</w:t>
      </w:r>
      <w:r w:rsidR="00BD4EBE">
        <w:rPr>
          <w:rFonts w:cs="David" w:hint="cs"/>
          <w:color w:val="000000" w:themeColor="text1"/>
          <w:sz w:val="28"/>
          <w:szCs w:val="28"/>
          <w:rtl/>
        </w:rPr>
        <w:t>פריס</w:t>
      </w:r>
      <w:r w:rsidR="00687E02">
        <w:rPr>
          <w:rFonts w:cs="David" w:hint="cs"/>
          <w:color w:val="000000" w:themeColor="text1"/>
          <w:sz w:val="28"/>
          <w:szCs w:val="28"/>
          <w:rtl/>
        </w:rPr>
        <w:t xml:space="preserve">ה </w:t>
      </w:r>
      <w:r w:rsidR="007272F8">
        <w:rPr>
          <w:rFonts w:cs="David" w:hint="cs"/>
          <w:color w:val="000000" w:themeColor="text1"/>
          <w:sz w:val="28"/>
          <w:szCs w:val="28"/>
          <w:rtl/>
        </w:rPr>
        <w:t xml:space="preserve">אופטימלית </w:t>
      </w:r>
      <w:r w:rsidR="00666877">
        <w:rPr>
          <w:rFonts w:cs="David" w:hint="cs"/>
          <w:color w:val="000000" w:themeColor="text1"/>
          <w:sz w:val="28"/>
          <w:szCs w:val="28"/>
          <w:rtl/>
        </w:rPr>
        <w:t>ו</w:t>
      </w:r>
      <w:r w:rsidR="00785AC8">
        <w:rPr>
          <w:rFonts w:cs="David" w:hint="cs"/>
          <w:color w:val="000000" w:themeColor="text1"/>
          <w:sz w:val="28"/>
          <w:szCs w:val="28"/>
          <w:rtl/>
        </w:rPr>
        <w:t>אדפטיבית</w:t>
      </w:r>
      <w:r w:rsidR="00687E02">
        <w:rPr>
          <w:rFonts w:cs="David" w:hint="cs"/>
          <w:color w:val="000000" w:themeColor="text1"/>
          <w:sz w:val="28"/>
          <w:szCs w:val="28"/>
          <w:rtl/>
        </w:rPr>
        <w:t xml:space="preserve"> של</w:t>
      </w:r>
      <w:r w:rsidR="00BD4EBE">
        <w:rPr>
          <w:rFonts w:cs="David" w:hint="cs"/>
          <w:color w:val="000000" w:themeColor="text1"/>
          <w:sz w:val="28"/>
          <w:szCs w:val="28"/>
          <w:rtl/>
        </w:rPr>
        <w:t xml:space="preserve">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00635718"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 xml:space="preserve">לייצוג </w:t>
      </w:r>
      <w:r w:rsidR="00C12F18">
        <w:rPr>
          <w:rFonts w:cs="David" w:hint="cs"/>
          <w:color w:val="000000" w:themeColor="text1"/>
          <w:sz w:val="28"/>
          <w:szCs w:val="28"/>
          <w:rtl/>
        </w:rPr>
        <w:t>מדויק</w:t>
      </w:r>
      <w:r w:rsidR="00692804">
        <w:rPr>
          <w:rFonts w:cs="David" w:hint="cs"/>
          <w:color w:val="000000" w:themeColor="text1"/>
          <w:sz w:val="28"/>
          <w:szCs w:val="28"/>
          <w:rtl/>
        </w:rPr>
        <w:t xml:space="preserve"> של</w:t>
      </w:r>
      <w:r w:rsidR="00D21279">
        <w:rPr>
          <w:rFonts w:cs="David" w:hint="cs"/>
          <w:color w:val="000000" w:themeColor="text1"/>
          <w:sz w:val="28"/>
          <w:szCs w:val="28"/>
          <w:rtl/>
        </w:rPr>
        <w:t xml:space="preserve"> </w:t>
      </w:r>
      <w:r w:rsidR="00692804">
        <w:rPr>
          <w:rFonts w:cs="David" w:hint="cs"/>
          <w:color w:val="000000" w:themeColor="text1"/>
          <w:sz w:val="28"/>
          <w:szCs w:val="28"/>
          <w:rtl/>
        </w:rPr>
        <w:t>זיהום אוויר</w:t>
      </w:r>
      <w:r w:rsidR="00171C12">
        <w:rPr>
          <w:rFonts w:cs="David" w:hint="cs"/>
          <w:color w:val="000000" w:themeColor="text1"/>
          <w:sz w:val="28"/>
          <w:szCs w:val="28"/>
          <w:rtl/>
        </w:rPr>
        <w:t xml:space="preserve"> ומקורותיו</w:t>
      </w:r>
    </w:p>
    <w:p w14:paraId="1FCCF9A9" w14:textId="77777777" w:rsidR="00E937F9" w:rsidRPr="00A10451" w:rsidRDefault="00E937F9" w:rsidP="00E87BA7">
      <w:pPr>
        <w:ind w:right="-2"/>
        <w:jc w:val="center"/>
        <w:rPr>
          <w:rFonts w:cs="David"/>
        </w:rPr>
      </w:pPr>
    </w:p>
    <w:p w14:paraId="3B94FDC1" w14:textId="77777777" w:rsidR="00E937F9" w:rsidRPr="00A10451" w:rsidRDefault="00931874" w:rsidP="00E87BA7">
      <w:pPr>
        <w:ind w:right="-2"/>
        <w:jc w:val="center"/>
        <w:rPr>
          <w:rFonts w:cs="David"/>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E87BA7">
      <w:pPr>
        <w:ind w:right="-2"/>
        <w:jc w:val="center"/>
        <w:rPr>
          <w:rFonts w:cs="David"/>
        </w:rPr>
      </w:pPr>
      <w:r w:rsidRPr="00A10451">
        <w:rPr>
          <w:rFonts w:cs="David" w:hint="cs"/>
        </w:rPr>
        <w:t>Idit Belachsen</w:t>
      </w:r>
    </w:p>
    <w:p w14:paraId="11CE3550" w14:textId="1A325834" w:rsidR="00B6408C" w:rsidRPr="00A10451" w:rsidRDefault="00AA0FD6" w:rsidP="00E87BA7">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E87BA7">
      <w:pPr>
        <w:ind w:right="-2"/>
        <w:jc w:val="center"/>
        <w:rPr>
          <w:rFonts w:cs="David"/>
          <w:rtl/>
        </w:rPr>
      </w:pPr>
    </w:p>
    <w:p w14:paraId="043372E2" w14:textId="77777777" w:rsidR="00E937F9" w:rsidRPr="00A10451" w:rsidRDefault="00E937F9" w:rsidP="00E87BA7">
      <w:pPr>
        <w:ind w:right="-2"/>
        <w:jc w:val="center"/>
        <w:rPr>
          <w:rFonts w:cs="David"/>
        </w:rPr>
      </w:pPr>
    </w:p>
    <w:p w14:paraId="31154067" w14:textId="5DD7B3F9" w:rsidR="00682A94" w:rsidRPr="00A10451" w:rsidRDefault="00B6408C" w:rsidP="00E87BA7">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E87BA7">
      <w:pPr>
        <w:ind w:right="-2"/>
        <w:jc w:val="center"/>
        <w:rPr>
          <w:rFonts w:cs="David"/>
          <w:sz w:val="28"/>
          <w:szCs w:val="28"/>
        </w:rPr>
      </w:pPr>
    </w:p>
    <w:p w14:paraId="2C2743F4" w14:textId="77777777" w:rsidR="00E937F9" w:rsidRPr="00A10451" w:rsidRDefault="00E937F9" w:rsidP="00E87BA7">
      <w:pPr>
        <w:ind w:right="-2"/>
        <w:jc w:val="center"/>
        <w:rPr>
          <w:rFonts w:cs="David"/>
          <w:sz w:val="28"/>
          <w:szCs w:val="28"/>
        </w:rPr>
      </w:pPr>
    </w:p>
    <w:p w14:paraId="4B2BDBAC" w14:textId="2182CC23" w:rsidR="00682A94" w:rsidRPr="00A10451" w:rsidRDefault="00682A94" w:rsidP="00E87BA7">
      <w:pPr>
        <w:ind w:right="-2"/>
        <w:jc w:val="center"/>
        <w:rPr>
          <w:rFonts w:cs="David"/>
        </w:rPr>
      </w:pPr>
      <w:r w:rsidRPr="00A10451">
        <w:rPr>
          <w:rFonts w:cs="David" w:hint="cs"/>
          <w:b/>
          <w:bCs/>
        </w:rPr>
        <w:t>Advisors:</w:t>
      </w:r>
      <w:bookmarkStart w:id="2" w:name="OLE_LINK1"/>
      <w:bookmarkStart w:id="3" w:name="OLE_LINK2"/>
      <w:r w:rsidR="00F0519B" w:rsidRPr="00A10451">
        <w:rPr>
          <w:rFonts w:cs="David" w:hint="cs"/>
        </w:rPr>
        <w:t xml:space="preserve"> </w:t>
      </w:r>
      <w:r w:rsidRPr="00A10451">
        <w:rPr>
          <w:rFonts w:cs="David" w:hint="cs"/>
        </w:rPr>
        <w:t xml:space="preserve">Associate Professor </w:t>
      </w:r>
      <w:bookmarkStart w:id="4" w:name="OLE_LINK186"/>
      <w:bookmarkStart w:id="5" w:name="OLE_LINK187"/>
      <w:bookmarkEnd w:id="2"/>
      <w:bookmarkEnd w:id="3"/>
      <w:r w:rsidRPr="00A10451">
        <w:rPr>
          <w:rFonts w:cs="David" w:hint="cs"/>
        </w:rPr>
        <w:t>Barak Fishbain</w:t>
      </w:r>
      <w:bookmarkEnd w:id="4"/>
      <w:bookmarkEnd w:id="5"/>
      <w:r w:rsidR="00902D52" w:rsidRPr="00A10451">
        <w:rPr>
          <w:rFonts w:cs="David" w:hint="cs"/>
        </w:rPr>
        <w:t xml:space="preserve">, </w:t>
      </w:r>
      <w:r w:rsidRPr="00A10451">
        <w:rPr>
          <w:rFonts w:cs="David" w:hint="cs"/>
        </w:rPr>
        <w:t xml:space="preserve">Associate Professor </w:t>
      </w:r>
      <w:bookmarkStart w:id="6" w:name="OLE_LINK188"/>
      <w:bookmarkStart w:id="7" w:name="OLE_LINK189"/>
      <w:r w:rsidRPr="00A10451">
        <w:rPr>
          <w:rFonts w:cs="David" w:hint="cs"/>
        </w:rPr>
        <w:t>Shai Kendler</w:t>
      </w:r>
      <w:bookmarkEnd w:id="6"/>
      <w:bookmarkEnd w:id="7"/>
    </w:p>
    <w:p w14:paraId="3A377780" w14:textId="7CF03792" w:rsidR="00492684" w:rsidRPr="00A10451" w:rsidRDefault="00492684" w:rsidP="00E87BA7">
      <w:pPr>
        <w:ind w:right="-2"/>
        <w:jc w:val="center"/>
        <w:rPr>
          <w:rFonts w:cs="David"/>
        </w:rPr>
      </w:pPr>
    </w:p>
    <w:p w14:paraId="2690E695" w14:textId="1FEAB66D" w:rsidR="00492684" w:rsidRPr="00A10451" w:rsidRDefault="00492684" w:rsidP="00E87BA7">
      <w:pPr>
        <w:ind w:right="-2"/>
        <w:rPr>
          <w:rFonts w:cs="David"/>
        </w:rPr>
      </w:pPr>
    </w:p>
    <w:p w14:paraId="0A653457" w14:textId="378AF7D0" w:rsidR="00492684" w:rsidRPr="00A10451" w:rsidRDefault="00492684" w:rsidP="00E87BA7">
      <w:pPr>
        <w:ind w:right="-2"/>
        <w:rPr>
          <w:rFonts w:cs="David"/>
        </w:rPr>
      </w:pPr>
    </w:p>
    <w:p w14:paraId="2107E184" w14:textId="77777777" w:rsidR="00D1611A" w:rsidRDefault="00D1611A" w:rsidP="00E87BA7">
      <w:pPr>
        <w:ind w:right="-2"/>
        <w:rPr>
          <w:rFonts w:cs="David"/>
        </w:rPr>
        <w:sectPr w:rsidR="00D1611A" w:rsidSect="00D1611A">
          <w:headerReference w:type="even" r:id="rId9"/>
          <w:pgSz w:w="11906" w:h="16838"/>
          <w:pgMar w:top="1440" w:right="1418" w:bottom="1440" w:left="1418" w:header="709" w:footer="709" w:gutter="0"/>
          <w:cols w:space="708"/>
          <w:bidi/>
          <w:rtlGutter/>
          <w:docGrid w:linePitch="360"/>
        </w:sectPr>
      </w:pPr>
    </w:p>
    <w:p w14:paraId="4F6DA60F" w14:textId="0FC55984" w:rsidR="00234E84" w:rsidRPr="00A10451" w:rsidRDefault="00234E84" w:rsidP="00E87BA7">
      <w:pPr>
        <w:ind w:right="-2"/>
        <w:rPr>
          <w:rFonts w:cs="David"/>
        </w:rPr>
      </w:pPr>
    </w:p>
    <w:p w14:paraId="32B5D2BA" w14:textId="77777777" w:rsidR="00D77161" w:rsidRDefault="00D77161" w:rsidP="00E87BA7">
      <w:pPr>
        <w:spacing w:after="160" w:line="259" w:lineRule="auto"/>
        <w:jc w:val="left"/>
        <w:rPr>
          <w:rFonts w:cs="David"/>
          <w:b/>
          <w:bCs/>
          <w:sz w:val="28"/>
          <w:szCs w:val="28"/>
        </w:rPr>
      </w:pPr>
      <w:r>
        <w:rPr>
          <w:rFonts w:cs="David"/>
          <w:b/>
          <w:bCs/>
          <w:sz w:val="28"/>
          <w:szCs w:val="28"/>
        </w:rPr>
        <w:br w:type="page"/>
      </w:r>
    </w:p>
    <w:p w14:paraId="6162E0A0" w14:textId="31DE281E" w:rsidR="00AF270D" w:rsidRPr="00A10451" w:rsidRDefault="00492684" w:rsidP="00E87BA7">
      <w:pPr>
        <w:ind w:right="-2"/>
        <w:rPr>
          <w:rFonts w:cs="David"/>
          <w:b/>
          <w:bCs/>
          <w:sz w:val="28"/>
          <w:szCs w:val="28"/>
        </w:rPr>
      </w:pPr>
      <w:r w:rsidRPr="00A10451">
        <w:rPr>
          <w:rFonts w:cs="David" w:hint="cs"/>
          <w:b/>
          <w:bCs/>
          <w:sz w:val="28"/>
          <w:szCs w:val="28"/>
        </w:rPr>
        <w:lastRenderedPageBreak/>
        <w:t>Abstract</w:t>
      </w:r>
    </w:p>
    <w:p w14:paraId="77DBF6EA" w14:textId="7B471D75" w:rsidR="00E34EA0" w:rsidRPr="00CD72F7" w:rsidRDefault="006C67B2" w:rsidP="00AF0BDF">
      <w:pPr>
        <w:ind w:right="-2"/>
        <w:rPr>
          <w:rFonts w:cs="David"/>
          <w:color w:val="000000" w:themeColor="text1"/>
        </w:rPr>
      </w:pPr>
      <w:bookmarkStart w:id="8" w:name="OLE_LINK118"/>
      <w:bookmarkStart w:id="9" w:name="OLE_LINK119"/>
      <w:bookmarkStart w:id="10" w:name="OLE_LINK183"/>
      <w:bookmarkStart w:id="11" w:name="OLE_LINK182"/>
      <w:r w:rsidRPr="00C93CAE">
        <w:rPr>
          <w:rFonts w:cs="David"/>
          <w:color w:val="000000" w:themeColor="text1"/>
        </w:rPr>
        <w:t xml:space="preserve">Adequate monitoring of ambient air pollution is needed </w:t>
      </w:r>
      <w:r w:rsidR="00137494">
        <w:rPr>
          <w:rFonts w:cs="David"/>
          <w:color w:val="000000" w:themeColor="text1"/>
        </w:rPr>
        <w:t xml:space="preserve">in order </w:t>
      </w:r>
      <w:r w:rsidRPr="00C93CAE">
        <w:rPr>
          <w:rFonts w:cs="David"/>
          <w:color w:val="000000" w:themeColor="text1"/>
        </w:rPr>
        <w:t>to prevent population exposure to hazardous concentrations</w:t>
      </w:r>
      <w:r>
        <w:rPr>
          <w:rFonts w:cs="David"/>
          <w:color w:val="000000" w:themeColor="text1"/>
        </w:rPr>
        <w:t xml:space="preserve"> of harmful materials</w:t>
      </w:r>
      <w:r w:rsidRPr="00C93CAE">
        <w:rPr>
          <w:rFonts w:cs="David"/>
          <w:color w:val="000000" w:themeColor="text1"/>
        </w:rPr>
        <w:t xml:space="preserve">, </w:t>
      </w:r>
      <w:r w:rsidR="00DB6822">
        <w:rPr>
          <w:rFonts w:cs="David"/>
          <w:color w:val="000000" w:themeColor="text1"/>
        </w:rPr>
        <w:t>for</w:t>
      </w:r>
      <w:r w:rsidRPr="00C93CAE">
        <w:rPr>
          <w:rFonts w:cs="David"/>
          <w:color w:val="000000" w:themeColor="text1"/>
        </w:rPr>
        <w:t xml:space="preserve"> </w:t>
      </w:r>
      <w:r w:rsidR="00DB6822">
        <w:rPr>
          <w:rFonts w:cs="David"/>
          <w:color w:val="000000" w:themeColor="text1"/>
        </w:rPr>
        <w:t xml:space="preserve">regulation on </w:t>
      </w:r>
      <w:r w:rsidRPr="00C93CAE">
        <w:rPr>
          <w:rFonts w:cs="David"/>
          <w:color w:val="000000" w:themeColor="text1"/>
        </w:rPr>
        <w:t>industrial activit</w:t>
      </w:r>
      <w:r w:rsidR="00DB6822">
        <w:rPr>
          <w:rFonts w:cs="David"/>
          <w:color w:val="000000" w:themeColor="text1"/>
        </w:rPr>
        <w:t xml:space="preserve">y </w:t>
      </w:r>
      <w:r w:rsidRPr="00C93CAE">
        <w:rPr>
          <w:rFonts w:cs="David"/>
          <w:color w:val="000000" w:themeColor="text1"/>
        </w:rPr>
        <w:t xml:space="preserve">and </w:t>
      </w:r>
      <w:r>
        <w:rPr>
          <w:rFonts w:cs="David"/>
          <w:color w:val="000000" w:themeColor="text1"/>
        </w:rPr>
        <w:t xml:space="preserve">for improved </w:t>
      </w:r>
      <w:r w:rsidRPr="00C93CAE">
        <w:rPr>
          <w:rFonts w:cs="David"/>
          <w:color w:val="000000" w:themeColor="text1"/>
        </w:rPr>
        <w:t xml:space="preserve">urban planning and development. The major challenge in these tasks is producing </w:t>
      </w:r>
      <w:r>
        <w:rPr>
          <w:rFonts w:cs="David"/>
          <w:color w:val="000000" w:themeColor="text1"/>
        </w:rPr>
        <w:t xml:space="preserve">high resolution </w:t>
      </w:r>
      <w:r w:rsidRPr="006C67B2">
        <w:rPr>
          <w:rFonts w:cs="David"/>
          <w:color w:val="000000" w:themeColor="text1"/>
        </w:rPr>
        <w:t>pollution</w:t>
      </w:r>
      <w:r w:rsidRPr="00C93CAE">
        <w:rPr>
          <w:rFonts w:cs="David"/>
          <w:color w:val="000000" w:themeColor="text1"/>
        </w:rPr>
        <w:t xml:space="preserve"> concentration maps, using the current monitoring methods – standard air quality monitoring (AQM) and short-term measurements campaigns. The two methods have complementary benefits - AQM stations provide consistent but sparse high-quality data while short-term measurement campaigns achieve higher spatial resolution, but for limited time only. An alternative or complementary solution is to use Wireless Distributed Environmental Sensor Network (WDESN), usually comprised of portable and relatively low-cost Micro Sensing Units (MSUs), that can measure, process and transmit data to some base station. The use of a WDESN enables covering larger area</w:t>
      </w:r>
      <w:r w:rsidR="007B0CB2">
        <w:rPr>
          <w:rFonts w:cs="David"/>
          <w:color w:val="000000" w:themeColor="text1"/>
        </w:rPr>
        <w:t>s</w:t>
      </w:r>
      <w:r w:rsidRPr="00C93CAE">
        <w:rPr>
          <w:rFonts w:cs="David"/>
          <w:color w:val="000000" w:themeColor="text1"/>
        </w:rPr>
        <w:t xml:space="preserve"> and obtaining finer spatial and temporal resolution of measurements than the standard methodology, but certainly poses a new challenge – finding the optimal way to deploy it while keeping operational costs low. </w:t>
      </w:r>
      <w:r w:rsidR="008471C1">
        <w:rPr>
          <w:rFonts w:cs="David"/>
          <w:color w:val="000000" w:themeColor="text1"/>
        </w:rPr>
        <w:t xml:space="preserve">The optimal deployment problem becomes even more challenging when the time varying </w:t>
      </w:r>
      <w:r w:rsidR="008471C1" w:rsidRPr="00AD50CD">
        <w:rPr>
          <w:rFonts w:cs="David"/>
          <w:color w:val="000000" w:themeColor="text1"/>
        </w:rPr>
        <w:t xml:space="preserve">weather </w:t>
      </w:r>
      <w:r w:rsidR="00A75FE1" w:rsidRPr="00AD50CD">
        <w:rPr>
          <w:rFonts w:cs="David"/>
          <w:color w:val="000000" w:themeColor="text1"/>
        </w:rPr>
        <w:t xml:space="preserve">and emission </w:t>
      </w:r>
      <w:r w:rsidR="008471C1">
        <w:rPr>
          <w:rFonts w:cs="David"/>
          <w:color w:val="000000" w:themeColor="text1"/>
        </w:rPr>
        <w:t>conditions</w:t>
      </w:r>
      <w:r w:rsidR="00FC1DCB">
        <w:rPr>
          <w:rFonts w:cs="David"/>
          <w:color w:val="000000" w:themeColor="text1"/>
        </w:rPr>
        <w:t xml:space="preserve"> are considered</w:t>
      </w:r>
      <w:r w:rsidR="00A75FE1">
        <w:rPr>
          <w:rFonts w:cs="David"/>
          <w:color w:val="000000" w:themeColor="text1"/>
        </w:rPr>
        <w:t xml:space="preserve">, </w:t>
      </w:r>
      <w:r w:rsidR="00B64937">
        <w:rPr>
          <w:rFonts w:cs="David"/>
          <w:color w:val="000000" w:themeColor="text1"/>
        </w:rPr>
        <w:t>and the</w:t>
      </w:r>
      <w:r w:rsidR="00A75FE1">
        <w:rPr>
          <w:rFonts w:cs="David"/>
          <w:color w:val="000000" w:themeColor="text1"/>
        </w:rPr>
        <w:t xml:space="preserve"> optimal layout</w:t>
      </w:r>
      <w:r w:rsidR="00B64937">
        <w:rPr>
          <w:rFonts w:cs="David"/>
          <w:color w:val="000000" w:themeColor="text1"/>
        </w:rPr>
        <w:t xml:space="preserve"> varies</w:t>
      </w:r>
      <w:r w:rsidR="00AD1056">
        <w:rPr>
          <w:rFonts w:cs="David"/>
          <w:color w:val="000000" w:themeColor="text1"/>
        </w:rPr>
        <w:t xml:space="preserve"> accordingly</w:t>
      </w:r>
      <w:r w:rsidR="00A75FE1">
        <w:rPr>
          <w:rFonts w:cs="David"/>
          <w:color w:val="000000" w:themeColor="text1"/>
        </w:rPr>
        <w:t>.</w:t>
      </w:r>
      <w:bookmarkEnd w:id="8"/>
      <w:bookmarkEnd w:id="9"/>
      <w:r w:rsidR="00CD72F7">
        <w:rPr>
          <w:rFonts w:cs="David"/>
          <w:color w:val="000000" w:themeColor="text1"/>
        </w:rPr>
        <w:t xml:space="preserve"> </w:t>
      </w:r>
      <w:r w:rsidR="00E3616C" w:rsidRPr="00C61461">
        <w:rPr>
          <w:rFonts w:cs="David" w:hint="cs"/>
          <w:color w:val="000000" w:themeColor="text1"/>
        </w:rPr>
        <w:t xml:space="preserve">The following proposal </w:t>
      </w:r>
      <w:bookmarkStart w:id="12" w:name="OLE_LINK164"/>
      <w:bookmarkStart w:id="13" w:name="OLE_LINK165"/>
      <w:r w:rsidR="00582174">
        <w:rPr>
          <w:rFonts w:cs="David"/>
          <w:color w:val="000000" w:themeColor="text1"/>
        </w:rPr>
        <w:t>offers</w:t>
      </w:r>
      <w:r w:rsidR="00E3616C" w:rsidRPr="00C61461">
        <w:rPr>
          <w:rFonts w:cs="David" w:hint="cs"/>
          <w:color w:val="000000" w:themeColor="text1"/>
        </w:rPr>
        <w:t xml:space="preserve"> </w:t>
      </w:r>
      <w:bookmarkEnd w:id="12"/>
      <w:bookmarkEnd w:id="13"/>
      <w:r w:rsidR="00137494">
        <w:rPr>
          <w:rFonts w:cs="David"/>
          <w:color w:val="000000" w:themeColor="text1"/>
        </w:rPr>
        <w:t>to investigate the theoretical and practical aspects</w:t>
      </w:r>
      <w:r w:rsidR="001A4C4B" w:rsidRPr="001A4C4B">
        <w:rPr>
          <w:rFonts w:cs="David" w:hint="cs"/>
          <w:color w:val="000000" w:themeColor="text1"/>
        </w:rPr>
        <w:t xml:space="preserve"> </w:t>
      </w:r>
      <w:r w:rsidR="001A4C4B">
        <w:rPr>
          <w:rFonts w:cs="David"/>
          <w:color w:val="000000" w:themeColor="text1"/>
        </w:rPr>
        <w:t xml:space="preserve">of </w:t>
      </w:r>
      <w:r w:rsidR="001A4C4B" w:rsidRPr="00C61461">
        <w:rPr>
          <w:rFonts w:cs="David" w:hint="cs"/>
          <w:color w:val="000000" w:themeColor="text1"/>
        </w:rPr>
        <w:t xml:space="preserve">the deployment of </w:t>
      </w:r>
      <w:r w:rsidR="001A4C4B" w:rsidRPr="00C61461">
        <w:rPr>
          <w:rFonts w:cs="David"/>
          <w:color w:val="000000" w:themeColor="text1"/>
        </w:rPr>
        <w:t>WDESN</w:t>
      </w:r>
      <w:r w:rsidR="001A4C4B">
        <w:rPr>
          <w:rFonts w:cs="David"/>
          <w:color w:val="000000" w:themeColor="text1"/>
        </w:rPr>
        <w:t xml:space="preserve"> in a site with complex sources’ configuration and changing weather conditions</w:t>
      </w:r>
      <w:r w:rsidR="00AF0BDF">
        <w:rPr>
          <w:rFonts w:cs="David"/>
          <w:color w:val="000000" w:themeColor="text1"/>
        </w:rPr>
        <w:t xml:space="preserve">, </w:t>
      </w:r>
      <w:r w:rsidR="00137494">
        <w:rPr>
          <w:rFonts w:cs="David"/>
          <w:color w:val="000000" w:themeColor="text1"/>
        </w:rPr>
        <w:t xml:space="preserve">through </w:t>
      </w:r>
      <w:r w:rsidR="00E3616C" w:rsidRPr="00C61461">
        <w:rPr>
          <w:rFonts w:cs="David" w:hint="cs"/>
          <w:color w:val="000000" w:themeColor="text1"/>
        </w:rPr>
        <w:t>a multi-objective optimization model</w:t>
      </w:r>
      <w:r w:rsidR="008E3823">
        <w:rPr>
          <w:rFonts w:cs="David"/>
          <w:color w:val="000000" w:themeColor="text1"/>
        </w:rPr>
        <w:t>,</w:t>
      </w:r>
      <w:r w:rsidR="00E3616C" w:rsidRPr="00C61461">
        <w:rPr>
          <w:rFonts w:cs="David" w:hint="cs"/>
          <w:color w:val="000000" w:themeColor="text1"/>
        </w:rPr>
        <w:t xml:space="preserve"> </w:t>
      </w:r>
      <w:r w:rsidR="00EC3A76">
        <w:rPr>
          <w:rFonts w:cs="David"/>
          <w:color w:val="000000" w:themeColor="text1"/>
        </w:rPr>
        <w:t xml:space="preserve">coupled with </w:t>
      </w:r>
      <w:r w:rsidR="005E533C">
        <w:rPr>
          <w:rFonts w:cs="David"/>
          <w:color w:val="000000" w:themeColor="text1"/>
        </w:rPr>
        <w:t xml:space="preserve">an </w:t>
      </w:r>
      <w:r w:rsidR="00D10425">
        <w:rPr>
          <w:rFonts w:cs="David"/>
          <w:color w:val="000000" w:themeColor="text1"/>
        </w:rPr>
        <w:t>air pollution</w:t>
      </w:r>
      <w:r w:rsidR="00522327">
        <w:rPr>
          <w:rFonts w:cs="David"/>
          <w:color w:val="000000" w:themeColor="text1"/>
        </w:rPr>
        <w:t xml:space="preserve"> </w:t>
      </w:r>
      <w:r w:rsidR="00DB7B15">
        <w:rPr>
          <w:rFonts w:cs="David"/>
          <w:color w:val="000000" w:themeColor="text1"/>
        </w:rPr>
        <w:t xml:space="preserve">dispersion </w:t>
      </w:r>
      <w:r w:rsidR="00EC3A76">
        <w:rPr>
          <w:rFonts w:cs="David"/>
          <w:color w:val="000000" w:themeColor="text1"/>
        </w:rPr>
        <w:t>model</w:t>
      </w:r>
      <w:r w:rsidR="00AF0BDF">
        <w:rPr>
          <w:rFonts w:cs="David"/>
          <w:color w:val="000000" w:themeColor="text1"/>
        </w:rPr>
        <w:t xml:space="preserve">. </w:t>
      </w:r>
      <w:r w:rsidR="004A788B">
        <w:rPr>
          <w:rFonts w:cs="David"/>
          <w:color w:val="000000" w:themeColor="text1"/>
        </w:rPr>
        <w:t>The basic model</w:t>
      </w:r>
      <w:r w:rsidR="00E3616C" w:rsidRPr="00C61461">
        <w:rPr>
          <w:rFonts w:cs="David" w:hint="cs"/>
          <w:color w:val="000000" w:themeColor="text1"/>
        </w:rPr>
        <w:t xml:space="preserve"> aim</w:t>
      </w:r>
      <w:r w:rsidR="004A788B">
        <w:rPr>
          <w:rFonts w:cs="David"/>
          <w:color w:val="000000" w:themeColor="text1"/>
        </w:rPr>
        <w:t>s</w:t>
      </w:r>
      <w:r w:rsidR="00E3616C" w:rsidRPr="00C61461">
        <w:rPr>
          <w:rFonts w:cs="David" w:hint="cs"/>
          <w:color w:val="000000" w:themeColor="text1"/>
        </w:rPr>
        <w:t xml:space="preserve"> at </w:t>
      </w:r>
      <w:r w:rsidR="00E3616C" w:rsidRPr="00C61461">
        <w:rPr>
          <w:rFonts w:cs="David"/>
          <w:color w:val="000000" w:themeColor="text1"/>
        </w:rPr>
        <w:t>finding a</w:t>
      </w:r>
      <w:r w:rsidR="00137494">
        <w:rPr>
          <w:rFonts w:cs="David"/>
          <w:color w:val="000000" w:themeColor="text1"/>
        </w:rPr>
        <w:t xml:space="preserve">n algorithm </w:t>
      </w:r>
      <w:r w:rsidR="00E3616C" w:rsidRPr="00C61461">
        <w:rPr>
          <w:rFonts w:cs="David"/>
          <w:color w:val="000000" w:themeColor="text1"/>
        </w:rPr>
        <w:t>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E35620">
        <w:t>p</w:t>
      </w:r>
      <w:r w:rsidR="006D5882">
        <w:t xml:space="preserve">airwise Euclidean </w:t>
      </w:r>
      <w:r w:rsidR="00E35620">
        <w:t>d</w:t>
      </w:r>
      <w:r w:rsidR="006D5882">
        <w:t>istance (PED) between the sensor network potential readings</w:t>
      </w:r>
      <w:r w:rsidR="00F12B72">
        <w:t xml:space="preserve"> of</w:t>
      </w:r>
      <w:r w:rsidR="006D5882">
        <w:t xml:space="preserve"> different number of active </w:t>
      </w:r>
      <w:r w:rsidR="00544B5A">
        <w:t xml:space="preserve">sources. </w:t>
      </w:r>
      <w:r w:rsidR="00137494">
        <w:t>The task in hand is very complex and in order to accomplish it successfully, three</w:t>
      </w:r>
      <w:r w:rsidR="00137494">
        <w:rPr>
          <w:rFonts w:asciiTheme="majorBidi" w:hAnsiTheme="majorBidi" w:cstheme="majorBidi"/>
        </w:rPr>
        <w:t xml:space="preserve"> </w:t>
      </w:r>
      <w:r w:rsidR="002F660C">
        <w:rPr>
          <w:rFonts w:asciiTheme="majorBidi" w:hAnsiTheme="majorBidi" w:cstheme="majorBidi"/>
        </w:rPr>
        <w:t xml:space="preserve">modules are suggested: </w:t>
      </w:r>
      <w:r w:rsidR="00582174">
        <w:rPr>
          <w:rFonts w:asciiTheme="majorBidi" w:hAnsiTheme="majorBidi" w:cstheme="majorBidi"/>
        </w:rPr>
        <w:t xml:space="preserve">i)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 xml:space="preserve">the sensitivity of the network to changes in </w:t>
      </w:r>
      <w:r w:rsidR="00FF6013">
        <w:rPr>
          <w:rFonts w:cs="David"/>
        </w:rPr>
        <w:t>emissions</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xml:space="preserve">, considering a change in weather </w:t>
      </w:r>
      <w:r w:rsidR="00CD72F7">
        <w:rPr>
          <w:rFonts w:cs="David"/>
          <w:color w:val="000000" w:themeColor="text1"/>
        </w:rPr>
        <w:t xml:space="preserve">or emission </w:t>
      </w:r>
      <w:r w:rsidR="00BF5DBC">
        <w:rPr>
          <w:rFonts w:cs="David"/>
          <w:color w:val="000000" w:themeColor="text1"/>
        </w:rPr>
        <w:t>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9512D6">
        <w:rPr>
          <w:rFonts w:cs="David"/>
          <w:color w:val="000000" w:themeColor="text1"/>
        </w:rPr>
        <w:t xml:space="preserve"> </w:t>
      </w:r>
      <w:r w:rsidR="009512D6" w:rsidRPr="004C280C">
        <w:rPr>
          <w:rFonts w:cs="David"/>
          <w:color w:val="000000" w:themeColor="text1"/>
        </w:rPr>
        <w:t xml:space="preserve">and emission patterns. </w:t>
      </w:r>
      <w:r w:rsidR="00BF5DBC" w:rsidRPr="004C280C">
        <w:rPr>
          <w:rFonts w:cs="David"/>
          <w:color w:val="000000" w:themeColor="text1"/>
        </w:rPr>
        <w:t xml:space="preserve"> </w:t>
      </w:r>
      <w:r w:rsidR="00C545F0">
        <w:rPr>
          <w:rFonts w:cs="David"/>
          <w:color w:val="000000"/>
        </w:rPr>
        <w:t xml:space="preserve">An initial </w:t>
      </w:r>
      <w:r w:rsidR="00EE47F6">
        <w:rPr>
          <w:rFonts w:cs="David"/>
          <w:color w:val="000000"/>
        </w:rPr>
        <w:t>simulation set</w:t>
      </w:r>
      <w:r w:rsidR="00B30F94">
        <w:rPr>
          <w:rFonts w:cs="David"/>
          <w:color w:val="000000"/>
        </w:rPr>
        <w:t>up</w:t>
      </w:r>
      <w:r w:rsidR="00EE47F6">
        <w:rPr>
          <w:rFonts w:cs="David"/>
          <w:color w:val="000000"/>
        </w:rPr>
        <w:t xml:space="preserve"> was constructed to test the first suggested model. Optimal solutions for placing </w:t>
      </w:r>
      <w:r w:rsidR="0021744B">
        <w:rPr>
          <w:rFonts w:cs="David"/>
          <w:color w:val="000000"/>
        </w:rPr>
        <w:t xml:space="preserve">up to </w:t>
      </w:r>
      <w:r w:rsidR="00E57672">
        <w:rPr>
          <w:rFonts w:cs="David"/>
          <w:color w:val="000000"/>
        </w:rPr>
        <w:t>300</w:t>
      </w:r>
      <w:r w:rsidR="0021744B">
        <w:rPr>
          <w:rFonts w:cs="David"/>
          <w:color w:val="000000"/>
        </w:rPr>
        <w:t xml:space="preserve">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 xml:space="preserve">related to the maximization of the PED values, and real-world test cases. </w:t>
      </w:r>
    </w:p>
    <w:bookmarkEnd w:id="11" w:displacedByCustomXml="next"/>
    <w:bookmarkEnd w:id="10" w:displacedByCustomXml="next"/>
    <w:sdt>
      <w:sdtPr>
        <w:rPr>
          <w:rFonts w:ascii="David" w:eastAsia="Times New Roman" w:hAnsi="David" w:cs="Times New Roman"/>
          <w:b w:val="0"/>
          <w:bCs w:val="0"/>
          <w:color w:val="auto"/>
          <w:sz w:val="24"/>
          <w:szCs w:val="24"/>
          <w:lang w:bidi="he-IL"/>
        </w:rPr>
        <w:id w:val="948514459"/>
        <w:docPartObj>
          <w:docPartGallery w:val="Table of Contents"/>
          <w:docPartUnique/>
        </w:docPartObj>
      </w:sdtPr>
      <w:sdtEndPr>
        <w:rPr>
          <w:rFonts w:cs="David" w:hint="cs"/>
          <w:noProof/>
        </w:rPr>
      </w:sdtEndPr>
      <w:sdtContent>
        <w:p w14:paraId="24DDFB19" w14:textId="2A95FA0F" w:rsidR="00EF1A3E" w:rsidRPr="0088444A" w:rsidRDefault="00EF1A3E" w:rsidP="0088444A">
          <w:pPr>
            <w:pStyle w:val="TOCHeading"/>
            <w:numPr>
              <w:ilvl w:val="0"/>
              <w:numId w:val="0"/>
            </w:numPr>
            <w:rPr>
              <w:rFonts w:ascii="David" w:eastAsia="Times New Roman" w:hAnsi="David" w:cs="David"/>
              <w:color w:val="auto"/>
              <w:lang w:bidi="he-IL"/>
            </w:rPr>
          </w:pPr>
          <w:r w:rsidRPr="0089641E">
            <w:rPr>
              <w:rFonts w:ascii="David" w:eastAsia="Times New Roman" w:hAnsi="David" w:cs="David"/>
              <w:color w:val="auto"/>
              <w:lang w:bidi="he-IL"/>
            </w:rPr>
            <w:t>Table of Contents</w:t>
          </w:r>
        </w:p>
        <w:p w14:paraId="56A6E8D1" w14:textId="77777777" w:rsidR="0089641E" w:rsidRPr="0088444A" w:rsidRDefault="0089641E" w:rsidP="0056587D">
          <w:pPr>
            <w:rPr>
              <w:rFonts w:cs="David"/>
            </w:rPr>
          </w:pPr>
        </w:p>
        <w:p w14:paraId="2FED3092" w14:textId="68E8551D" w:rsidR="003C5C21" w:rsidRPr="003C5C21" w:rsidRDefault="00EF1A3E" w:rsidP="003C5C21">
          <w:pPr>
            <w:pStyle w:val="TOC1"/>
            <w:rPr>
              <w:rFonts w:ascii="David" w:eastAsiaTheme="minorEastAsia" w:hAnsi="David" w:cs="David"/>
              <w:b w:val="0"/>
              <w:bCs w:val="0"/>
              <w:i w:val="0"/>
              <w:iCs w:val="0"/>
              <w:noProof/>
              <w:rtl/>
            </w:rPr>
          </w:pPr>
          <w:r w:rsidRPr="003C5C21">
            <w:rPr>
              <w:rFonts w:ascii="David" w:hAnsi="David" w:cs="David" w:hint="cs"/>
              <w:i w:val="0"/>
              <w:iCs w:val="0"/>
            </w:rPr>
            <w:fldChar w:fldCharType="begin"/>
          </w:r>
          <w:r w:rsidRPr="003C5C21">
            <w:rPr>
              <w:rFonts w:ascii="David" w:hAnsi="David" w:cs="David" w:hint="cs"/>
              <w:i w:val="0"/>
              <w:iCs w:val="0"/>
            </w:rPr>
            <w:instrText xml:space="preserve"> TOC \o "1-3" \h \z \u </w:instrText>
          </w:r>
          <w:r w:rsidRPr="003C5C21">
            <w:rPr>
              <w:rFonts w:ascii="David" w:hAnsi="David" w:cs="David" w:hint="cs"/>
              <w:i w:val="0"/>
              <w:iCs w:val="0"/>
            </w:rPr>
            <w:fldChar w:fldCharType="separate"/>
          </w:r>
          <w:hyperlink w:anchor="_Toc15392576" w:history="1">
            <w:r w:rsidR="003C5C21" w:rsidRPr="003C5C21">
              <w:rPr>
                <w:rStyle w:val="Hyperlink"/>
                <w:rFonts w:ascii="David" w:eastAsiaTheme="minorHAnsi" w:hAnsi="David" w:cs="David" w:hint="cs"/>
                <w:noProof/>
              </w:rPr>
              <w:t>1</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Introduction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396D2EED" w14:textId="4EEF102A" w:rsidR="003C5C21" w:rsidRPr="003C5C21" w:rsidRDefault="00CF7CC9" w:rsidP="003C5C21">
          <w:pPr>
            <w:pStyle w:val="TOC2"/>
            <w:rPr>
              <w:rFonts w:ascii="David" w:eastAsiaTheme="minorEastAsia" w:hAnsi="David" w:cs="David"/>
              <w:b w:val="0"/>
              <w:bCs w:val="0"/>
              <w:noProof/>
              <w:sz w:val="24"/>
              <w:szCs w:val="24"/>
              <w:rtl/>
            </w:rPr>
          </w:pPr>
          <w:hyperlink w:anchor="_Toc15392577" w:history="1">
            <w:r w:rsidR="003C5C21" w:rsidRPr="003C5C21">
              <w:rPr>
                <w:rStyle w:val="Hyperlink"/>
                <w:rFonts w:ascii="David" w:hAnsi="David" w:cs="David" w:hint="cs"/>
                <w:noProof/>
              </w:rPr>
              <w:t>1.1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Air pollution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2CAE046E" w14:textId="341A2E52" w:rsidR="003C5C21" w:rsidRPr="003C5C21" w:rsidRDefault="00CF7CC9" w:rsidP="003C5C21">
          <w:pPr>
            <w:pStyle w:val="TOC2"/>
            <w:tabs>
              <w:tab w:val="left" w:pos="2384"/>
            </w:tabs>
            <w:rPr>
              <w:rFonts w:ascii="David" w:eastAsiaTheme="minorEastAsia" w:hAnsi="David" w:cs="David"/>
              <w:b w:val="0"/>
              <w:bCs w:val="0"/>
              <w:noProof/>
              <w:sz w:val="24"/>
              <w:szCs w:val="24"/>
              <w:rtl/>
            </w:rPr>
          </w:pPr>
          <w:hyperlink w:anchor="_Toc15392578" w:history="1">
            <w:r w:rsidR="003C5C21" w:rsidRPr="003C5C21">
              <w:rPr>
                <w:rStyle w:val="Hyperlink"/>
                <w:rFonts w:ascii="David" w:hAnsi="David" w:cs="David" w:hint="cs"/>
                <w:noProof/>
              </w:rPr>
              <w:t>1.2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Monitoring air pollution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w:t>
            </w:r>
            <w:r w:rsidR="003C5C21" w:rsidRPr="003C5C21">
              <w:rPr>
                <w:rFonts w:ascii="David" w:hAnsi="David" w:cs="David" w:hint="cs"/>
                <w:noProof/>
                <w:webHidden/>
                <w:rtl/>
              </w:rPr>
              <w:fldChar w:fldCharType="end"/>
            </w:r>
          </w:hyperlink>
        </w:p>
        <w:p w14:paraId="2AECAAA2" w14:textId="3A6D64A6" w:rsidR="003C5C21" w:rsidRPr="003C5C21" w:rsidRDefault="00CF7CC9" w:rsidP="003C5C21">
          <w:pPr>
            <w:pStyle w:val="TOC2"/>
            <w:tabs>
              <w:tab w:val="left" w:pos="4616"/>
            </w:tabs>
            <w:rPr>
              <w:rFonts w:ascii="David" w:eastAsiaTheme="minorEastAsia" w:hAnsi="David" w:cs="David"/>
              <w:b w:val="0"/>
              <w:bCs w:val="0"/>
              <w:noProof/>
              <w:sz w:val="24"/>
              <w:szCs w:val="24"/>
              <w:rtl/>
            </w:rPr>
          </w:pPr>
          <w:hyperlink w:anchor="_Toc15392579" w:history="1">
            <w:r w:rsidR="003C5C21" w:rsidRPr="003C5C21">
              <w:rPr>
                <w:rStyle w:val="Hyperlink"/>
                <w:rFonts w:ascii="David" w:hAnsi="David" w:cs="David" w:hint="cs"/>
                <w:noProof/>
              </w:rPr>
              <w:t>1.3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Air pollution representation in time and in space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Toc15392579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w:t>
            </w:r>
            <w:r w:rsidR="003C5C21" w:rsidRPr="003C5C21">
              <w:rPr>
                <w:rFonts w:ascii="David" w:hAnsi="David" w:cs="David" w:hint="cs"/>
                <w:noProof/>
                <w:webHidden/>
                <w:rtl/>
              </w:rPr>
              <w:fldChar w:fldCharType="end"/>
            </w:r>
          </w:hyperlink>
        </w:p>
        <w:p w14:paraId="545AC4F1" w14:textId="4D239541" w:rsidR="003C5C21" w:rsidRPr="003C5C21" w:rsidRDefault="00CF7CC9" w:rsidP="003C5C21">
          <w:pPr>
            <w:pStyle w:val="TOC2"/>
            <w:tabs>
              <w:tab w:val="left" w:pos="2331"/>
            </w:tabs>
            <w:rPr>
              <w:rFonts w:ascii="David" w:eastAsiaTheme="minorEastAsia" w:hAnsi="David" w:cs="David"/>
              <w:b w:val="0"/>
              <w:bCs w:val="0"/>
              <w:noProof/>
              <w:sz w:val="24"/>
              <w:szCs w:val="24"/>
              <w:rtl/>
            </w:rPr>
          </w:pPr>
          <w:hyperlink w:anchor="_Toc15392580" w:history="1">
            <w:r w:rsidR="003C5C21" w:rsidRPr="003C5C21">
              <w:rPr>
                <w:rStyle w:val="Hyperlink"/>
                <w:rFonts w:ascii="David" w:hAnsi="David" w:cs="David" w:hint="cs"/>
                <w:noProof/>
              </w:rPr>
              <w:t>1.4</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Source term estimation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3</w:t>
            </w:r>
            <w:r w:rsidR="003C5C21" w:rsidRPr="003C5C21">
              <w:rPr>
                <w:rFonts w:ascii="David" w:hAnsi="David" w:cs="David" w:hint="cs"/>
                <w:noProof/>
                <w:webHidden/>
                <w:rtl/>
              </w:rPr>
              <w:fldChar w:fldCharType="end"/>
            </w:r>
          </w:hyperlink>
        </w:p>
        <w:p w14:paraId="39424551" w14:textId="4FADB4CB" w:rsidR="003C5C21" w:rsidRPr="003C5C21" w:rsidRDefault="00CF7CC9" w:rsidP="003C5C21">
          <w:pPr>
            <w:pStyle w:val="TOC2"/>
            <w:rPr>
              <w:rFonts w:ascii="David" w:eastAsiaTheme="minorEastAsia" w:hAnsi="David" w:cs="David"/>
              <w:b w:val="0"/>
              <w:bCs w:val="0"/>
              <w:noProof/>
              <w:sz w:val="24"/>
              <w:szCs w:val="24"/>
              <w:rtl/>
            </w:rPr>
          </w:pPr>
          <w:hyperlink w:anchor="_Toc15392581" w:history="1">
            <w:r w:rsidR="003C5C21" w:rsidRPr="003C5C21">
              <w:rPr>
                <w:rStyle w:val="Hyperlink"/>
                <w:rFonts w:ascii="David" w:hAnsi="David" w:cs="David" w:hint="cs"/>
                <w:noProof/>
              </w:rPr>
              <w:t>1.5</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Network deployment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3</w:t>
            </w:r>
            <w:r w:rsidR="003C5C21" w:rsidRPr="003C5C21">
              <w:rPr>
                <w:rFonts w:ascii="David" w:hAnsi="David" w:cs="David" w:hint="cs"/>
                <w:noProof/>
                <w:webHidden/>
                <w:rtl/>
              </w:rPr>
              <w:fldChar w:fldCharType="end"/>
            </w:r>
          </w:hyperlink>
        </w:p>
        <w:p w14:paraId="3E6A0041" w14:textId="7E9C39F4" w:rsidR="003C5C21" w:rsidRPr="003C5C21" w:rsidRDefault="00CF7CC9" w:rsidP="003C5C21">
          <w:pPr>
            <w:pStyle w:val="TOC1"/>
            <w:tabs>
              <w:tab w:val="left" w:pos="3580"/>
            </w:tabs>
            <w:rPr>
              <w:rFonts w:ascii="David" w:eastAsiaTheme="minorEastAsia" w:hAnsi="David" w:cs="David"/>
              <w:b w:val="0"/>
              <w:bCs w:val="0"/>
              <w:i w:val="0"/>
              <w:iCs w:val="0"/>
              <w:noProof/>
              <w:rtl/>
            </w:rPr>
          </w:pPr>
          <w:hyperlink w:anchor="_Toc15392582" w:history="1">
            <w:r w:rsidR="003C5C21" w:rsidRPr="003C5C21">
              <w:rPr>
                <w:rStyle w:val="Hyperlink"/>
                <w:rFonts w:ascii="David" w:hAnsi="David" w:cs="David" w:hint="cs"/>
                <w:noProof/>
              </w:rPr>
              <w:t>2</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Research hypothesis and objectives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5</w:t>
            </w:r>
            <w:r w:rsidR="003C5C21" w:rsidRPr="003C5C21">
              <w:rPr>
                <w:rFonts w:ascii="David" w:hAnsi="David" w:cs="David" w:hint="cs"/>
                <w:noProof/>
                <w:webHidden/>
                <w:rtl/>
              </w:rPr>
              <w:fldChar w:fldCharType="end"/>
            </w:r>
          </w:hyperlink>
        </w:p>
        <w:p w14:paraId="03989090" w14:textId="1EFB6DD2" w:rsidR="003C5C21" w:rsidRPr="003C5C21" w:rsidRDefault="00CF7CC9" w:rsidP="003C5C21">
          <w:pPr>
            <w:pStyle w:val="TOC2"/>
            <w:rPr>
              <w:rFonts w:ascii="David" w:eastAsiaTheme="minorEastAsia" w:hAnsi="David" w:cs="David"/>
              <w:b w:val="0"/>
              <w:bCs w:val="0"/>
              <w:noProof/>
              <w:sz w:val="24"/>
              <w:szCs w:val="24"/>
              <w:rtl/>
            </w:rPr>
          </w:pPr>
          <w:hyperlink w:anchor="_Toc15392583" w:history="1">
            <w:r w:rsidR="003C5C21" w:rsidRPr="003C5C21">
              <w:rPr>
                <w:rStyle w:val="Hyperlink"/>
                <w:rFonts w:ascii="David" w:hAnsi="David" w:cs="David" w:hint="cs"/>
                <w:noProof/>
              </w:rPr>
              <w:t>2.1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hypothesis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5</w:t>
            </w:r>
            <w:r w:rsidR="003C5C21" w:rsidRPr="003C5C21">
              <w:rPr>
                <w:rFonts w:ascii="David" w:hAnsi="David" w:cs="David" w:hint="cs"/>
                <w:noProof/>
                <w:webHidden/>
                <w:rtl/>
              </w:rPr>
              <w:fldChar w:fldCharType="end"/>
            </w:r>
          </w:hyperlink>
        </w:p>
        <w:p w14:paraId="0EEE9AB7" w14:textId="4ECCC120" w:rsidR="003C5C21" w:rsidRPr="003C5C21" w:rsidRDefault="00CF7CC9" w:rsidP="003C5C21">
          <w:pPr>
            <w:pStyle w:val="TOC2"/>
            <w:rPr>
              <w:rFonts w:ascii="David" w:eastAsiaTheme="minorEastAsia" w:hAnsi="David" w:cs="David"/>
              <w:b w:val="0"/>
              <w:bCs w:val="0"/>
              <w:noProof/>
              <w:sz w:val="24"/>
              <w:szCs w:val="24"/>
              <w:rtl/>
            </w:rPr>
          </w:pPr>
          <w:hyperlink w:anchor="_Toc15392584" w:history="1">
            <w:r w:rsidR="003C5C21" w:rsidRPr="003C5C21">
              <w:rPr>
                <w:rStyle w:val="Hyperlink"/>
                <w:rFonts w:ascii="David" w:hAnsi="David" w:cs="David" w:hint="cs"/>
                <w:noProof/>
              </w:rPr>
              <w:t>2.2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objectives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5</w:t>
            </w:r>
            <w:r w:rsidR="003C5C21" w:rsidRPr="003C5C21">
              <w:rPr>
                <w:rFonts w:ascii="David" w:hAnsi="David" w:cs="David" w:hint="cs"/>
                <w:noProof/>
                <w:webHidden/>
                <w:rtl/>
              </w:rPr>
              <w:fldChar w:fldCharType="end"/>
            </w:r>
          </w:hyperlink>
        </w:p>
        <w:p w14:paraId="72B20D02" w14:textId="168B4950" w:rsidR="003C5C21" w:rsidRPr="003C5C21" w:rsidRDefault="00CF7CC9" w:rsidP="003C5C21">
          <w:pPr>
            <w:pStyle w:val="TOC1"/>
            <w:tabs>
              <w:tab w:val="left" w:pos="2252"/>
            </w:tabs>
            <w:rPr>
              <w:rFonts w:ascii="David" w:eastAsiaTheme="minorEastAsia" w:hAnsi="David" w:cs="David"/>
              <w:b w:val="0"/>
              <w:bCs w:val="0"/>
              <w:i w:val="0"/>
              <w:iCs w:val="0"/>
              <w:noProof/>
              <w:rtl/>
            </w:rPr>
          </w:pPr>
          <w:hyperlink w:anchor="_Toc15392585" w:history="1">
            <w:r w:rsidR="003C5C21" w:rsidRPr="003C5C21">
              <w:rPr>
                <w:rStyle w:val="Hyperlink"/>
                <w:rFonts w:ascii="David" w:hAnsi="David" w:cs="David" w:hint="cs"/>
                <w:noProof/>
              </w:rPr>
              <w:t>3</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Research contribution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Toc15392585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6</w:t>
            </w:r>
            <w:r w:rsidR="003C5C21" w:rsidRPr="003C5C21">
              <w:rPr>
                <w:rFonts w:ascii="David" w:hAnsi="David" w:cs="David" w:hint="cs"/>
                <w:noProof/>
                <w:webHidden/>
                <w:rtl/>
              </w:rPr>
              <w:fldChar w:fldCharType="end"/>
            </w:r>
          </w:hyperlink>
        </w:p>
        <w:p w14:paraId="33A9FE36" w14:textId="1C4FA2BF" w:rsidR="003C5C21" w:rsidRPr="003C5C21" w:rsidRDefault="00CF7CC9" w:rsidP="003C5C21">
          <w:pPr>
            <w:pStyle w:val="TOC1"/>
            <w:tabs>
              <w:tab w:val="left" w:pos="1920"/>
            </w:tabs>
            <w:rPr>
              <w:rFonts w:ascii="David" w:eastAsiaTheme="minorEastAsia" w:hAnsi="David" w:cs="David"/>
              <w:b w:val="0"/>
              <w:bCs w:val="0"/>
              <w:i w:val="0"/>
              <w:iCs w:val="0"/>
              <w:noProof/>
              <w:rtl/>
            </w:rPr>
          </w:pPr>
          <w:hyperlink w:anchor="_Toc15392586" w:history="1">
            <w:r w:rsidR="003C5C21" w:rsidRPr="003C5C21">
              <w:rPr>
                <w:rStyle w:val="Hyperlink"/>
                <w:rFonts w:ascii="David" w:hAnsi="David" w:cs="David" w:hint="cs"/>
                <w:noProof/>
              </w:rPr>
              <w:t>4</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Literature review</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7</w:t>
            </w:r>
            <w:r w:rsidR="003C5C21" w:rsidRPr="003C5C21">
              <w:rPr>
                <w:rFonts w:ascii="David" w:hAnsi="David" w:cs="David" w:hint="cs"/>
                <w:noProof/>
                <w:webHidden/>
                <w:rtl/>
              </w:rPr>
              <w:fldChar w:fldCharType="end"/>
            </w:r>
          </w:hyperlink>
        </w:p>
        <w:p w14:paraId="1B8A3A75" w14:textId="01F24421" w:rsidR="003C5C21" w:rsidRPr="003C5C21" w:rsidRDefault="00CF7CC9" w:rsidP="003C5C21">
          <w:pPr>
            <w:pStyle w:val="TOC2"/>
            <w:tabs>
              <w:tab w:val="left" w:pos="3480"/>
            </w:tabs>
            <w:rPr>
              <w:rFonts w:ascii="David" w:eastAsiaTheme="minorEastAsia" w:hAnsi="David" w:cs="David"/>
              <w:b w:val="0"/>
              <w:bCs w:val="0"/>
              <w:noProof/>
              <w:sz w:val="24"/>
              <w:szCs w:val="24"/>
              <w:rtl/>
            </w:rPr>
          </w:pPr>
          <w:hyperlink w:anchor="_Toc15392587" w:history="1">
            <w:r w:rsidR="003C5C21" w:rsidRPr="003C5C21">
              <w:rPr>
                <w:rStyle w:val="Hyperlink"/>
                <w:rFonts w:ascii="David" w:hAnsi="David" w:cs="David" w:hint="cs"/>
                <w:noProof/>
              </w:rPr>
              <w:t>4.1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The problem of sensors deployment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7</w:t>
            </w:r>
            <w:r w:rsidR="003C5C21" w:rsidRPr="003C5C21">
              <w:rPr>
                <w:rFonts w:ascii="David" w:hAnsi="David" w:cs="David" w:hint="cs"/>
                <w:noProof/>
                <w:webHidden/>
                <w:rtl/>
              </w:rPr>
              <w:fldChar w:fldCharType="end"/>
            </w:r>
          </w:hyperlink>
        </w:p>
        <w:p w14:paraId="20F15001" w14:textId="2DE1425F" w:rsidR="003C5C21" w:rsidRPr="003C5C21" w:rsidRDefault="00CF7CC9" w:rsidP="003C5C21">
          <w:pPr>
            <w:pStyle w:val="TOC2"/>
            <w:tabs>
              <w:tab w:val="left" w:pos="3896"/>
            </w:tabs>
            <w:rPr>
              <w:rFonts w:ascii="David" w:eastAsiaTheme="minorEastAsia" w:hAnsi="David" w:cs="David"/>
              <w:b w:val="0"/>
              <w:bCs w:val="0"/>
              <w:noProof/>
              <w:sz w:val="24"/>
              <w:szCs w:val="24"/>
              <w:rtl/>
            </w:rPr>
          </w:pPr>
          <w:hyperlink w:anchor="_Toc15392588" w:history="1">
            <w:r w:rsidR="003C5C21" w:rsidRPr="003C5C21">
              <w:rPr>
                <w:rStyle w:val="Hyperlink"/>
                <w:rFonts w:ascii="David" w:hAnsi="David" w:cs="David" w:hint="cs"/>
                <w:noProof/>
              </w:rPr>
              <w:t>4.2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The importance of network’s application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7</w:t>
            </w:r>
            <w:r w:rsidR="003C5C21" w:rsidRPr="003C5C21">
              <w:rPr>
                <w:rFonts w:ascii="David" w:hAnsi="David" w:cs="David" w:hint="cs"/>
                <w:noProof/>
                <w:webHidden/>
                <w:rtl/>
              </w:rPr>
              <w:fldChar w:fldCharType="end"/>
            </w:r>
          </w:hyperlink>
        </w:p>
        <w:p w14:paraId="6497045D" w14:textId="0A8FC116" w:rsidR="003C5C21" w:rsidRPr="003C5C21" w:rsidRDefault="00CF7CC9" w:rsidP="003C5C21">
          <w:pPr>
            <w:pStyle w:val="TOC2"/>
            <w:tabs>
              <w:tab w:val="left" w:pos="2321"/>
            </w:tabs>
            <w:rPr>
              <w:rFonts w:ascii="David" w:eastAsiaTheme="minorEastAsia" w:hAnsi="David" w:cs="David"/>
              <w:b w:val="0"/>
              <w:bCs w:val="0"/>
              <w:noProof/>
              <w:sz w:val="24"/>
              <w:szCs w:val="24"/>
              <w:rtl/>
            </w:rPr>
          </w:pPr>
          <w:hyperlink w:anchor="_Toc15392589" w:history="1">
            <w:r w:rsidR="003C5C21" w:rsidRPr="003C5C21">
              <w:rPr>
                <w:rStyle w:val="Hyperlink"/>
                <w:rFonts w:ascii="David" w:hAnsi="David" w:cs="David" w:hint="cs"/>
                <w:noProof/>
              </w:rPr>
              <w:t>4.3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Network heterogeneity</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Toc15392589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8</w:t>
            </w:r>
            <w:r w:rsidR="003C5C21" w:rsidRPr="003C5C21">
              <w:rPr>
                <w:rFonts w:ascii="David" w:hAnsi="David" w:cs="David" w:hint="cs"/>
                <w:noProof/>
                <w:webHidden/>
                <w:rtl/>
              </w:rPr>
              <w:fldChar w:fldCharType="end"/>
            </w:r>
          </w:hyperlink>
        </w:p>
        <w:p w14:paraId="108F4100" w14:textId="3C8B491A" w:rsidR="003C5C21" w:rsidRPr="003C5C21" w:rsidRDefault="00CF7CC9" w:rsidP="003C5C21">
          <w:pPr>
            <w:pStyle w:val="TOC2"/>
            <w:tabs>
              <w:tab w:val="left" w:pos="2501"/>
            </w:tabs>
            <w:rPr>
              <w:rFonts w:ascii="David" w:eastAsiaTheme="minorEastAsia" w:hAnsi="David" w:cs="David"/>
              <w:b w:val="0"/>
              <w:bCs w:val="0"/>
              <w:noProof/>
              <w:sz w:val="24"/>
              <w:szCs w:val="24"/>
              <w:rtl/>
            </w:rPr>
          </w:pPr>
          <w:hyperlink w:anchor="_Toc15392590" w:history="1">
            <w:r w:rsidR="003C5C21" w:rsidRPr="003C5C21">
              <w:rPr>
                <w:rStyle w:val="Hyperlink"/>
                <w:rFonts w:ascii="David" w:hAnsi="David" w:cs="David" w:hint="cs"/>
                <w:noProof/>
              </w:rPr>
              <w:t>4.4</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Redeployment of sensors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9</w:t>
            </w:r>
            <w:r w:rsidR="003C5C21" w:rsidRPr="003C5C21">
              <w:rPr>
                <w:rFonts w:ascii="David" w:hAnsi="David" w:cs="David" w:hint="cs"/>
                <w:noProof/>
                <w:webHidden/>
                <w:rtl/>
              </w:rPr>
              <w:fldChar w:fldCharType="end"/>
            </w:r>
          </w:hyperlink>
        </w:p>
        <w:p w14:paraId="62BD4EFA" w14:textId="3F41B34A" w:rsidR="003C5C21" w:rsidRPr="003C5C21" w:rsidRDefault="00CF7CC9" w:rsidP="003C5C21">
          <w:pPr>
            <w:pStyle w:val="TOC2"/>
            <w:rPr>
              <w:rFonts w:ascii="David" w:eastAsiaTheme="minorEastAsia" w:hAnsi="David" w:cs="David"/>
              <w:b w:val="0"/>
              <w:bCs w:val="0"/>
              <w:noProof/>
              <w:sz w:val="24"/>
              <w:szCs w:val="24"/>
              <w:rtl/>
            </w:rPr>
          </w:pPr>
          <w:hyperlink w:anchor="_Toc15392591" w:history="1">
            <w:r w:rsidR="003C5C21" w:rsidRPr="003C5C21">
              <w:rPr>
                <w:rStyle w:val="Hyperlink"/>
                <w:rFonts w:ascii="David" w:hAnsi="David" w:cs="David" w:hint="cs"/>
                <w:noProof/>
              </w:rPr>
              <w:t>4.5</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Optimization aspect</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9</w:t>
            </w:r>
            <w:r w:rsidR="003C5C21" w:rsidRPr="003C5C21">
              <w:rPr>
                <w:rFonts w:ascii="David" w:hAnsi="David" w:cs="David" w:hint="cs"/>
                <w:noProof/>
                <w:webHidden/>
                <w:rtl/>
              </w:rPr>
              <w:fldChar w:fldCharType="end"/>
            </w:r>
          </w:hyperlink>
        </w:p>
        <w:p w14:paraId="138BAC95" w14:textId="3A201B67" w:rsidR="003C5C21" w:rsidRPr="003C5C21" w:rsidRDefault="00CF7CC9" w:rsidP="003C5C21">
          <w:pPr>
            <w:pStyle w:val="TOC1"/>
            <w:tabs>
              <w:tab w:val="left" w:pos="2838"/>
            </w:tabs>
            <w:rPr>
              <w:rFonts w:ascii="David" w:eastAsiaTheme="minorEastAsia" w:hAnsi="David" w:cs="David"/>
              <w:b w:val="0"/>
              <w:bCs w:val="0"/>
              <w:i w:val="0"/>
              <w:iCs w:val="0"/>
              <w:noProof/>
              <w:rtl/>
            </w:rPr>
          </w:pPr>
          <w:hyperlink w:anchor="_Toc15392592" w:history="1">
            <w:r w:rsidR="003C5C21" w:rsidRPr="003C5C21">
              <w:rPr>
                <w:rStyle w:val="Hyperlink"/>
                <w:rFonts w:ascii="David" w:hAnsi="David" w:cs="David" w:hint="cs"/>
                <w:noProof/>
              </w:rPr>
              <w:t>5</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Methods and Research plan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11</w:t>
            </w:r>
            <w:r w:rsidR="003C5C21" w:rsidRPr="003C5C21">
              <w:rPr>
                <w:rFonts w:ascii="David" w:hAnsi="David" w:cs="David" w:hint="cs"/>
                <w:noProof/>
                <w:webHidden/>
                <w:rtl/>
              </w:rPr>
              <w:fldChar w:fldCharType="end"/>
            </w:r>
          </w:hyperlink>
        </w:p>
        <w:p w14:paraId="706888D9" w14:textId="24FDFAA4" w:rsidR="003C5C21" w:rsidRPr="003C5C21" w:rsidRDefault="00CF7CC9" w:rsidP="003C5C21">
          <w:pPr>
            <w:pStyle w:val="TOC2"/>
            <w:rPr>
              <w:rFonts w:ascii="David" w:eastAsiaTheme="minorEastAsia" w:hAnsi="David" w:cs="David"/>
              <w:b w:val="0"/>
              <w:bCs w:val="0"/>
              <w:noProof/>
              <w:sz w:val="24"/>
              <w:szCs w:val="24"/>
              <w:rtl/>
            </w:rPr>
          </w:pPr>
          <w:hyperlink w:anchor="_Toc15392593" w:history="1">
            <w:r w:rsidR="003C5C21" w:rsidRPr="003C5C21">
              <w:rPr>
                <w:rStyle w:val="Hyperlink"/>
                <w:rFonts w:ascii="David" w:hAnsi="David" w:cs="David" w:hint="cs"/>
                <w:noProof/>
              </w:rPr>
              <w:t>5.1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Background</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11</w:t>
            </w:r>
            <w:r w:rsidR="003C5C21" w:rsidRPr="003C5C21">
              <w:rPr>
                <w:rFonts w:ascii="David" w:hAnsi="David" w:cs="David" w:hint="cs"/>
                <w:noProof/>
                <w:webHidden/>
                <w:rtl/>
              </w:rPr>
              <w:fldChar w:fldCharType="end"/>
            </w:r>
          </w:hyperlink>
        </w:p>
        <w:p w14:paraId="7556D9ED" w14:textId="14443292" w:rsidR="003C5C21" w:rsidRPr="003C5C21" w:rsidRDefault="00CF7CC9" w:rsidP="003C5C21">
          <w:pPr>
            <w:pStyle w:val="TOC3"/>
            <w:rPr>
              <w:rFonts w:ascii="David" w:eastAsiaTheme="minorEastAsia" w:hAnsi="David" w:cs="David"/>
              <w:noProof/>
              <w:sz w:val="24"/>
              <w:szCs w:val="24"/>
              <w:rtl/>
            </w:rPr>
          </w:pPr>
          <w:hyperlink w:anchor="_Toc15392594" w:history="1">
            <w:r w:rsidR="003C5C21" w:rsidRPr="003C5C21">
              <w:rPr>
                <w:rStyle w:val="Hyperlink"/>
                <w:rFonts w:ascii="David" w:hAnsi="David" w:cs="David" w:hint="cs"/>
                <w:noProof/>
              </w:rPr>
              <w:t>5.1.1</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The Gaussian plume model</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11</w:t>
            </w:r>
            <w:r w:rsidR="003C5C21" w:rsidRPr="003C5C21">
              <w:rPr>
                <w:rFonts w:ascii="David" w:hAnsi="David" w:cs="David" w:hint="cs"/>
                <w:noProof/>
                <w:webHidden/>
                <w:rtl/>
              </w:rPr>
              <w:fldChar w:fldCharType="end"/>
            </w:r>
          </w:hyperlink>
        </w:p>
        <w:p w14:paraId="1FF344EC" w14:textId="294B9D8F" w:rsidR="003C5C21" w:rsidRPr="003C5C21" w:rsidRDefault="00CF7CC9" w:rsidP="003C5C21">
          <w:pPr>
            <w:pStyle w:val="TOC3"/>
            <w:rPr>
              <w:rFonts w:ascii="David" w:eastAsiaTheme="minorEastAsia" w:hAnsi="David" w:cs="David"/>
              <w:noProof/>
              <w:sz w:val="24"/>
              <w:szCs w:val="24"/>
              <w:rtl/>
            </w:rPr>
          </w:pPr>
          <w:hyperlink w:anchor="_Toc15392595" w:history="1">
            <w:r w:rsidR="003C5C21" w:rsidRPr="003C5C21">
              <w:rPr>
                <w:rStyle w:val="Hyperlink"/>
                <w:rFonts w:ascii="David" w:hAnsi="David" w:cs="David" w:hint="cs"/>
                <w:noProof/>
              </w:rPr>
              <w:t>5.1.2</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Meteorology</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Toc15392595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12</w:t>
            </w:r>
            <w:r w:rsidR="003C5C21" w:rsidRPr="003C5C21">
              <w:rPr>
                <w:rFonts w:ascii="David" w:hAnsi="David" w:cs="David" w:hint="cs"/>
                <w:noProof/>
                <w:webHidden/>
                <w:rtl/>
              </w:rPr>
              <w:fldChar w:fldCharType="end"/>
            </w:r>
          </w:hyperlink>
        </w:p>
        <w:p w14:paraId="52A7D3E5" w14:textId="6B3D176C" w:rsidR="003C5C21" w:rsidRPr="003C5C21" w:rsidRDefault="00CF7CC9" w:rsidP="003C5C21">
          <w:pPr>
            <w:pStyle w:val="TOC3"/>
            <w:tabs>
              <w:tab w:val="left" w:pos="5880"/>
            </w:tabs>
            <w:rPr>
              <w:rFonts w:ascii="David" w:eastAsiaTheme="minorEastAsia" w:hAnsi="David" w:cs="David"/>
              <w:noProof/>
              <w:sz w:val="24"/>
              <w:szCs w:val="24"/>
              <w:rtl/>
            </w:rPr>
          </w:pPr>
          <w:hyperlink w:anchor="_Toc15392596" w:history="1">
            <w:r w:rsidR="003C5C21" w:rsidRPr="003C5C21">
              <w:rPr>
                <w:rStyle w:val="Hyperlink"/>
                <w:rFonts w:ascii="David" w:hAnsi="David" w:cs="David" w:hint="cs"/>
                <w:noProof/>
              </w:rPr>
              <w:t>5.1.3</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The Borg Multi-Objective Evolutionary Algorithm (MOEA) framework</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13</w:t>
            </w:r>
            <w:r w:rsidR="003C5C21" w:rsidRPr="003C5C21">
              <w:rPr>
                <w:rFonts w:ascii="David" w:hAnsi="David" w:cs="David" w:hint="cs"/>
                <w:noProof/>
                <w:webHidden/>
                <w:rtl/>
              </w:rPr>
              <w:fldChar w:fldCharType="end"/>
            </w:r>
          </w:hyperlink>
        </w:p>
        <w:p w14:paraId="0B78E0F2" w14:textId="3AD573C9" w:rsidR="003C5C21" w:rsidRPr="003C5C21" w:rsidRDefault="00CF7CC9" w:rsidP="003C5C21">
          <w:pPr>
            <w:pStyle w:val="TOC2"/>
            <w:rPr>
              <w:rFonts w:ascii="David" w:eastAsiaTheme="minorEastAsia" w:hAnsi="David" w:cs="David"/>
              <w:b w:val="0"/>
              <w:bCs w:val="0"/>
              <w:noProof/>
              <w:sz w:val="24"/>
              <w:szCs w:val="24"/>
              <w:rtl/>
            </w:rPr>
          </w:pPr>
          <w:hyperlink w:anchor="_Toc15392597" w:history="1">
            <w:r w:rsidR="003C5C21" w:rsidRPr="003C5C21">
              <w:rPr>
                <w:rStyle w:val="Hyperlink"/>
                <w:rFonts w:ascii="David" w:hAnsi="David" w:cs="David" w:hint="cs"/>
                <w:noProof/>
              </w:rPr>
              <w:t>5.2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Problem formulation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14</w:t>
            </w:r>
            <w:r w:rsidR="003C5C21" w:rsidRPr="003C5C21">
              <w:rPr>
                <w:rFonts w:ascii="David" w:hAnsi="David" w:cs="David" w:hint="cs"/>
                <w:noProof/>
                <w:webHidden/>
                <w:rtl/>
              </w:rPr>
              <w:fldChar w:fldCharType="end"/>
            </w:r>
          </w:hyperlink>
        </w:p>
        <w:p w14:paraId="375A54D8" w14:textId="6FEFC2E4" w:rsidR="003C5C21" w:rsidRPr="003C5C21" w:rsidRDefault="00CF7CC9" w:rsidP="003C5C21">
          <w:pPr>
            <w:pStyle w:val="TOC3"/>
            <w:rPr>
              <w:rFonts w:ascii="David" w:eastAsiaTheme="minorEastAsia" w:hAnsi="David" w:cs="David"/>
              <w:noProof/>
              <w:sz w:val="24"/>
              <w:szCs w:val="24"/>
              <w:rtl/>
            </w:rPr>
          </w:pPr>
          <w:hyperlink w:anchor="_Toc15392598" w:history="1">
            <w:r w:rsidR="003C5C21" w:rsidRPr="003C5C21">
              <w:rPr>
                <w:rStyle w:val="Hyperlink"/>
                <w:rFonts w:ascii="David" w:hAnsi="David" w:cs="David" w:hint="cs"/>
                <w:noProof/>
              </w:rPr>
              <w:t>5.2.1</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Notation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14</w:t>
            </w:r>
            <w:r w:rsidR="003C5C21" w:rsidRPr="003C5C21">
              <w:rPr>
                <w:rFonts w:ascii="David" w:hAnsi="David" w:cs="David" w:hint="cs"/>
                <w:noProof/>
                <w:webHidden/>
                <w:rtl/>
              </w:rPr>
              <w:fldChar w:fldCharType="end"/>
            </w:r>
          </w:hyperlink>
        </w:p>
        <w:p w14:paraId="1F75AD66" w14:textId="1EA75A1B" w:rsidR="003C5C21" w:rsidRPr="003C5C21" w:rsidRDefault="00CF7CC9" w:rsidP="003C5C21">
          <w:pPr>
            <w:pStyle w:val="TOC3"/>
            <w:rPr>
              <w:rFonts w:ascii="David" w:eastAsiaTheme="minorEastAsia" w:hAnsi="David" w:cs="David"/>
              <w:noProof/>
              <w:sz w:val="24"/>
              <w:szCs w:val="24"/>
              <w:rtl/>
            </w:rPr>
          </w:pPr>
          <w:hyperlink w:anchor="_Toc15392599" w:history="1">
            <w:r w:rsidR="003C5C21" w:rsidRPr="003C5C21">
              <w:rPr>
                <w:rStyle w:val="Hyperlink"/>
                <w:rFonts w:ascii="David" w:hAnsi="David" w:cs="David" w:hint="cs"/>
                <w:noProof/>
              </w:rPr>
              <w:t>5.2.2</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Pairwise Euclidean Distance (PED)</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Toc15392599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14</w:t>
            </w:r>
            <w:r w:rsidR="003C5C21" w:rsidRPr="003C5C21">
              <w:rPr>
                <w:rFonts w:ascii="David" w:hAnsi="David" w:cs="David" w:hint="cs"/>
                <w:noProof/>
                <w:webHidden/>
                <w:rtl/>
              </w:rPr>
              <w:fldChar w:fldCharType="end"/>
            </w:r>
          </w:hyperlink>
        </w:p>
        <w:p w14:paraId="0089EE1C" w14:textId="35ABBDA9" w:rsidR="003C5C21" w:rsidRPr="003C5C21" w:rsidRDefault="00CF7CC9" w:rsidP="003C5C21">
          <w:pPr>
            <w:pStyle w:val="TOC3"/>
            <w:rPr>
              <w:rFonts w:ascii="David" w:eastAsiaTheme="minorEastAsia" w:hAnsi="David" w:cs="David"/>
              <w:noProof/>
              <w:sz w:val="24"/>
              <w:szCs w:val="24"/>
              <w:rtl/>
            </w:rPr>
          </w:pPr>
          <w:hyperlink w:anchor="_Toc15392600" w:history="1">
            <w:r w:rsidR="003C5C21" w:rsidRPr="003C5C21">
              <w:rPr>
                <w:rStyle w:val="Hyperlink"/>
                <w:rFonts w:ascii="David" w:hAnsi="David" w:cs="David" w:hint="cs"/>
                <w:noProof/>
              </w:rPr>
              <w:t>5.2.3</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Optimization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15</w:t>
            </w:r>
            <w:r w:rsidR="003C5C21" w:rsidRPr="003C5C21">
              <w:rPr>
                <w:rFonts w:ascii="David" w:hAnsi="David" w:cs="David" w:hint="cs"/>
                <w:noProof/>
                <w:webHidden/>
                <w:rtl/>
              </w:rPr>
              <w:fldChar w:fldCharType="end"/>
            </w:r>
          </w:hyperlink>
        </w:p>
        <w:p w14:paraId="468069A9" w14:textId="131F77B0" w:rsidR="003C5C21" w:rsidRPr="003C5C21" w:rsidRDefault="00CF7CC9" w:rsidP="003C5C21">
          <w:pPr>
            <w:pStyle w:val="TOC3"/>
            <w:rPr>
              <w:rFonts w:ascii="David" w:eastAsiaTheme="minorEastAsia" w:hAnsi="David" w:cs="David"/>
              <w:noProof/>
              <w:sz w:val="24"/>
              <w:szCs w:val="24"/>
              <w:rtl/>
            </w:rPr>
          </w:pPr>
          <w:hyperlink w:anchor="_Toc15392601" w:history="1">
            <w:r w:rsidR="003C5C21" w:rsidRPr="003C5C21">
              <w:rPr>
                <w:rStyle w:val="Hyperlink"/>
                <w:rFonts w:ascii="David" w:hAnsi="David" w:cs="David" w:hint="cs"/>
                <w:noProof/>
              </w:rPr>
              <w:t>5.2.4</w:t>
            </w:r>
            <w:r w:rsidR="003C5C21" w:rsidRPr="003C5C21">
              <w:rPr>
                <w:rFonts w:ascii="David" w:eastAsiaTheme="minorEastAsia" w:hAnsi="David" w:cs="David" w:hint="cs"/>
                <w:noProof/>
                <w:sz w:val="24"/>
                <w:szCs w:val="24"/>
                <w:rtl/>
              </w:rPr>
              <w:tab/>
            </w:r>
            <w:r w:rsidR="003C5C21" w:rsidRPr="003C5C21">
              <w:rPr>
                <w:rStyle w:val="Hyperlink"/>
                <w:rFonts w:ascii="David" w:hAnsi="David" w:cs="David" w:hint="cs"/>
                <w:noProof/>
              </w:rPr>
              <w:t>Optimization procedure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16</w:t>
            </w:r>
            <w:r w:rsidR="003C5C21" w:rsidRPr="003C5C21">
              <w:rPr>
                <w:rFonts w:ascii="David" w:hAnsi="David" w:cs="David" w:hint="cs"/>
                <w:noProof/>
                <w:webHidden/>
                <w:rtl/>
              </w:rPr>
              <w:fldChar w:fldCharType="end"/>
            </w:r>
          </w:hyperlink>
        </w:p>
        <w:p w14:paraId="476248CB" w14:textId="4F6A8AC1" w:rsidR="003C5C21" w:rsidRPr="003C5C21" w:rsidRDefault="00CF7CC9" w:rsidP="003C5C21">
          <w:pPr>
            <w:pStyle w:val="TOC2"/>
            <w:rPr>
              <w:rFonts w:ascii="David" w:eastAsiaTheme="minorEastAsia" w:hAnsi="David" w:cs="David"/>
              <w:b w:val="0"/>
              <w:bCs w:val="0"/>
              <w:noProof/>
              <w:sz w:val="24"/>
              <w:szCs w:val="24"/>
              <w:rtl/>
            </w:rPr>
          </w:pPr>
          <w:hyperlink w:anchor="_Toc15392602" w:history="1">
            <w:r w:rsidR="003C5C21" w:rsidRPr="003C5C21">
              <w:rPr>
                <w:rStyle w:val="Hyperlink"/>
                <w:rFonts w:ascii="David" w:hAnsi="David" w:cs="David" w:hint="cs"/>
                <w:noProof/>
              </w:rPr>
              <w:t>5.3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Research plan</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16</w:t>
            </w:r>
            <w:r w:rsidR="003C5C21" w:rsidRPr="003C5C21">
              <w:rPr>
                <w:rFonts w:ascii="David" w:hAnsi="David" w:cs="David" w:hint="cs"/>
                <w:noProof/>
                <w:webHidden/>
                <w:rtl/>
              </w:rPr>
              <w:fldChar w:fldCharType="end"/>
            </w:r>
          </w:hyperlink>
        </w:p>
        <w:p w14:paraId="208F753B" w14:textId="247AB4F2" w:rsidR="003C5C21" w:rsidRPr="003C5C21" w:rsidRDefault="00CF7CC9" w:rsidP="003C5C21">
          <w:pPr>
            <w:pStyle w:val="TOC1"/>
            <w:tabs>
              <w:tab w:val="left" w:pos="1934"/>
            </w:tabs>
            <w:rPr>
              <w:rFonts w:ascii="David" w:eastAsiaTheme="minorEastAsia" w:hAnsi="David" w:cs="David"/>
              <w:b w:val="0"/>
              <w:bCs w:val="0"/>
              <w:i w:val="0"/>
              <w:iCs w:val="0"/>
              <w:noProof/>
              <w:rtl/>
            </w:rPr>
          </w:pPr>
          <w:hyperlink w:anchor="_Toc15392603" w:history="1">
            <w:r w:rsidR="003C5C21" w:rsidRPr="003C5C21">
              <w:rPr>
                <w:rStyle w:val="Hyperlink"/>
                <w:rFonts w:ascii="David" w:hAnsi="David" w:cs="David" w:hint="cs"/>
                <w:noProof/>
              </w:rPr>
              <w:t>6</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Preliminary results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Toc15392603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18</w:t>
            </w:r>
            <w:r w:rsidR="003C5C21" w:rsidRPr="003C5C21">
              <w:rPr>
                <w:rFonts w:ascii="David" w:hAnsi="David" w:cs="David" w:hint="cs"/>
                <w:noProof/>
                <w:webHidden/>
                <w:rtl/>
              </w:rPr>
              <w:fldChar w:fldCharType="end"/>
            </w:r>
          </w:hyperlink>
        </w:p>
        <w:p w14:paraId="6B51867E" w14:textId="49AAE767" w:rsidR="003C5C21" w:rsidRPr="003C5C21" w:rsidRDefault="00CF7CC9" w:rsidP="007F0C92">
          <w:pPr>
            <w:pStyle w:val="TOC2"/>
            <w:rPr>
              <w:rFonts w:ascii="David" w:eastAsiaTheme="minorEastAsia" w:hAnsi="David" w:cs="David"/>
              <w:b w:val="0"/>
              <w:bCs w:val="0"/>
              <w:noProof/>
              <w:sz w:val="24"/>
              <w:szCs w:val="24"/>
              <w:rtl/>
            </w:rPr>
          </w:pPr>
          <w:hyperlink w:anchor="_Toc15392604" w:history="1">
            <w:r w:rsidR="003C5C21" w:rsidRPr="003C5C21">
              <w:rPr>
                <w:rStyle w:val="Hyperlink"/>
                <w:rFonts w:ascii="David" w:hAnsi="David" w:cs="David" w:hint="cs"/>
                <w:noProof/>
              </w:rPr>
              <w:t>6.1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Simulation setup</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Toc15392604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18</w:t>
            </w:r>
            <w:r w:rsidR="003C5C21" w:rsidRPr="003C5C21">
              <w:rPr>
                <w:rFonts w:ascii="David" w:hAnsi="David" w:cs="David" w:hint="cs"/>
                <w:noProof/>
                <w:webHidden/>
                <w:rtl/>
              </w:rPr>
              <w:fldChar w:fldCharType="end"/>
            </w:r>
          </w:hyperlink>
        </w:p>
        <w:p w14:paraId="31A18437" w14:textId="0435766B" w:rsidR="003C5C21" w:rsidRPr="003C5C21" w:rsidRDefault="00CF7CC9" w:rsidP="003C5C21">
          <w:pPr>
            <w:pStyle w:val="TOC2"/>
            <w:rPr>
              <w:rFonts w:ascii="David" w:eastAsiaTheme="minorEastAsia" w:hAnsi="David" w:cs="David"/>
              <w:b w:val="0"/>
              <w:bCs w:val="0"/>
              <w:noProof/>
              <w:sz w:val="24"/>
              <w:szCs w:val="24"/>
              <w:rtl/>
            </w:rPr>
          </w:pPr>
          <w:hyperlink w:anchor="_Toc15392606" w:history="1">
            <w:r w:rsidR="003C5C21" w:rsidRPr="003C5C21">
              <w:rPr>
                <w:rStyle w:val="Hyperlink"/>
                <w:rFonts w:ascii="David" w:hAnsi="David" w:cs="David" w:hint="cs"/>
                <w:noProof/>
              </w:rPr>
              <w:t>6.2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Obtained solutions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Toc15392606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19</w:t>
            </w:r>
            <w:r w:rsidR="003C5C21" w:rsidRPr="003C5C21">
              <w:rPr>
                <w:rFonts w:ascii="David" w:hAnsi="David" w:cs="David" w:hint="cs"/>
                <w:noProof/>
                <w:webHidden/>
                <w:rtl/>
              </w:rPr>
              <w:fldChar w:fldCharType="end"/>
            </w:r>
          </w:hyperlink>
        </w:p>
        <w:p w14:paraId="1C59EFF3" w14:textId="0A47A5F6" w:rsidR="003C5C21" w:rsidRPr="003C5C21" w:rsidRDefault="00CF7CC9" w:rsidP="003C5C21">
          <w:pPr>
            <w:pStyle w:val="TOC1"/>
            <w:rPr>
              <w:rFonts w:ascii="David" w:eastAsiaTheme="minorEastAsia" w:hAnsi="David" w:cs="David"/>
              <w:b w:val="0"/>
              <w:bCs w:val="0"/>
              <w:i w:val="0"/>
              <w:iCs w:val="0"/>
              <w:noProof/>
              <w:rtl/>
            </w:rPr>
          </w:pPr>
          <w:hyperlink w:anchor="_Toc15392607" w:history="1">
            <w:r w:rsidR="003C5C21" w:rsidRPr="003C5C21">
              <w:rPr>
                <w:rStyle w:val="Hyperlink"/>
                <w:rFonts w:ascii="David" w:hAnsi="David" w:cs="David" w:hint="cs"/>
                <w:noProof/>
              </w:rPr>
              <w:t>7</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Work schedule</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Toc15392607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21</w:t>
            </w:r>
            <w:r w:rsidR="003C5C21" w:rsidRPr="003C5C21">
              <w:rPr>
                <w:rFonts w:ascii="David" w:hAnsi="David" w:cs="David" w:hint="cs"/>
                <w:noProof/>
                <w:webHidden/>
                <w:rtl/>
              </w:rPr>
              <w:fldChar w:fldCharType="end"/>
            </w:r>
          </w:hyperlink>
        </w:p>
        <w:p w14:paraId="4156F912" w14:textId="6B9156C4" w:rsidR="003C5C21" w:rsidRPr="003C5C21" w:rsidRDefault="00CF7CC9" w:rsidP="003C5C21">
          <w:pPr>
            <w:pStyle w:val="TOC1"/>
            <w:rPr>
              <w:rFonts w:ascii="David" w:eastAsiaTheme="minorEastAsia" w:hAnsi="David" w:cs="David"/>
              <w:b w:val="0"/>
              <w:bCs w:val="0"/>
              <w:i w:val="0"/>
              <w:iCs w:val="0"/>
              <w:noProof/>
              <w:rtl/>
            </w:rPr>
          </w:pPr>
          <w:hyperlink w:anchor="_Toc15392608" w:history="1">
            <w:r w:rsidR="003C5C21" w:rsidRPr="003C5C21">
              <w:rPr>
                <w:rStyle w:val="Hyperlink"/>
                <w:rFonts w:ascii="David" w:hAnsi="David" w:cs="David" w:hint="cs"/>
                <w:noProof/>
              </w:rPr>
              <w:t>8</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References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Toc15392608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22</w:t>
            </w:r>
            <w:r w:rsidR="003C5C21" w:rsidRPr="003C5C21">
              <w:rPr>
                <w:rFonts w:ascii="David" w:hAnsi="David" w:cs="David" w:hint="cs"/>
                <w:noProof/>
                <w:webHidden/>
                <w:rtl/>
              </w:rPr>
              <w:fldChar w:fldCharType="end"/>
            </w:r>
          </w:hyperlink>
        </w:p>
        <w:p w14:paraId="409DFF6E" w14:textId="2BCB97D8" w:rsidR="003C5C21" w:rsidRPr="003C5C21" w:rsidRDefault="00CF7CC9" w:rsidP="003C5C21">
          <w:pPr>
            <w:pStyle w:val="TOC1"/>
            <w:rPr>
              <w:rFonts w:ascii="David" w:eastAsiaTheme="minorEastAsia" w:hAnsi="David" w:cs="David"/>
              <w:b w:val="0"/>
              <w:bCs w:val="0"/>
              <w:i w:val="0"/>
              <w:iCs w:val="0"/>
              <w:noProof/>
              <w:rtl/>
            </w:rPr>
          </w:pPr>
          <w:hyperlink w:anchor="_Toc15392609" w:history="1">
            <w:r w:rsidR="003C5C21" w:rsidRPr="003C5C21">
              <w:rPr>
                <w:rStyle w:val="Hyperlink"/>
                <w:rFonts w:ascii="David" w:hAnsi="David" w:cs="David" w:hint="cs"/>
                <w:noProof/>
              </w:rPr>
              <w:t>9</w:t>
            </w:r>
            <w:r w:rsidR="003C5C21" w:rsidRPr="003C5C21">
              <w:rPr>
                <w:rFonts w:ascii="David" w:eastAsiaTheme="minorEastAsia" w:hAnsi="David" w:cs="David" w:hint="cs"/>
                <w:b w:val="0"/>
                <w:bCs w:val="0"/>
                <w:i w:val="0"/>
                <w:iCs w:val="0"/>
                <w:noProof/>
                <w:rtl/>
              </w:rPr>
              <w:tab/>
            </w:r>
            <w:r w:rsidR="003C5C21" w:rsidRPr="003C5C21">
              <w:rPr>
                <w:rStyle w:val="Hyperlink"/>
                <w:rFonts w:ascii="David" w:hAnsi="David" w:cs="David" w:hint="cs"/>
                <w:noProof/>
              </w:rPr>
              <w:t>Appendices</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Toc15392609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24</w:t>
            </w:r>
            <w:r w:rsidR="003C5C21" w:rsidRPr="003C5C21">
              <w:rPr>
                <w:rFonts w:ascii="David" w:hAnsi="David" w:cs="David" w:hint="cs"/>
                <w:noProof/>
                <w:webHidden/>
                <w:rtl/>
              </w:rPr>
              <w:fldChar w:fldCharType="end"/>
            </w:r>
          </w:hyperlink>
        </w:p>
        <w:p w14:paraId="085CFB47" w14:textId="0A2ABAE2" w:rsidR="003C5C21" w:rsidRPr="003C5C21" w:rsidRDefault="00CF7CC9" w:rsidP="003C5C21">
          <w:pPr>
            <w:pStyle w:val="TOC2"/>
            <w:rPr>
              <w:rFonts w:ascii="David" w:eastAsiaTheme="minorEastAsia" w:hAnsi="David" w:cs="David"/>
              <w:b w:val="0"/>
              <w:bCs w:val="0"/>
              <w:noProof/>
              <w:sz w:val="24"/>
              <w:szCs w:val="24"/>
              <w:rtl/>
            </w:rPr>
          </w:pPr>
          <w:hyperlink w:anchor="_Toc15392610" w:history="1">
            <w:r w:rsidR="003C5C21" w:rsidRPr="003C5C21">
              <w:rPr>
                <w:rStyle w:val="Hyperlink"/>
                <w:rFonts w:ascii="David" w:hAnsi="David" w:cs="David" w:hint="cs"/>
                <w:noProof/>
              </w:rPr>
              <w:t>9.1</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A</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Toc15392610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24</w:t>
            </w:r>
            <w:r w:rsidR="003C5C21" w:rsidRPr="003C5C21">
              <w:rPr>
                <w:rFonts w:ascii="David" w:hAnsi="David" w:cs="David" w:hint="cs"/>
                <w:noProof/>
                <w:webHidden/>
                <w:rtl/>
              </w:rPr>
              <w:fldChar w:fldCharType="end"/>
            </w:r>
          </w:hyperlink>
        </w:p>
        <w:p w14:paraId="72207DE0" w14:textId="34997219" w:rsidR="003C5C21" w:rsidRPr="003C5C21" w:rsidRDefault="00CF7CC9" w:rsidP="003C5C21">
          <w:pPr>
            <w:pStyle w:val="TOC2"/>
            <w:rPr>
              <w:rFonts w:ascii="David" w:eastAsiaTheme="minorEastAsia" w:hAnsi="David" w:cs="David"/>
              <w:b w:val="0"/>
              <w:bCs w:val="0"/>
              <w:noProof/>
              <w:sz w:val="24"/>
              <w:szCs w:val="24"/>
              <w:rtl/>
            </w:rPr>
          </w:pPr>
          <w:hyperlink w:anchor="_Toc15392611" w:history="1">
            <w:r w:rsidR="003C5C21" w:rsidRPr="003C5C21">
              <w:rPr>
                <w:rStyle w:val="Hyperlink"/>
                <w:rFonts w:ascii="David" w:hAnsi="David" w:cs="David" w:hint="cs"/>
                <w:noProof/>
              </w:rPr>
              <w:t>9.2</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B</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Toc15392611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25</w:t>
            </w:r>
            <w:r w:rsidR="003C5C21" w:rsidRPr="003C5C21">
              <w:rPr>
                <w:rFonts w:ascii="David" w:hAnsi="David" w:cs="David" w:hint="cs"/>
                <w:noProof/>
                <w:webHidden/>
                <w:rtl/>
              </w:rPr>
              <w:fldChar w:fldCharType="end"/>
            </w:r>
          </w:hyperlink>
        </w:p>
        <w:p w14:paraId="6389E539" w14:textId="09499679" w:rsidR="003C5C21" w:rsidRPr="003C5C21" w:rsidRDefault="00CF7CC9" w:rsidP="003C5C21">
          <w:pPr>
            <w:pStyle w:val="TOC2"/>
            <w:rPr>
              <w:rFonts w:ascii="David" w:eastAsiaTheme="minorEastAsia" w:hAnsi="David" w:cs="David"/>
              <w:b w:val="0"/>
              <w:bCs w:val="0"/>
              <w:noProof/>
              <w:sz w:val="24"/>
              <w:szCs w:val="24"/>
              <w:rtl/>
            </w:rPr>
          </w:pPr>
          <w:hyperlink w:anchor="_Toc15392612" w:history="1">
            <w:r w:rsidR="003C5C21" w:rsidRPr="003C5C21">
              <w:rPr>
                <w:rStyle w:val="Hyperlink"/>
                <w:rFonts w:ascii="David" w:hAnsi="David" w:cs="David" w:hint="cs"/>
                <w:noProof/>
              </w:rPr>
              <w:t>9.3</w:t>
            </w:r>
            <w:r w:rsidR="003C5C21" w:rsidRPr="003C5C21">
              <w:rPr>
                <w:rFonts w:ascii="David" w:eastAsiaTheme="minorEastAsia" w:hAnsi="David" w:cs="David" w:hint="cs"/>
                <w:b w:val="0"/>
                <w:bCs w:val="0"/>
                <w:noProof/>
                <w:sz w:val="24"/>
                <w:szCs w:val="24"/>
                <w:rtl/>
              </w:rPr>
              <w:tab/>
            </w:r>
            <w:r w:rsidR="003C5C21" w:rsidRPr="003C5C21">
              <w:rPr>
                <w:rStyle w:val="Hyperlink"/>
                <w:rFonts w:ascii="David" w:hAnsi="David" w:cs="David" w:hint="cs"/>
                <w:noProof/>
              </w:rPr>
              <w:t>Appendix C</w:t>
            </w:r>
            <w:r w:rsidR="003C5C21" w:rsidRPr="003C5C21">
              <w:rPr>
                <w:rFonts w:ascii="David" w:hAnsi="David" w:cs="David" w:hint="cs"/>
                <w:noProof/>
                <w:webHidden/>
                <w:rtl/>
              </w:rPr>
              <w:tab/>
            </w:r>
            <w:r w:rsidR="003C5C21" w:rsidRPr="003C5C21">
              <w:rPr>
                <w:rFonts w:ascii="David" w:hAnsi="David" w:cs="David" w:hint="cs"/>
                <w:noProof/>
                <w:webHidden/>
                <w:rtl/>
              </w:rPr>
              <w:fldChar w:fldCharType="begin"/>
            </w:r>
            <w:r w:rsidR="003C5C21" w:rsidRPr="003C5C21">
              <w:rPr>
                <w:rFonts w:ascii="David" w:hAnsi="David" w:cs="David" w:hint="cs"/>
                <w:noProof/>
                <w:webHidden/>
                <w:rtl/>
              </w:rPr>
              <w:instrText xml:space="preserve"> </w:instrText>
            </w:r>
            <w:r w:rsidR="003C5C21" w:rsidRPr="003C5C21">
              <w:rPr>
                <w:rFonts w:ascii="David" w:hAnsi="David" w:cs="David" w:hint="cs"/>
                <w:noProof/>
                <w:webHidden/>
              </w:rPr>
              <w:instrText>PAGEREF</w:instrText>
            </w:r>
            <w:r w:rsidR="003C5C21" w:rsidRPr="003C5C21">
              <w:rPr>
                <w:rFonts w:ascii="David" w:hAnsi="David" w:cs="David" w:hint="cs"/>
                <w:noProof/>
                <w:webHidden/>
                <w:rtl/>
              </w:rPr>
              <w:instrText xml:space="preserve"> _</w:instrText>
            </w:r>
            <w:r w:rsidR="003C5C21" w:rsidRPr="003C5C21">
              <w:rPr>
                <w:rFonts w:ascii="David" w:hAnsi="David" w:cs="David" w:hint="cs"/>
                <w:noProof/>
                <w:webHidden/>
              </w:rPr>
              <w:instrText>Toc15392612 \h</w:instrText>
            </w:r>
            <w:r w:rsidR="003C5C21" w:rsidRPr="003C5C21">
              <w:rPr>
                <w:rFonts w:ascii="David" w:hAnsi="David" w:cs="David" w:hint="cs"/>
                <w:noProof/>
                <w:webHidden/>
                <w:rtl/>
              </w:rPr>
              <w:instrText xml:space="preserve"> </w:instrText>
            </w:r>
            <w:r w:rsidR="003C5C21" w:rsidRPr="003C5C21">
              <w:rPr>
                <w:rFonts w:ascii="David" w:hAnsi="David" w:cs="David" w:hint="cs"/>
                <w:noProof/>
                <w:webHidden/>
                <w:rtl/>
              </w:rPr>
            </w:r>
            <w:r w:rsidR="003C5C21" w:rsidRPr="003C5C21">
              <w:rPr>
                <w:rFonts w:ascii="David" w:hAnsi="David" w:cs="David" w:hint="cs"/>
                <w:noProof/>
                <w:webHidden/>
                <w:rtl/>
              </w:rPr>
              <w:fldChar w:fldCharType="separate"/>
            </w:r>
            <w:r w:rsidR="00587E2C">
              <w:rPr>
                <w:rFonts w:ascii="David" w:hAnsi="David" w:cs="David"/>
                <w:noProof/>
                <w:webHidden/>
              </w:rPr>
              <w:t>26</w:t>
            </w:r>
            <w:r w:rsidR="003C5C21" w:rsidRPr="003C5C21">
              <w:rPr>
                <w:rFonts w:ascii="David" w:hAnsi="David" w:cs="David" w:hint="cs"/>
                <w:noProof/>
                <w:webHidden/>
                <w:rtl/>
              </w:rPr>
              <w:fldChar w:fldCharType="end"/>
            </w:r>
          </w:hyperlink>
        </w:p>
        <w:p w14:paraId="7C0F106A" w14:textId="45B3E583" w:rsidR="00EF1A3E" w:rsidRPr="00CA1A43" w:rsidRDefault="00EF1A3E" w:rsidP="003C5C21">
          <w:pPr>
            <w:spacing w:line="276" w:lineRule="auto"/>
            <w:rPr>
              <w:rFonts w:cs="David"/>
            </w:rPr>
          </w:pPr>
          <w:r w:rsidRPr="003C5C21">
            <w:rPr>
              <w:rFonts w:cs="David" w:hint="cs"/>
              <w:noProof/>
            </w:rPr>
            <w:fldChar w:fldCharType="end"/>
          </w:r>
        </w:p>
      </w:sdtContent>
    </w:sdt>
    <w:p w14:paraId="0274589D" w14:textId="77777777" w:rsidR="004F2A45" w:rsidRPr="00C239DA" w:rsidRDefault="004F2A45" w:rsidP="003C5C21">
      <w:pPr>
        <w:pStyle w:val="Heading1"/>
        <w:numPr>
          <w:ilvl w:val="0"/>
          <w:numId w:val="0"/>
        </w:numPr>
        <w:ind w:left="432"/>
        <w:rPr>
          <w:vertAlign w:val="subscript"/>
        </w:rPr>
        <w:sectPr w:rsidR="004F2A45" w:rsidRPr="00C239DA" w:rsidSect="00F64228">
          <w:pgSz w:w="11906" w:h="16838"/>
          <w:pgMar w:top="1440" w:right="1080" w:bottom="1440" w:left="1080" w:header="709" w:footer="709" w:gutter="0"/>
          <w:cols w:space="708"/>
          <w:bidi/>
          <w:rtlGutter/>
          <w:docGrid w:linePitch="360"/>
        </w:sectPr>
      </w:pPr>
    </w:p>
    <w:p w14:paraId="6E6B716B" w14:textId="6B3FC31F" w:rsidR="00CE7625" w:rsidRPr="00A10451" w:rsidRDefault="00B926B5" w:rsidP="0089641E">
      <w:pPr>
        <w:pStyle w:val="Heading1"/>
        <w:rPr>
          <w:rFonts w:eastAsiaTheme="minorHAnsi"/>
        </w:rPr>
      </w:pPr>
      <w:bookmarkStart w:id="14" w:name="_Toc15392576"/>
      <w:r w:rsidRPr="00A10451">
        <w:rPr>
          <w:rFonts w:hint="cs"/>
        </w:rPr>
        <w:lastRenderedPageBreak/>
        <w:t>I</w:t>
      </w:r>
      <w:r w:rsidR="00492684" w:rsidRPr="00A10451">
        <w:rPr>
          <w:rFonts w:hint="cs"/>
        </w:rPr>
        <w:t>ntroduction</w:t>
      </w:r>
      <w:bookmarkEnd w:id="14"/>
    </w:p>
    <w:p w14:paraId="07FB679B" w14:textId="3F680BBD" w:rsidR="00182389" w:rsidRPr="00A10451" w:rsidRDefault="00182389" w:rsidP="00E87BA7">
      <w:pPr>
        <w:pStyle w:val="Heading2"/>
      </w:pPr>
      <w:bookmarkStart w:id="15" w:name="_Toc15392577"/>
      <w:r w:rsidRPr="00A10451">
        <w:rPr>
          <w:rFonts w:hint="cs"/>
        </w:rPr>
        <w:t>Air pollution</w:t>
      </w:r>
      <w:bookmarkEnd w:id="15"/>
    </w:p>
    <w:p w14:paraId="4C9AA649" w14:textId="7E061B4F" w:rsidR="00554E47" w:rsidRPr="00906591" w:rsidRDefault="00CE7625" w:rsidP="00E87BA7">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w:t>
      </w:r>
      <w:r w:rsidR="005C3807">
        <w:rPr>
          <w:rFonts w:cs="David"/>
          <w:color w:val="000000"/>
        </w:rPr>
        <w:t xml:space="preserve"> or</w:t>
      </w:r>
      <w:r w:rsidRPr="00A10451">
        <w:rPr>
          <w:rFonts w:cs="David" w:hint="cs"/>
          <w:color w:val="000000"/>
        </w:rPr>
        <w:t xml:space="preserve"> wildfires.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del w:id="16" w:author="Idit Balachsan" w:date="2019-08-12T22:02:00Z">
        <w:r w:rsidRPr="00A10451" w:rsidDel="002A481C">
          <w:rPr>
            <w:rFonts w:cs="David" w:hint="cs"/>
            <w:color w:val="000000"/>
          </w:rPr>
          <w:delText>N</w:delText>
        </w:r>
        <w:r w:rsidR="00D77161" w:rsidDel="002A481C">
          <w:rPr>
            <w:rFonts w:cs="David"/>
            <w:color w:val="000000"/>
          </w:rPr>
          <w:delText>oX</w:delText>
        </w:r>
      </w:del>
      <w:ins w:id="17" w:author="Idit Balachsan" w:date="2019-08-12T22:02:00Z">
        <w:r w:rsidR="002A481C" w:rsidRPr="00A10451">
          <w:rPr>
            <w:rFonts w:cs="David"/>
            <w:color w:val="000000"/>
          </w:rPr>
          <w:t>N</w:t>
        </w:r>
        <w:r w:rsidR="002A481C">
          <w:rPr>
            <w:rFonts w:cs="David"/>
            <w:color w:val="000000"/>
          </w:rPr>
          <w:t>Ox</w:t>
        </w:r>
      </w:ins>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fertilizer</w:t>
      </w:r>
      <w:r w:rsidR="000A4006">
        <w:rPr>
          <w:rFonts w:cs="David"/>
          <w:color w:val="000000" w:themeColor="text1"/>
        </w:rPr>
        <w:t>s’</w:t>
      </w:r>
      <w:r w:rsidR="00F14364" w:rsidRPr="00A10451">
        <w:rPr>
          <w:rFonts w:cs="David" w:hint="cs"/>
          <w:color w:val="000000" w:themeColor="text1"/>
        </w:rPr>
        <w:t xml:space="preserve">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18" w:name="OLE_LINK60"/>
      <w:bookmarkStart w:id="19" w:name="OLE_LINK61"/>
      <w:r w:rsidR="008E3525" w:rsidRPr="008E3525">
        <w:rPr>
          <w:rFonts w:cs="David"/>
          <w:color w:val="000000"/>
        </w:rPr>
        <w:t xml:space="preserve">on-point source emissions </w:t>
      </w:r>
      <w:bookmarkEnd w:id="18"/>
      <w:bookmarkEnd w:id="19"/>
      <w:r w:rsidR="008E3525" w:rsidRPr="008E3525">
        <w:rPr>
          <w:rFonts w:cs="David"/>
          <w:color w:val="000000"/>
        </w:rPr>
        <w:t xml:space="preserve">– caused by </w:t>
      </w:r>
      <w:bookmarkStart w:id="20" w:name="OLE_LINK62"/>
      <w:bookmarkStart w:id="21" w:name="OLE_LINK63"/>
      <w:r w:rsidR="008E3525" w:rsidRPr="008E3525">
        <w:rPr>
          <w:rFonts w:cs="David"/>
          <w:color w:val="000000"/>
        </w:rPr>
        <w:t xml:space="preserve">direct contact of volatile substances </w:t>
      </w:r>
      <w:bookmarkEnd w:id="20"/>
      <w:bookmarkEnd w:id="21"/>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17416B">
        <w:rPr>
          <w:rFonts w:cs="David"/>
          <w:color w:val="000000"/>
        </w:rPr>
        <w:instrText>ADDIN CSL_CITATION {"citationItems":[{"id":"ITEM-1","itemData":{"URL":"http://www.sviva.gov.il/English/env_topics/Health-and-Environment/Health-Impact-of-Environmental-Nuisances/Pages/The-Impact-of-Air-Pollution-from-Industry.aspx","accessed":{"date-parts":[["2019","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18F7418F" w:rsidR="00AF392C" w:rsidRPr="00A10451" w:rsidRDefault="00CE7625" w:rsidP="00E87BA7">
      <w:pPr>
        <w:ind w:right="-2" w:firstLine="720"/>
        <w:rPr>
          <w:rFonts w:cs="David"/>
        </w:rPr>
      </w:pPr>
      <w:bookmarkStart w:id="22" w:name="OLE_LINK111"/>
      <w:bookmarkStart w:id="23" w:name="OLE_LINK112"/>
      <w:bookmarkStart w:id="24" w:name="OLE_LINK113"/>
      <w:bookmarkStart w:id="25" w:name="OLE_LINK114"/>
      <w:bookmarkStart w:id="26"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22"/>
      <w:bookmarkEnd w:id="23"/>
      <w:bookmarkEnd w:id="24"/>
      <w:r w:rsidRPr="00A10451">
        <w:rPr>
          <w:rFonts w:cs="David" w:hint="cs"/>
          <w:color w:val="000000"/>
        </w:rPr>
        <w:t>.</w:t>
      </w:r>
      <w:bookmarkEnd w:id="25"/>
      <w:bookmarkEnd w:id="26"/>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globally are linked to ambient air pollution, mainly from heart disease, stroke, chronic obstructive pulmonary disease, lung cancer, and acute respiratory infections in children</w:t>
      </w:r>
      <w:r w:rsidR="000A4006">
        <w:rPr>
          <w:rFonts w:cs="David"/>
          <w:color w:val="000000"/>
        </w:rPr>
        <w:t xml:space="preserve"> </w:t>
      </w:r>
      <w:r w:rsidR="000A4006" w:rsidRPr="00A10451">
        <w:rPr>
          <w:rFonts w:cs="David" w:hint="cs"/>
          <w:color w:val="000000"/>
          <w:shd w:val="clear" w:color="auto" w:fill="FFFFFF"/>
        </w:rPr>
        <w:fldChar w:fldCharType="begin" w:fldLock="1"/>
      </w:r>
      <w:r w:rsidR="000A4006">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0A4006" w:rsidRPr="00A10451">
        <w:rPr>
          <w:rFonts w:cs="David" w:hint="cs"/>
          <w:color w:val="000000"/>
          <w:shd w:val="clear" w:color="auto" w:fill="FFFFFF"/>
        </w:rPr>
        <w:fldChar w:fldCharType="separate"/>
      </w:r>
      <w:r w:rsidR="000A4006" w:rsidRPr="00076509">
        <w:rPr>
          <w:rFonts w:cs="David"/>
          <w:noProof/>
          <w:color w:val="000000"/>
          <w:shd w:val="clear" w:color="auto" w:fill="FFFFFF"/>
        </w:rPr>
        <w:t>[5]</w:t>
      </w:r>
      <w:r w:rsidR="000A4006" w:rsidRPr="00A10451">
        <w:rPr>
          <w:rFonts w:cs="David" w:hint="cs"/>
          <w:color w:val="000000"/>
          <w:shd w:val="clear" w:color="auto" w:fill="FFFFFF"/>
        </w:rPr>
        <w:fldChar w:fldCharType="end"/>
      </w:r>
      <w:r w:rsidRPr="00A10451">
        <w:rPr>
          <w:rFonts w:cs="David" w:hint="cs"/>
          <w:color w:val="000000"/>
        </w:rPr>
        <w:t xml:space="preserve">.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w:t>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E87BA7">
      <w:pPr>
        <w:ind w:right="-2"/>
        <w:rPr>
          <w:rFonts w:cs="David"/>
          <w:b/>
          <w:bCs/>
          <w:color w:val="000000"/>
          <w:sz w:val="22"/>
          <w:szCs w:val="22"/>
        </w:rPr>
      </w:pPr>
    </w:p>
    <w:p w14:paraId="61A8FBF4" w14:textId="4CD43D32" w:rsidR="00182389" w:rsidRPr="00A10451" w:rsidRDefault="00182389" w:rsidP="00E87BA7">
      <w:pPr>
        <w:pStyle w:val="Heading2"/>
      </w:pPr>
      <w:bookmarkStart w:id="27" w:name="_Toc15392578"/>
      <w:r w:rsidRPr="00A10451">
        <w:rPr>
          <w:rFonts w:hint="cs"/>
        </w:rPr>
        <w:t>Monitoring air pollution</w:t>
      </w:r>
      <w:bookmarkEnd w:id="27"/>
    </w:p>
    <w:p w14:paraId="23A9B8F5" w14:textId="081497C7" w:rsidR="00291E11" w:rsidRPr="00A10451" w:rsidRDefault="00AE0031" w:rsidP="00E87BA7">
      <w:pPr>
        <w:ind w:right="-2"/>
        <w:rPr>
          <w:rFonts w:cs="David"/>
          <w:color w:val="000000"/>
          <w:rtl/>
        </w:rPr>
      </w:pPr>
      <w:bookmarkStart w:id="28" w:name="OLE_LINK109"/>
      <w:bookmarkStart w:id="29"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air pollution to enforce plants that temporarily exceed their emission permit, reveal leaks or new </w:t>
      </w:r>
      <w:r w:rsidR="00F25C50" w:rsidRPr="00A10451">
        <w:rPr>
          <w:rFonts w:cs="David" w:hint="cs"/>
          <w:color w:val="000000"/>
        </w:rPr>
        <w:lastRenderedPageBreak/>
        <w:t>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76260641" w14:textId="41B2A48F" w:rsidR="00944AE3" w:rsidRDefault="00190845" w:rsidP="00944AE3">
      <w:pPr>
        <w:ind w:right="-2" w:firstLine="720"/>
        <w:rPr>
          <w:rFonts w:cs="David"/>
          <w:color w:val="000000"/>
          <w:rtl/>
        </w:rPr>
      </w:pPr>
      <w:bookmarkStart w:id="30" w:name="OLE_LINK120"/>
      <w:bookmarkStart w:id="31" w:name="OLE_LINK121"/>
      <w:bookmarkEnd w:id="28"/>
      <w:bookmarkEnd w:id="29"/>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r w:rsidR="00CE7625" w:rsidRPr="00A10451">
        <w:rPr>
          <w:rFonts w:cs="David" w:hint="cs"/>
          <w:color w:val="000000"/>
        </w:rPr>
        <w:t>i)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i) their </w:t>
      </w:r>
      <w:r w:rsidR="00D67D8C">
        <w:rPr>
          <w:rFonts w:cs="David"/>
          <w:color w:val="000000"/>
        </w:rPr>
        <w:t>deployment</w:t>
      </w:r>
      <w:r w:rsidR="00D67D8C" w:rsidRPr="00A10451">
        <w:rPr>
          <w:rFonts w:cs="David" w:hint="cs"/>
          <w:color w:val="000000"/>
        </w:rPr>
        <w:t xml:space="preserve"> </w:t>
      </w:r>
      <w:r w:rsidR="00CE7625" w:rsidRPr="00A10451">
        <w:rPr>
          <w:rFonts w:cs="David" w:hint="cs"/>
          <w:color w:val="000000"/>
        </w:rPr>
        <w:t>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and iii) they are costly to maintain. Short-term measurement campaigns on the other hand can provide higher spatial resolution of the desired region of research, but for a limited time only</w:t>
      </w:r>
      <w:r w:rsidR="00801788">
        <w:rPr>
          <w:rFonts w:cs="David"/>
          <w:color w:val="000000"/>
        </w:rPr>
        <w:t>. S</w:t>
      </w:r>
      <w:r w:rsidR="00747A7E">
        <w:rPr>
          <w:rFonts w:cs="David"/>
          <w:color w:val="000000"/>
        </w:rPr>
        <w:t xml:space="preserve">easonality or any phenomenon </w:t>
      </w:r>
      <w:r w:rsidR="00A05FF3">
        <w:rPr>
          <w:rFonts w:cs="David"/>
          <w:color w:val="000000"/>
        </w:rPr>
        <w:t>having</w:t>
      </w:r>
      <w:r w:rsidR="00747A7E">
        <w:rPr>
          <w:rFonts w:cs="David"/>
          <w:color w:val="000000"/>
        </w:rPr>
        <w:t xml:space="preserve"> longer</w:t>
      </w:r>
      <w:r w:rsidR="00A05FF3">
        <w:rPr>
          <w:rFonts w:cs="David"/>
          <w:color w:val="000000"/>
        </w:rPr>
        <w:t xml:space="preserve"> </w:t>
      </w:r>
      <w:r w:rsidR="00747A7E">
        <w:rPr>
          <w:rFonts w:cs="David"/>
          <w:color w:val="000000"/>
        </w:rPr>
        <w:t>cycles than the time of the campaign</w:t>
      </w:r>
      <w:r w:rsidR="00176882">
        <w:rPr>
          <w:rFonts w:cs="David"/>
          <w:color w:val="000000"/>
        </w:rPr>
        <w:t>,</w:t>
      </w:r>
      <w:r w:rsidR="00801788">
        <w:rPr>
          <w:rFonts w:cs="David"/>
          <w:color w:val="000000"/>
        </w:rPr>
        <w:t xml:space="preserve"> will not be accounted for</w:t>
      </w:r>
      <w:r w:rsidR="002B18C1">
        <w:rPr>
          <w:rFonts w:cs="David"/>
          <w:color w:val="000000"/>
        </w:rPr>
        <w:t xml:space="preserve"> when using the </w:t>
      </w:r>
      <w:r w:rsidR="00A65787">
        <w:rPr>
          <w:rFonts w:cs="David"/>
          <w:color w:val="000000"/>
        </w:rPr>
        <w:t>measured data</w:t>
      </w:r>
      <w:r w:rsidR="00801788">
        <w:rPr>
          <w:rFonts w:cs="David"/>
          <w:color w:val="000000"/>
        </w:rPr>
        <w:t>.</w:t>
      </w:r>
      <w:r w:rsidR="00747A7E">
        <w:rPr>
          <w:rFonts w:cs="David"/>
          <w:color w:val="000000"/>
        </w:rPr>
        <w:t xml:space="preserve"> </w:t>
      </w:r>
    </w:p>
    <w:p w14:paraId="38222235" w14:textId="09EF9A51" w:rsidR="000067F7" w:rsidRPr="00A10451" w:rsidRDefault="000067F7" w:rsidP="00944AE3">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These properties enable covering larger area</w:t>
      </w:r>
      <w:r w:rsidR="007B0CB2">
        <w:rPr>
          <w:rFonts w:cs="David"/>
        </w:rPr>
        <w:t>s</w:t>
      </w:r>
      <w:r w:rsidRPr="00A10451">
        <w:rPr>
          <w:rFonts w:cs="David" w:hint="cs"/>
        </w:rPr>
        <w:t xml:space="preserve"> and obtaining</w:t>
      </w:r>
      <w:r w:rsidRPr="00A10451">
        <w:rPr>
          <w:rFonts w:cs="David" w:hint="cs"/>
          <w:color w:val="000000"/>
        </w:rPr>
        <w:t xml:space="preserve">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30"/>
    <w:bookmarkEnd w:id="31"/>
    <w:p w14:paraId="44FDB524" w14:textId="77777777" w:rsidR="00F322EC" w:rsidRPr="00A10451" w:rsidRDefault="00F322EC" w:rsidP="00E87BA7">
      <w:pPr>
        <w:ind w:right="-2"/>
        <w:rPr>
          <w:rFonts w:cs="David"/>
          <w:color w:val="000000"/>
        </w:rPr>
      </w:pPr>
    </w:p>
    <w:p w14:paraId="7A1DCCBF" w14:textId="7043F730" w:rsidR="003A4996" w:rsidRPr="00A10451" w:rsidRDefault="00414168" w:rsidP="00E87BA7">
      <w:pPr>
        <w:pStyle w:val="Heading2"/>
      </w:pPr>
      <w:bookmarkStart w:id="32" w:name="_Toc15392579"/>
      <w:r w:rsidRPr="00A10451">
        <w:rPr>
          <w:rFonts w:hint="cs"/>
        </w:rPr>
        <w:t>A</w:t>
      </w:r>
      <w:r w:rsidR="003A4996" w:rsidRPr="00A10451">
        <w:rPr>
          <w:rFonts w:hint="cs"/>
        </w:rPr>
        <w:t>ir pollution</w:t>
      </w:r>
      <w:r w:rsidR="009770C1" w:rsidRPr="00A10451">
        <w:rPr>
          <w:rFonts w:hint="cs"/>
        </w:rPr>
        <w:t xml:space="preserve"> representation in </w:t>
      </w:r>
      <w:r w:rsidR="00C055B6">
        <w:t xml:space="preserve">time and in </w:t>
      </w:r>
      <w:r w:rsidR="009770C1" w:rsidRPr="00A10451">
        <w:rPr>
          <w:rFonts w:hint="cs"/>
        </w:rPr>
        <w:t>space</w:t>
      </w:r>
      <w:bookmarkEnd w:id="32"/>
      <w:r w:rsidR="00E23FB9" w:rsidRPr="00A10451">
        <w:rPr>
          <w:rFonts w:hint="cs"/>
        </w:rPr>
        <w:t xml:space="preserve"> </w:t>
      </w:r>
    </w:p>
    <w:p w14:paraId="0E9C7F06" w14:textId="77777777" w:rsidR="006534E6" w:rsidRDefault="00CE7625" w:rsidP="00D54721">
      <w:pPr>
        <w:ind w:right="-2"/>
        <w:rPr>
          <w:rFonts w:cs="David"/>
          <w:color w:val="000000"/>
        </w:rPr>
      </w:pPr>
      <w:r w:rsidRPr="00A10451">
        <w:rPr>
          <w:rFonts w:cs="David" w:hint="cs"/>
          <w:color w:val="000000"/>
        </w:rPr>
        <w:t>Spatial interpolation methods (Kriging, inverse distance weighting (IDW)</w:t>
      </w:r>
      <w:r w:rsidR="001615DB">
        <w:rPr>
          <w:rFonts w:cs="David"/>
          <w:color w:val="000000"/>
        </w:rPr>
        <w:t xml:space="preserve"> or</w:t>
      </w:r>
      <w:r w:rsidRPr="00A10451">
        <w:rPr>
          <w:rFonts w:cs="David" w:hint="cs"/>
          <w:color w:val="000000"/>
        </w:rPr>
        <w:t xml:space="preserve">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w:t>
      </w:r>
      <w:r w:rsidR="006534E6">
        <w:rPr>
          <w:rFonts w:cs="David"/>
          <w:color w:val="000000"/>
        </w:rPr>
        <w:t xml:space="preserve"> </w:t>
      </w:r>
    </w:p>
    <w:p w14:paraId="4A02708B" w14:textId="37C72559" w:rsidR="00B1491C" w:rsidRPr="00A10451" w:rsidRDefault="006534E6" w:rsidP="006534E6">
      <w:pPr>
        <w:ind w:right="-2" w:firstLine="576"/>
        <w:rPr>
          <w:rFonts w:cs="David"/>
          <w:color w:val="000000"/>
        </w:rPr>
      </w:pPr>
      <w:r>
        <w:rPr>
          <w:rFonts w:cs="David"/>
          <w:color w:val="000000"/>
        </w:rPr>
        <w:t>Unlike the above-mentioned models, a</w:t>
      </w:r>
      <w:r w:rsidR="00CE7625" w:rsidRPr="00A10451">
        <w:rPr>
          <w:rFonts w:cs="David" w:hint="cs"/>
          <w:color w:val="000000"/>
        </w:rPr>
        <w:t>tmospheric transport and dispersion (ATD) models quantify the deterministic relationships between sources’ emissions and concentrations in space</w:t>
      </w:r>
      <w:r w:rsidR="006F05F2" w:rsidRPr="00A10451">
        <w:rPr>
          <w:rFonts w:cs="David" w:hint="cs"/>
          <w:color w:val="000000"/>
        </w:rPr>
        <w:t xml:space="preserve"> </w:t>
      </w:r>
      <w:r w:rsidR="006F05F2" w:rsidRPr="00A10451">
        <w:rPr>
          <w:rFonts w:cs="David" w:hint="cs"/>
          <w:color w:val="000000"/>
        </w:rPr>
        <w:lastRenderedPageBreak/>
        <w:t>and in time</w:t>
      </w:r>
      <w:r w:rsidR="00CE7625"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00CE7625" w:rsidRPr="00A10451">
        <w:rPr>
          <w:rFonts w:cs="David" w:hint="cs"/>
          <w:color w:val="000000"/>
        </w:rPr>
        <w:t xml:space="preserve">ATD models can forecast the spread of the pollutants, when available results from monitoring data are used for calibration and evaluation of model performance. </w:t>
      </w:r>
      <w:r w:rsidR="00CE7625"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00CE7625" w:rsidRPr="00A10451">
        <w:rPr>
          <w:rFonts w:cs="David" w:hint="cs"/>
          <w:color w:val="000000" w:themeColor="text1"/>
        </w:rPr>
        <w:t xml:space="preserve">. </w:t>
      </w:r>
      <w:r w:rsidR="00EF1B85">
        <w:rPr>
          <w:rFonts w:cs="David"/>
          <w:color w:val="000000" w:themeColor="text1"/>
        </w:rPr>
        <w:t>Regardless of the method used for generating the dense pollution maps, they all rely on the input they receive from the sensors. Thus, sub-optimal deployment on the sensors hinders air-pollution accurate description.</w:t>
      </w:r>
    </w:p>
    <w:p w14:paraId="3F65F274" w14:textId="77777777" w:rsidR="00287F01" w:rsidRPr="00A10451" w:rsidRDefault="00287F01" w:rsidP="00E87BA7">
      <w:pPr>
        <w:ind w:right="-2" w:firstLine="720"/>
        <w:rPr>
          <w:rFonts w:cs="David"/>
          <w:color w:val="000000"/>
        </w:rPr>
      </w:pPr>
    </w:p>
    <w:p w14:paraId="4A141249" w14:textId="45131E90" w:rsidR="0079103A" w:rsidRPr="00A10451" w:rsidRDefault="0079103A" w:rsidP="00E87BA7">
      <w:pPr>
        <w:pStyle w:val="Heading2"/>
      </w:pPr>
      <w:bookmarkStart w:id="33" w:name="_Toc15392580"/>
      <w:r w:rsidRPr="00A10451">
        <w:rPr>
          <w:rFonts w:hint="cs"/>
        </w:rPr>
        <w:t>Source term estimation</w:t>
      </w:r>
      <w:bookmarkEnd w:id="33"/>
    </w:p>
    <w:p w14:paraId="0F73E9B2" w14:textId="56C4FBAC" w:rsidR="0086052C" w:rsidRDefault="00CE7625" w:rsidP="00E87BA7">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693D21CF" w:rsidR="00C43398" w:rsidRPr="00A10451" w:rsidRDefault="00CE7625" w:rsidP="00E87BA7">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C66993">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id":"ITEM-2","itemData":{"DOI":"10.1007/978-3-319-89935-0","ISBN":"978-3-319-89934-3","author":[{"dropping-particle":"","family":"Nebenzal","given":"Asaf","non-dropping-particle":"","parse-names":false,"suffix":""},{"dropping-particle":"","family":"Fishbain","given":"Barak","non-dropping-particle":"","parse-names":false,"suffix":""}],"id":"ITEM-2","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 [23]","plainTextFormattedCitation":"[16], [23]","previouslyFormattedCitation":"[16], [23]"},"properties":{"noteIndex":0},"schema":"https://github.com/citation-style-language/schema/raw/master/csl-citation.json"}</w:instrText>
      </w:r>
      <w:r w:rsidR="00D732FE" w:rsidRPr="00A10451">
        <w:rPr>
          <w:rFonts w:cs="David" w:hint="cs"/>
          <w:color w:val="000000"/>
        </w:rPr>
        <w:fldChar w:fldCharType="separate"/>
      </w:r>
      <w:r w:rsidR="00C66993" w:rsidRPr="00C66993">
        <w:rPr>
          <w:rFonts w:cs="David"/>
          <w:noProof/>
          <w:color w:val="000000"/>
        </w:rPr>
        <w:t>[16], [23]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r w:rsidR="009E76EB">
        <w:rPr>
          <w:rFonts w:cs="David"/>
          <w:color w:val="000000" w:themeColor="text1"/>
        </w:rPr>
        <w:t>Similarly to the sparse representation problem, the WDESN’s input has a dramatical impact on the accuracy of STE methodologies, and thus, sensors’ location allocation</w:t>
      </w:r>
      <w:r w:rsidR="00C66993">
        <w:rPr>
          <w:rFonts w:cs="David"/>
          <w:color w:val="000000" w:themeColor="text1"/>
        </w:rPr>
        <w:t xml:space="preserve"> </w:t>
      </w:r>
      <w:r w:rsidR="00C66993">
        <w:rPr>
          <w:rFonts w:cs="David"/>
          <w:color w:val="000000" w:themeColor="text1"/>
        </w:rPr>
        <w:fldChar w:fldCharType="begin" w:fldLock="1"/>
      </w:r>
      <w:r w:rsidR="001E20E7">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[24]","plainTextFormattedCitation":"[24]","previouslyFormattedCitation":"[24]"},"properties":{"noteIndex":0},"schema":"https://github.com/citation-style-language/schema/raw/master/csl-citation.json"}</w:instrText>
      </w:r>
      <w:r w:rsidR="00C66993">
        <w:rPr>
          <w:rFonts w:cs="David"/>
          <w:color w:val="000000" w:themeColor="text1"/>
        </w:rPr>
        <w:fldChar w:fldCharType="separate"/>
      </w:r>
      <w:r w:rsidR="00C66993" w:rsidRPr="00C66993">
        <w:rPr>
          <w:rFonts w:cs="David"/>
          <w:noProof/>
          <w:color w:val="000000" w:themeColor="text1"/>
        </w:rPr>
        <w:t>[24]</w:t>
      </w:r>
      <w:r w:rsidR="00C66993">
        <w:rPr>
          <w:rFonts w:cs="David"/>
          <w:color w:val="000000" w:themeColor="text1"/>
        </w:rPr>
        <w:fldChar w:fldCharType="end"/>
      </w:r>
      <w:r w:rsidR="00C66993">
        <w:rPr>
          <w:rFonts w:cs="David"/>
          <w:color w:val="000000" w:themeColor="text1"/>
        </w:rPr>
        <w:t xml:space="preserve"> </w:t>
      </w:r>
      <w:r w:rsidR="009E76EB">
        <w:rPr>
          <w:rFonts w:cs="David"/>
          <w:color w:val="000000" w:themeColor="text1"/>
        </w:rPr>
        <w:t>problem is a major factor that must be addressed.</w:t>
      </w:r>
    </w:p>
    <w:p w14:paraId="42DA851E" w14:textId="77777777" w:rsidR="008917C3" w:rsidRPr="00A10451" w:rsidRDefault="008917C3" w:rsidP="00E87BA7">
      <w:pPr>
        <w:ind w:right="-2"/>
        <w:rPr>
          <w:rFonts w:cs="David"/>
          <w:color w:val="000000" w:themeColor="text1"/>
        </w:rPr>
      </w:pPr>
    </w:p>
    <w:p w14:paraId="16B049D8" w14:textId="7F0B3569" w:rsidR="001E61E8" w:rsidRDefault="0081600D" w:rsidP="00E87BA7">
      <w:pPr>
        <w:pStyle w:val="Heading2"/>
      </w:pPr>
      <w:bookmarkStart w:id="34" w:name="_Toc15392581"/>
      <w:r>
        <w:t>N</w:t>
      </w:r>
      <w:r w:rsidR="00E773DD" w:rsidRPr="00A10451">
        <w:rPr>
          <w:rFonts w:hint="cs"/>
        </w:rPr>
        <w:t>etwork deployment</w:t>
      </w:r>
      <w:bookmarkEnd w:id="34"/>
    </w:p>
    <w:p w14:paraId="32737F91" w14:textId="237D203B" w:rsidR="001E61E8" w:rsidRDefault="001E61E8" w:rsidP="00E87BA7">
      <w:pPr>
        <w:ind w:right="-2"/>
        <w:rPr>
          <w:rFonts w:cs="David"/>
          <w:color w:val="000000"/>
        </w:rPr>
      </w:pPr>
      <w:bookmarkStart w:id="35" w:name="OLE_LINK122"/>
      <w:bookmarkStart w:id="36"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 xml:space="preserve">As </w:t>
      </w:r>
      <w:r w:rsidR="008312DE">
        <w:rPr>
          <w:rFonts w:cs="David"/>
          <w:color w:val="000000"/>
        </w:rPr>
        <w:lastRenderedPageBreak/>
        <w:t>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35"/>
    <w:bookmarkEnd w:id="36"/>
    <w:p w14:paraId="5083CDB4" w14:textId="62135126" w:rsidR="00F25B7C" w:rsidRDefault="003039CC" w:rsidP="00E87BA7">
      <w:pPr>
        <w:ind w:right="-2" w:firstLine="720"/>
        <w:rPr>
          <w:rFonts w:cs="David"/>
          <w:color w:val="000000"/>
        </w:rPr>
      </w:pPr>
      <w:r w:rsidRPr="003039CC">
        <w:rPr>
          <w:rFonts w:cs="David" w:hint="cs"/>
          <w:color w:val="000000"/>
        </w:rPr>
        <w:t xml:space="preserve">When resources are unlimited, the challenge of representing the pollution field well or sufficiently estimating source parameters, becomes </w:t>
      </w:r>
      <w:r w:rsidR="00574A06">
        <w:rPr>
          <w:rFonts w:cs="David"/>
          <w:color w:val="000000"/>
        </w:rPr>
        <w:t>an easier task through a</w:t>
      </w:r>
      <w:r w:rsidRPr="003039CC">
        <w:rPr>
          <w:rFonts w:cs="David"/>
          <w:color w:val="000000"/>
        </w:rPr>
        <w:t xml:space="preserve"> deployment of a</w:t>
      </w:r>
      <w:r w:rsidR="00462CE0">
        <w:rPr>
          <w:rFonts w:cs="David"/>
          <w:color w:val="000000"/>
        </w:rPr>
        <w:t xml:space="preserve">n extensive </w:t>
      </w:r>
      <w:r w:rsidRPr="003039CC">
        <w:rPr>
          <w:rFonts w:cs="David"/>
          <w:color w:val="000000"/>
        </w:rPr>
        <w:t xml:space="preserve">number of sensors to reach </w:t>
      </w:r>
      <w:r w:rsidR="00574A06">
        <w:rPr>
          <w:rFonts w:cs="David"/>
          <w:color w:val="000000"/>
        </w:rPr>
        <w:t xml:space="preserve">a </w:t>
      </w:r>
      <w:r w:rsidRPr="003039CC">
        <w:rPr>
          <w:rFonts w:cs="David"/>
          <w:color w:val="000000"/>
        </w:rPr>
        <w:t>full cover of the area. </w:t>
      </w:r>
      <w:r w:rsidRPr="003039CC">
        <w:rPr>
          <w:rFonts w:cs="David" w:hint="cs"/>
          <w:color w:val="000000"/>
        </w:rPr>
        <w:t>However, as financial and human resources are usually limited, a smart and rigorous deployment of a network of sensors 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E87BA7">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37" w:name="OLE_LINK66"/>
      <w:bookmarkStart w:id="38" w:name="OLE_LINK67"/>
      <w:r w:rsidR="000B0FAE">
        <w:t>severe</w:t>
      </w:r>
      <w:r w:rsidR="00AE467C">
        <w:t xml:space="preserve"> </w:t>
      </w:r>
      <w:bookmarkEnd w:id="37"/>
      <w:bookmarkEnd w:id="38"/>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39" w:name="OLE_LINK20"/>
      <w:bookmarkStart w:id="40" w:name="OLE_LINK21"/>
      <w:r w:rsidR="00AE467C">
        <w:t>industrial sites</w:t>
      </w:r>
      <w:bookmarkEnd w:id="39"/>
      <w:bookmarkEnd w:id="40"/>
      <w:r w:rsidR="0093363E">
        <w:t>,</w:t>
      </w:r>
      <w:r w:rsidR="00AE467C">
        <w:t xml:space="preserve"> sensor locations may be limited due to economic and </w:t>
      </w:r>
      <w:r w:rsidR="004B423C">
        <w:t>practical</w:t>
      </w:r>
      <w:r w:rsidR="00AE467C">
        <w:t xml:space="preserve"> considerations.</w:t>
      </w:r>
    </w:p>
    <w:p w14:paraId="42255062" w14:textId="5B6C90BD" w:rsidR="00EB3612" w:rsidRPr="00393CBC" w:rsidRDefault="00C55310" w:rsidP="00E87BA7">
      <w:pPr>
        <w:ind w:right="-2" w:firstLine="720"/>
        <w:rPr>
          <w:rtl/>
        </w:rPr>
      </w:pPr>
      <w:r>
        <w:t>A static deployment approach</w:t>
      </w:r>
      <w:r w:rsidR="0040271E">
        <w:t xml:space="preserve">, that satisfies the steady-state average conditions, </w:t>
      </w:r>
      <w:r>
        <w:t xml:space="preserve">might work well when no changes take place </w:t>
      </w:r>
      <w:r w:rsidR="00AF3C33">
        <w:t xml:space="preserve">in the sources, emissions and meteorological conditions.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AF3C33">
        <w:t>considered</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p>
    <w:p w14:paraId="06281864" w14:textId="77777777" w:rsidR="00FD0F83" w:rsidRDefault="00EE55DF" w:rsidP="00E87BA7">
      <w:pPr>
        <w:ind w:right="-2"/>
        <w:rPr>
          <w:rFonts w:cs="David"/>
          <w:color w:val="FF0000"/>
        </w:rPr>
      </w:pPr>
      <w:r w:rsidRPr="00FF6192">
        <w:rPr>
          <w:rFonts w:cs="David"/>
          <w:color w:val="FF0000"/>
        </w:rPr>
        <w:tab/>
      </w:r>
      <w:bookmarkStart w:id="41" w:name="OLE_LINK146"/>
      <w:bookmarkStart w:id="42" w:name="OLE_LINK147"/>
    </w:p>
    <w:p w14:paraId="44E14C94" w14:textId="613F4AD4" w:rsidR="00AE467C" w:rsidRPr="00264563" w:rsidRDefault="00CE7625" w:rsidP="00E87BA7">
      <w:pPr>
        <w:ind w:right="-2"/>
      </w:pPr>
      <w:r w:rsidRPr="00C61461">
        <w:rPr>
          <w:rFonts w:cs="David" w:hint="cs"/>
          <w:color w:val="000000" w:themeColor="text1"/>
        </w:rPr>
        <w:t xml:space="preserve">The following </w:t>
      </w:r>
      <w:r w:rsidR="004B7699" w:rsidRPr="00C61461">
        <w:rPr>
          <w:rFonts w:cs="David" w:hint="cs"/>
          <w:color w:val="000000" w:themeColor="text1"/>
        </w:rPr>
        <w:t>proposal</w:t>
      </w:r>
      <w:r w:rsidRPr="00C61461">
        <w:rPr>
          <w:rFonts w:cs="David" w:hint="cs"/>
          <w:color w:val="000000" w:themeColor="text1"/>
        </w:rPr>
        <w:t xml:space="preserve"> offers </w:t>
      </w:r>
      <w:r w:rsidR="00697C2F">
        <w:rPr>
          <w:rFonts w:cs="David"/>
          <w:color w:val="000000" w:themeColor="text1"/>
        </w:rPr>
        <w:t xml:space="preserve">to explore and investigate the theoretical and practical aspects of </w:t>
      </w:r>
      <w:r w:rsidR="003D3F70" w:rsidRPr="00C61461">
        <w:rPr>
          <w:rFonts w:cs="David" w:hint="cs"/>
          <w:color w:val="000000" w:themeColor="text1"/>
        </w:rPr>
        <w:t>multi-objective</w:t>
      </w:r>
      <w:r w:rsidR="004B7699" w:rsidRPr="00C61461">
        <w:rPr>
          <w:rFonts w:cs="David" w:hint="cs"/>
          <w:color w:val="000000" w:themeColor="text1"/>
        </w:rPr>
        <w:t xml:space="preserve"> optimization model</w:t>
      </w:r>
      <w:r w:rsidR="00697C2F">
        <w:rPr>
          <w:rFonts w:cs="David"/>
          <w:color w:val="000000" w:themeColor="text1"/>
        </w:rPr>
        <w:t>s</w:t>
      </w:r>
      <w:r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w:t>
      </w:r>
      <w:r w:rsidR="00F57D0C">
        <w:rPr>
          <w:rFonts w:cs="David"/>
          <w:color w:val="000000" w:themeColor="text1"/>
        </w:rPr>
        <w:t>balance between various objectives is</w:t>
      </w:r>
      <w:r w:rsidR="00C93308" w:rsidRPr="00C61461">
        <w:rPr>
          <w:rFonts w:cs="David"/>
          <w:color w:val="000000" w:themeColor="text1"/>
        </w:rPr>
        <w:t xml:space="preserve"> obtained. </w:t>
      </w:r>
      <w:r w:rsidR="00316F25" w:rsidRPr="00C61461">
        <w:rPr>
          <w:rFonts w:cs="David" w:hint="cs"/>
          <w:color w:val="000000" w:themeColor="text1"/>
        </w:rPr>
        <w:t xml:space="preserve">The offered tool </w:t>
      </w:r>
      <w:r w:rsidRPr="00C61461">
        <w:rPr>
          <w:rFonts w:cs="David" w:hint="cs"/>
          <w:color w:val="000000" w:themeColor="text1"/>
        </w:rPr>
        <w:t xml:space="preserve">can serve </w:t>
      </w:r>
      <w:r w:rsidR="005642BE">
        <w:rPr>
          <w:rFonts w:cs="David"/>
          <w:color w:val="000000" w:themeColor="text1"/>
        </w:rPr>
        <w:t>decision-makers</w:t>
      </w:r>
      <w:r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43" w:name="OLE_LINK162"/>
      <w:bookmarkStart w:id="44" w:name="OLE_LINK163"/>
      <w:r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41"/>
    <w:bookmarkEnd w:id="42"/>
    <w:bookmarkEnd w:id="43"/>
    <w:bookmarkEnd w:id="44"/>
    <w:p w14:paraId="2C45A180" w14:textId="20D0364E" w:rsidR="000C78D0" w:rsidRDefault="000C78D0" w:rsidP="0089641E">
      <w:pPr>
        <w:pStyle w:val="Heading1"/>
        <w:numPr>
          <w:ilvl w:val="0"/>
          <w:numId w:val="0"/>
        </w:numPr>
        <w:ind w:left="432"/>
      </w:pPr>
    </w:p>
    <w:p w14:paraId="6EC014D7" w14:textId="59EC7962" w:rsidR="00410CF7" w:rsidRDefault="00410CF7" w:rsidP="00E87BA7"/>
    <w:p w14:paraId="5FF9996A" w14:textId="24C1D130" w:rsidR="00410CF7" w:rsidRDefault="00410CF7" w:rsidP="00E87BA7"/>
    <w:p w14:paraId="1042F7CC" w14:textId="77777777" w:rsidR="00464C33" w:rsidRPr="000C78D0" w:rsidRDefault="00464C33" w:rsidP="00E87BA7"/>
    <w:p w14:paraId="79A55EC5" w14:textId="065188CA" w:rsidR="00F229D5" w:rsidRDefault="00B011EB" w:rsidP="0089641E">
      <w:pPr>
        <w:pStyle w:val="Heading1"/>
      </w:pPr>
      <w:bookmarkStart w:id="45" w:name="_Toc15392582"/>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45"/>
      <w:r w:rsidR="00B139E0" w:rsidRPr="00A10451">
        <w:rPr>
          <w:rFonts w:hint="cs"/>
        </w:rPr>
        <w:t xml:space="preserve"> </w:t>
      </w:r>
    </w:p>
    <w:p w14:paraId="2906165A" w14:textId="64F9AE1B" w:rsidR="002055D3" w:rsidRDefault="00CF5CB6" w:rsidP="00E87BA7">
      <w:pPr>
        <w:pStyle w:val="Heading2"/>
      </w:pPr>
      <w:bookmarkStart w:id="46" w:name="_Toc15392583"/>
      <w:r>
        <w:t xml:space="preserve">Research </w:t>
      </w:r>
      <w:r w:rsidR="00107D43">
        <w:t>h</w:t>
      </w:r>
      <w:r>
        <w:t>ypothesis</w:t>
      </w:r>
      <w:bookmarkEnd w:id="46"/>
    </w:p>
    <w:p w14:paraId="793A3938" w14:textId="52E8BC66" w:rsidR="00713A8B" w:rsidRDefault="00CF5CB6" w:rsidP="00E87BA7">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47" w:name="OLE_LINK144"/>
      <w:bookmarkStart w:id="48"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E87BA7">
      <w:pPr>
        <w:pStyle w:val="Heading2"/>
      </w:pPr>
      <w:bookmarkStart w:id="49" w:name="_Toc15392584"/>
      <w:bookmarkEnd w:id="47"/>
      <w:bookmarkEnd w:id="48"/>
      <w:r>
        <w:t>Research objectives</w:t>
      </w:r>
      <w:bookmarkEnd w:id="49"/>
    </w:p>
    <w:p w14:paraId="6F9266CC" w14:textId="5E961132" w:rsidR="0008513F" w:rsidRPr="00A43B11" w:rsidRDefault="00F06DF2" w:rsidP="00E87BA7">
      <w:pPr>
        <w:pStyle w:val="Default"/>
        <w:spacing w:line="360" w:lineRule="auto"/>
        <w:jc w:val="both"/>
        <w:rPr>
          <w:color w:val="FF0000"/>
          <w:rtl/>
        </w:rPr>
      </w:pPr>
      <w:bookmarkStart w:id="50" w:name="OLE_LINK148"/>
      <w:bookmarkStart w:id="51" w:name="OLE_LINK149"/>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 xml:space="preserve">the </w:t>
      </w:r>
      <w:r w:rsidR="007071C9" w:rsidRPr="00C61461">
        <w:rPr>
          <w:rFonts w:cs="David"/>
          <w:color w:val="000000" w:themeColor="text1"/>
        </w:rPr>
        <w:t>best</w:t>
      </w:r>
      <w:r w:rsidR="007071C9">
        <w:rPr>
          <w:rFonts w:cs="David"/>
          <w:color w:val="000000" w:themeColor="text1"/>
        </w:rPr>
        <w:t xml:space="preserve"> balance between various objectives is</w:t>
      </w:r>
      <w:r w:rsidR="007071C9" w:rsidRPr="00C61461">
        <w:rPr>
          <w:rFonts w:cs="David"/>
          <w:color w:val="000000" w:themeColor="text1"/>
        </w:rPr>
        <w:t xml:space="preserve"> obtained</w:t>
      </w:r>
      <w:r w:rsidR="00D42140">
        <w:rPr>
          <w:rFonts w:cs="David"/>
          <w:color w:val="000000" w:themeColor="text1"/>
        </w:rPr>
        <w:t>.</w:t>
      </w:r>
    </w:p>
    <w:bookmarkEnd w:id="50"/>
    <w:bookmarkEnd w:id="51"/>
    <w:p w14:paraId="3577503A" w14:textId="014291D6" w:rsidR="00B64594" w:rsidRDefault="00644D19" w:rsidP="00E87BA7">
      <w:pPr>
        <w:pStyle w:val="Default"/>
        <w:spacing w:line="360" w:lineRule="auto"/>
        <w:jc w:val="both"/>
      </w:pPr>
      <w:r>
        <w:t xml:space="preserve">The specific objectives are: </w:t>
      </w:r>
    </w:p>
    <w:p w14:paraId="31184635" w14:textId="7D698004" w:rsidR="00236DE0" w:rsidRPr="00236DE0" w:rsidRDefault="00B64594" w:rsidP="00E87BA7">
      <w:pPr>
        <w:pStyle w:val="Default"/>
        <w:numPr>
          <w:ilvl w:val="0"/>
          <w:numId w:val="25"/>
        </w:numPr>
        <w:spacing w:line="360" w:lineRule="auto"/>
        <w:jc w:val="both"/>
        <w:rPr>
          <w:rFonts w:cs="David"/>
          <w:color w:val="000000" w:themeColor="text1"/>
        </w:rPr>
      </w:pPr>
      <w:bookmarkStart w:id="52" w:name="OLE_LINK34"/>
      <w:bookmarkStart w:id="53" w:name="OLE_LINK35"/>
      <w:bookmarkStart w:id="54" w:name="OLE_LINK154"/>
      <w:bookmarkStart w:id="55" w:name="OLE_LINK155"/>
      <w:r>
        <w:t>Design an optimization model, comprised of the following modules</w:t>
      </w:r>
      <w:r w:rsidR="00021FF6">
        <w:t>:</w:t>
      </w:r>
      <w:r w:rsidR="00437E31">
        <w:t xml:space="preserve"> </w:t>
      </w:r>
    </w:p>
    <w:p w14:paraId="233EB989" w14:textId="7FE861F1" w:rsidR="00620E22" w:rsidRPr="00DE46AF" w:rsidRDefault="00236DE0" w:rsidP="00E87BA7">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52"/>
      <w:bookmarkEnd w:id="53"/>
      <w:r>
        <w:rPr>
          <w:rFonts w:cs="David"/>
        </w:rPr>
        <w:t xml:space="preserve">. </w:t>
      </w:r>
    </w:p>
    <w:p w14:paraId="67ED8124" w14:textId="3DDC8D3E" w:rsidR="00D32818"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w:t>
      </w:r>
      <w:r w:rsidR="00960CA2">
        <w:rPr>
          <w:rFonts w:cs="David"/>
          <w:color w:val="000000" w:themeColor="text1"/>
        </w:rPr>
        <w:t>change in weather or emission conditions</w:t>
      </w:r>
    </w:p>
    <w:p w14:paraId="279D1E34" w14:textId="5123598A" w:rsidR="00394D5A" w:rsidRPr="00960CA2"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 xml:space="preserve">probability of change in </w:t>
      </w:r>
      <w:r w:rsidR="00C516F4" w:rsidRPr="00960CA2">
        <w:rPr>
          <w:rFonts w:cs="David"/>
          <w:color w:val="000000" w:themeColor="text1"/>
        </w:rPr>
        <w:t xml:space="preserve">weather </w:t>
      </w:r>
      <w:r w:rsidR="00FD0F83" w:rsidRPr="00960CA2">
        <w:rPr>
          <w:rFonts w:cs="David"/>
          <w:color w:val="000000" w:themeColor="text1"/>
        </w:rPr>
        <w:t xml:space="preserve">and emission </w:t>
      </w:r>
      <w:r w:rsidR="00C516F4" w:rsidRPr="00960CA2">
        <w:rPr>
          <w:rFonts w:cs="David"/>
          <w:color w:val="000000" w:themeColor="text1"/>
        </w:rPr>
        <w:t>conditions</w:t>
      </w:r>
      <w:r w:rsidR="00FD0F83" w:rsidRPr="00960CA2">
        <w:rPr>
          <w:rFonts w:cs="David"/>
          <w:color w:val="000000" w:themeColor="text1"/>
        </w:rPr>
        <w:t xml:space="preserve">. </w:t>
      </w:r>
    </w:p>
    <w:p w14:paraId="364D5483" w14:textId="2FED8FB5" w:rsidR="00003B6D" w:rsidRPr="00A6476B" w:rsidRDefault="00644D19" w:rsidP="00E87BA7">
      <w:pPr>
        <w:pStyle w:val="Default"/>
        <w:numPr>
          <w:ilvl w:val="0"/>
          <w:numId w:val="25"/>
        </w:numPr>
        <w:spacing w:line="360" w:lineRule="auto"/>
        <w:jc w:val="both"/>
        <w:rPr>
          <w:rFonts w:cs="David"/>
          <w:color w:val="000000" w:themeColor="text1"/>
        </w:rPr>
      </w:pPr>
      <w:bookmarkStart w:id="56" w:name="OLE_LINK172"/>
      <w:bookmarkStart w:id="57" w:name="OLE_LINK173"/>
      <w:bookmarkEnd w:id="54"/>
      <w:bookmarkEnd w:id="55"/>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 xml:space="preserve">to derive engineering insights for effective deployments of air pollution </w:t>
      </w:r>
      <w:r w:rsidRPr="00C31CBB">
        <w:rPr>
          <w:rFonts w:hint="cs"/>
          <w:color w:val="000000" w:themeColor="text1"/>
        </w:rPr>
        <w:t>sensors</w:t>
      </w:r>
      <w:r w:rsidRPr="00C31CBB">
        <w:rPr>
          <w:color w:val="000000" w:themeColor="text1"/>
        </w:rPr>
        <w:t xml:space="preserve"> at various </w:t>
      </w:r>
      <w:r w:rsidR="00960CA2" w:rsidRPr="00C31CBB">
        <w:rPr>
          <w:color w:val="000000" w:themeColor="text1"/>
        </w:rPr>
        <w:t>emission</w:t>
      </w:r>
      <w:r w:rsidRPr="00C31CBB">
        <w:rPr>
          <w:color w:val="000000" w:themeColor="text1"/>
        </w:rPr>
        <w:t xml:space="preserve"> rates</w:t>
      </w:r>
      <w:r w:rsidR="006B2EF7" w:rsidRPr="00C31CBB">
        <w:rPr>
          <w:color w:val="000000" w:themeColor="text1"/>
        </w:rPr>
        <w:t>,</w:t>
      </w:r>
      <w:r w:rsidRPr="00C31CBB">
        <w:rPr>
          <w:color w:val="000000" w:themeColor="text1"/>
        </w:rPr>
        <w:t xml:space="preserve"> </w:t>
      </w:r>
      <w:r w:rsidRPr="006564ED">
        <w:t>sources/sensors configurations</w:t>
      </w:r>
      <w:r w:rsidR="006B2EF7">
        <w:t xml:space="preserve"> and weather conditions</w:t>
      </w:r>
      <w:r w:rsidR="00960CA2">
        <w:t>.</w:t>
      </w:r>
    </w:p>
    <w:p w14:paraId="25DDEA0A" w14:textId="0310A419" w:rsidR="008C01AE" w:rsidRPr="009E6BE8" w:rsidRDefault="00103ECD" w:rsidP="00E87BA7">
      <w:pPr>
        <w:pStyle w:val="Default"/>
        <w:numPr>
          <w:ilvl w:val="0"/>
          <w:numId w:val="25"/>
        </w:numPr>
        <w:spacing w:line="360" w:lineRule="auto"/>
        <w:jc w:val="both"/>
        <w:rPr>
          <w:rFonts w:cs="David"/>
          <w:color w:val="000000" w:themeColor="text1"/>
        </w:rPr>
      </w:pPr>
      <w:r>
        <w:t xml:space="preserve">Examine </w:t>
      </w:r>
      <w:r w:rsidR="00311F2A">
        <w:t>the potential improvement achieved by the deployment of a heterogenous network, comprised of different types of sensors with different characteristics (sensitivity, dynamic range</w:t>
      </w:r>
      <w:r w:rsidR="006C4311">
        <w:t xml:space="preserve"> </w:t>
      </w:r>
      <w:r w:rsidR="00844CB9">
        <w:t>or</w:t>
      </w:r>
      <w:r w:rsidR="00D67D8C">
        <w:t xml:space="preserve"> specificity</w:t>
      </w:r>
      <w:r w:rsidR="00311F2A">
        <w:t xml:space="preserve">), compared to a homogeneous network of sensors. </w:t>
      </w:r>
    </w:p>
    <w:p w14:paraId="62E741AE" w14:textId="4B97EDA8" w:rsidR="009E6BE8" w:rsidRPr="00B17011" w:rsidRDefault="00B17011" w:rsidP="00E87BA7">
      <w:pPr>
        <w:pStyle w:val="Default"/>
        <w:numPr>
          <w:ilvl w:val="0"/>
          <w:numId w:val="25"/>
        </w:numPr>
        <w:spacing w:line="360" w:lineRule="auto"/>
        <w:jc w:val="both"/>
        <w:rPr>
          <w:rFonts w:cs="David"/>
          <w:color w:val="000000" w:themeColor="text1"/>
        </w:rPr>
      </w:pPr>
      <w:r w:rsidRPr="00B17011">
        <w:t>Examine at least one c</w:t>
      </w:r>
      <w:r w:rsidR="009E6BE8" w:rsidRPr="00B17011">
        <w:t>ase</w:t>
      </w:r>
      <w:r>
        <w:t>-</w:t>
      </w:r>
      <w:r w:rsidR="009E6BE8" w:rsidRPr="00B17011">
        <w:t>study</w:t>
      </w:r>
      <w:r w:rsidRPr="00B17011">
        <w:t xml:space="preserve"> of real-world </w:t>
      </w:r>
      <w:r>
        <w:t xml:space="preserve">network deployment and analyze its performance, compared to a suggested optimal solution. </w:t>
      </w:r>
    </w:p>
    <w:bookmarkEnd w:id="56"/>
    <w:bookmarkEnd w:id="57"/>
    <w:p w14:paraId="0E4F25C3" w14:textId="77777777" w:rsidR="00A33910" w:rsidRPr="00A33910" w:rsidRDefault="00A33910" w:rsidP="00E87BA7"/>
    <w:p w14:paraId="48B8A394" w14:textId="2BF649FE" w:rsidR="00B011EB" w:rsidRPr="00A10451" w:rsidRDefault="00B011EB" w:rsidP="0089641E">
      <w:pPr>
        <w:pStyle w:val="Heading1"/>
      </w:pPr>
      <w:bookmarkStart w:id="58" w:name="_Toc15392585"/>
      <w:r w:rsidRPr="00A10451">
        <w:rPr>
          <w:rFonts w:hint="cs"/>
        </w:rPr>
        <w:lastRenderedPageBreak/>
        <w:t>Research contribution</w:t>
      </w:r>
      <w:bookmarkEnd w:id="58"/>
      <w:r w:rsidR="00F9569E" w:rsidRPr="00A10451">
        <w:rPr>
          <w:rFonts w:hint="cs"/>
        </w:rPr>
        <w:t xml:space="preserve"> </w:t>
      </w:r>
    </w:p>
    <w:p w14:paraId="2ECB4F87" w14:textId="1237BB1C" w:rsidR="00C96B5F" w:rsidRDefault="00D63641" w:rsidP="00E87BA7">
      <w:r w:rsidRPr="00D63641">
        <w:rPr>
          <w:rFonts w:ascii="Calibri" w:hAnsi="Calibri" w:cs="Calibri"/>
        </w:rPr>
        <w:t>﻿</w:t>
      </w:r>
      <w:bookmarkStart w:id="59" w:name="OLE_LINK68"/>
      <w:bookmarkStart w:id="60" w:name="OLE_LINK69"/>
      <w:r w:rsidR="003A3EA4" w:rsidRPr="009F584E">
        <w:t>T</w:t>
      </w:r>
      <w:r w:rsidRPr="009F584E">
        <w:t>echnological developments</w:t>
      </w:r>
      <w:r w:rsidR="0070274D" w:rsidRPr="009F584E">
        <w:t xml:space="preserve"> </w:t>
      </w:r>
      <w:r w:rsidR="003A3EA4" w:rsidRPr="009F584E">
        <w:t xml:space="preserve">in recent years </w:t>
      </w:r>
      <w:r w:rsidR="0070274D" w:rsidRPr="009F584E">
        <w:t xml:space="preserve">have made </w:t>
      </w:r>
      <w:r w:rsidR="0070274D" w:rsidRPr="009F584E">
        <w:rPr>
          <w:rFonts w:cs="David" w:hint="cs"/>
          <w:color w:val="000000"/>
        </w:rPr>
        <w:t>WDESN</w:t>
      </w:r>
      <w:r w:rsidR="0070274D" w:rsidRPr="009F584E">
        <w:rPr>
          <w:rFonts w:cs="David"/>
          <w:color w:val="000000"/>
        </w:rPr>
        <w:t>s</w:t>
      </w:r>
      <w:r w:rsidR="0070274D" w:rsidRPr="009F584E">
        <w:t xml:space="preserve"> feasible to deploy, in a relatively low operational cost, using </w:t>
      </w:r>
      <w:r w:rsidR="0070274D" w:rsidRPr="009F584E">
        <w:rPr>
          <w:rFonts w:cs="David" w:hint="cs"/>
          <w:color w:val="000000"/>
        </w:rPr>
        <w:t>portable MSUs</w:t>
      </w:r>
      <w:r w:rsidR="0070274D" w:rsidRPr="009F584E">
        <w:rPr>
          <w:rFonts w:cs="David"/>
          <w:color w:val="000000"/>
        </w:rPr>
        <w:t>.</w:t>
      </w:r>
      <w:r w:rsidR="00DE46AF">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3497E640" w:rsidR="00067E53" w:rsidRDefault="004D56A6" w:rsidP="00E87BA7">
      <w:pPr>
        <w:ind w:firstLine="720"/>
        <w:rPr>
          <w:rFonts w:asciiTheme="majorBidi" w:hAnsiTheme="majorBidi" w:cstheme="majorBidi"/>
        </w:rPr>
      </w:pPr>
      <w:bookmarkStart w:id="61" w:name="OLE_LINK64"/>
      <w:bookmarkStart w:id="62" w:name="OLE_LINK65"/>
      <w:r>
        <w:t xml:space="preserve">This proposed work </w:t>
      </w:r>
      <w:r w:rsidR="004C17A1">
        <w:t>will</w:t>
      </w:r>
      <w:r w:rsidR="00013AA6" w:rsidRPr="0063144D">
        <w:t xml:space="preserve"> provide </w:t>
      </w:r>
      <w:r w:rsidR="008C1187">
        <w:t xml:space="preserve">mathematical and </w:t>
      </w:r>
      <w:r w:rsidR="00013AA6" w:rsidRPr="0063144D">
        <w:t xml:space="preserve">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63" w:name="OLE_LINK156"/>
      <w:bookmarkStart w:id="64"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63"/>
      <w:bookmarkEnd w:id="64"/>
    </w:p>
    <w:p w14:paraId="6D732D8D" w14:textId="15185AF0" w:rsidR="005B294C" w:rsidRDefault="002579A4" w:rsidP="00E87BA7">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w:t>
      </w:r>
      <w:r w:rsidR="008C1187">
        <w:t xml:space="preserve">firstly offers an adaptive mechanism, which </w:t>
      </w:r>
      <w:r w:rsidR="00323176">
        <w:t xml:space="preserve">considers the time-varying </w:t>
      </w:r>
      <w:r w:rsidR="008C1187">
        <w:t xml:space="preserve">pollution and </w:t>
      </w:r>
      <w:r w:rsidR="00A76B4F">
        <w:t xml:space="preserve">meteorological conditions </w:t>
      </w:r>
      <w:r w:rsidR="005B294C">
        <w:t xml:space="preserve">that </w:t>
      </w:r>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bookmarkEnd w:id="59"/>
    <w:bookmarkEnd w:id="60"/>
    <w:bookmarkEnd w:id="61"/>
    <w:bookmarkEnd w:id="62"/>
    <w:p w14:paraId="49A7A4C8" w14:textId="77777777" w:rsidR="00C243DF" w:rsidRDefault="00C243DF" w:rsidP="00E87BA7">
      <w:pPr>
        <w:rPr>
          <w:rFonts w:cs="David"/>
        </w:rPr>
      </w:pPr>
    </w:p>
    <w:p w14:paraId="75CE353E" w14:textId="02DD940C" w:rsidR="00A33910" w:rsidRDefault="00A33910" w:rsidP="0089641E">
      <w:pPr>
        <w:pStyle w:val="Heading1"/>
        <w:numPr>
          <w:ilvl w:val="0"/>
          <w:numId w:val="0"/>
        </w:numPr>
        <w:ind w:left="432"/>
      </w:pPr>
    </w:p>
    <w:p w14:paraId="0985420A" w14:textId="58433D85" w:rsidR="00A33910" w:rsidRDefault="00A33910" w:rsidP="00E87BA7"/>
    <w:p w14:paraId="269BF784" w14:textId="48735633" w:rsidR="00A33910" w:rsidRDefault="00A33910" w:rsidP="00E87BA7"/>
    <w:p w14:paraId="0BBEB4CD" w14:textId="2E2AE0E2" w:rsidR="00A33910" w:rsidRDefault="00A33910" w:rsidP="00E87BA7"/>
    <w:p w14:paraId="3E0211B9" w14:textId="706EB4F4" w:rsidR="00A33910" w:rsidRDefault="00A33910" w:rsidP="00E87BA7"/>
    <w:p w14:paraId="6220F12B" w14:textId="24D0FAA1" w:rsidR="00A33910" w:rsidRDefault="00A33910" w:rsidP="00E87BA7"/>
    <w:p w14:paraId="002BBD92" w14:textId="29143DAB" w:rsidR="00A33910" w:rsidRDefault="00A33910" w:rsidP="00E87BA7"/>
    <w:p w14:paraId="088E825F" w14:textId="5E2C2FAE" w:rsidR="00A33910" w:rsidRDefault="00A33910" w:rsidP="00E87BA7"/>
    <w:p w14:paraId="602E16C0" w14:textId="632BBD35" w:rsidR="00A33910" w:rsidRDefault="00A33910" w:rsidP="00E87BA7"/>
    <w:p w14:paraId="200684F4" w14:textId="3527514B" w:rsidR="00A33910" w:rsidRDefault="00A33910" w:rsidP="00E87BA7"/>
    <w:p w14:paraId="40667D1E" w14:textId="36DABDB1" w:rsidR="00A33910" w:rsidRDefault="00A33910" w:rsidP="00E87BA7"/>
    <w:p w14:paraId="00AC0852" w14:textId="62C7DD2C" w:rsidR="00A33910" w:rsidRDefault="00A33910" w:rsidP="00E87BA7"/>
    <w:p w14:paraId="4B4C7E9A" w14:textId="057F582B" w:rsidR="00C11F79" w:rsidRDefault="00C11F79" w:rsidP="00E87BA7"/>
    <w:p w14:paraId="0166293D" w14:textId="4748C4CE" w:rsidR="00410CF7" w:rsidRDefault="00410CF7" w:rsidP="00E87BA7"/>
    <w:p w14:paraId="4DB2DCCA" w14:textId="77777777" w:rsidR="00410CF7" w:rsidRPr="00A33910" w:rsidRDefault="00410CF7" w:rsidP="00E87BA7"/>
    <w:p w14:paraId="5D7E0718" w14:textId="0D684FE8" w:rsidR="00D90ABC" w:rsidRPr="00A10451" w:rsidRDefault="00A678A6" w:rsidP="0089641E">
      <w:pPr>
        <w:pStyle w:val="Heading1"/>
      </w:pPr>
      <w:bookmarkStart w:id="65" w:name="_Toc15392586"/>
      <w:r w:rsidRPr="00A10451">
        <w:rPr>
          <w:rFonts w:hint="cs"/>
        </w:rPr>
        <w:lastRenderedPageBreak/>
        <w:t>Literature review</w:t>
      </w:r>
      <w:bookmarkEnd w:id="65"/>
    </w:p>
    <w:p w14:paraId="66A40561" w14:textId="3A767DE5" w:rsidR="004170D4" w:rsidRPr="00A10451" w:rsidRDefault="00471C6C" w:rsidP="00E87BA7">
      <w:pPr>
        <w:pStyle w:val="Heading2"/>
      </w:pPr>
      <w:bookmarkStart w:id="66" w:name="_Toc15392587"/>
      <w:r w:rsidRPr="00A10451">
        <w:rPr>
          <w:rFonts w:hint="cs"/>
        </w:rPr>
        <w:t>The problem of s</w:t>
      </w:r>
      <w:r w:rsidR="004170D4" w:rsidRPr="00A10451">
        <w:rPr>
          <w:rFonts w:hint="cs"/>
        </w:rPr>
        <w:t>ensors</w:t>
      </w:r>
      <w:r w:rsidR="002D0FC5">
        <w:t xml:space="preserve"> deployment</w:t>
      </w:r>
      <w:bookmarkEnd w:id="66"/>
    </w:p>
    <w:p w14:paraId="64CE4BF6" w14:textId="1087E59B" w:rsidR="005C53EE" w:rsidRPr="00A10451" w:rsidRDefault="006316FA" w:rsidP="00E87BA7">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C66993">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[25]","plainTextFormattedCitation":"[25]","previouslyFormattedCitation":"[25]"},"properties":{"noteIndex":0},"schema":"https://github.com/citation-style-language/schema/raw/master/csl-citation.json"}</w:instrText>
      </w:r>
      <w:r w:rsidR="00FA79C2" w:rsidRPr="00A10451">
        <w:rPr>
          <w:rFonts w:cs="David" w:hint="cs"/>
        </w:rPr>
        <w:fldChar w:fldCharType="separate"/>
      </w:r>
      <w:r w:rsidR="00C66993" w:rsidRPr="00C66993">
        <w:rPr>
          <w:rFonts w:cs="David"/>
          <w:noProof/>
        </w:rPr>
        <w:t>[25]</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C66993">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[26]","plainTextFormattedCitation":"[26]","previouslyFormattedCitation":"[26]"},"properties":{"noteIndex":0},"schema":"https://github.com/citation-style-language/schema/raw/master/csl-citation.json"}</w:instrText>
      </w:r>
      <w:r w:rsidR="00EA6439" w:rsidRPr="00A10451">
        <w:rPr>
          <w:rFonts w:cs="David" w:hint="cs"/>
        </w:rPr>
        <w:fldChar w:fldCharType="separate"/>
      </w:r>
      <w:r w:rsidR="00C66993" w:rsidRPr="00C66993">
        <w:rPr>
          <w:rFonts w:cs="David"/>
          <w:noProof/>
        </w:rPr>
        <w:t>[26]</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C66993">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[27]","plainTextFormattedCitation":"[27]","previouslyFormattedCitation":"[27]"},"properties":{"noteIndex":0},"schema":"https://github.com/citation-style-language/schema/raw/master/csl-citation.json"}</w:instrText>
      </w:r>
      <w:r w:rsidR="004979CC" w:rsidRPr="00A10451">
        <w:rPr>
          <w:rFonts w:cs="David" w:hint="cs"/>
        </w:rPr>
        <w:fldChar w:fldCharType="separate"/>
      </w:r>
      <w:r w:rsidR="00C66993" w:rsidRPr="00C66993">
        <w:rPr>
          <w:rFonts w:cs="David"/>
          <w:noProof/>
        </w:rPr>
        <w:t>[27]</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reduced to</w:t>
      </w:r>
      <w:r w:rsidR="00B15C0D">
        <w:rPr>
          <w:rFonts w:cs="David"/>
        </w:rPr>
        <w:t xml:space="preserve"> sensor’s type suitability (see Section </w:t>
      </w:r>
      <w:r w:rsidR="0021682C">
        <w:rPr>
          <w:rFonts w:cs="David"/>
        </w:rPr>
        <w:fldChar w:fldCharType="begin"/>
      </w:r>
      <w:r w:rsidR="0021682C">
        <w:rPr>
          <w:rFonts w:cs="David"/>
        </w:rPr>
        <w:instrText xml:space="preserve"> REF _Ref14950376 \r \h </w:instrText>
      </w:r>
      <w:r w:rsidR="0021682C">
        <w:rPr>
          <w:rFonts w:cs="David"/>
        </w:rPr>
      </w:r>
      <w:r w:rsidR="0021682C">
        <w:rPr>
          <w:rFonts w:cs="David"/>
        </w:rPr>
        <w:fldChar w:fldCharType="separate"/>
      </w:r>
      <w:r w:rsidR="00587E2C">
        <w:rPr>
          <w:rFonts w:cs="David"/>
          <w:cs/>
        </w:rPr>
        <w:t>‎</w:t>
      </w:r>
      <w:r w:rsidR="00587E2C">
        <w:rPr>
          <w:rFonts w:cs="David"/>
        </w:rPr>
        <w:t>4.3</w:t>
      </w:r>
      <w:r w:rsidR="0021682C">
        <w:rPr>
          <w:rFonts w:cs="David"/>
        </w:rPr>
        <w:fldChar w:fldCharType="end"/>
      </w:r>
      <w:r w:rsidR="00B15C0D">
        <w:rPr>
          <w:rFonts w:cs="David"/>
        </w:rPr>
        <w:t>),</w:t>
      </w:r>
      <w:r w:rsidR="002300AE" w:rsidRPr="00A10451">
        <w:rPr>
          <w:rFonts w:cs="David" w:hint="cs"/>
        </w:rPr>
        <w:t xml:space="preserve"> coverage </w:t>
      </w:r>
      <w:r w:rsidR="000C6F53" w:rsidRPr="00A10451">
        <w:rPr>
          <w:rFonts w:cs="David" w:hint="cs"/>
        </w:rPr>
        <w:t xml:space="preserve">area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C66993">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Network","type":"article-journal"},"uris":["http://www.mendeley.com/documents/?uuid=128cd4bd-db40-45de-b720-0c8c35eb43ed"]}],"mendeley":{"formattedCitation":"[28], [29]","plainTextFormattedCitation":"[28], [29]","previouslyFormattedCitation":"[28], [29]"},"properties":{"noteIndex":0},"schema":"https://github.com/citation-style-language/schema/raw/master/csl-citation.json"}</w:instrText>
      </w:r>
      <w:r w:rsidR="00636F82" w:rsidRPr="00A10451">
        <w:rPr>
          <w:rFonts w:cs="David" w:hint="cs"/>
        </w:rPr>
        <w:fldChar w:fldCharType="separate"/>
      </w:r>
      <w:r w:rsidR="00C66993" w:rsidRPr="00C66993">
        <w:rPr>
          <w:rFonts w:cs="David"/>
          <w:noProof/>
        </w:rPr>
        <w:t>[28], [29]</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E87BA7">
      <w:pPr>
        <w:ind w:right="-2"/>
        <w:rPr>
          <w:rFonts w:cs="David"/>
        </w:rPr>
      </w:pPr>
    </w:p>
    <w:p w14:paraId="3C3066D0" w14:textId="0DF92593" w:rsidR="00937E3F" w:rsidRDefault="002D0FC5" w:rsidP="00E87BA7">
      <w:pPr>
        <w:pStyle w:val="Heading2"/>
        <w:rPr>
          <w:rFonts w:cs="David"/>
        </w:rPr>
      </w:pPr>
      <w:bookmarkStart w:id="67" w:name="_Toc15392588"/>
      <w:r>
        <w:t>The importance of network’s application</w:t>
      </w:r>
      <w:bookmarkEnd w:id="67"/>
    </w:p>
    <w:p w14:paraId="463AD49C" w14:textId="40482F1E" w:rsidR="00903D82" w:rsidRPr="002845C3" w:rsidRDefault="0042358E" w:rsidP="00E87BA7">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i)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w:t>
      </w:r>
      <w:ins w:id="68" w:author="Idit Balachsan" w:date="2019-08-12T22:41:00Z">
        <w:r w:rsidR="002C3227">
          <w:rPr>
            <w:rFonts w:cs="David"/>
            <w:color w:val="000000" w:themeColor="text1"/>
          </w:rPr>
          <w:t xml:space="preserve">of </w:t>
        </w:r>
      </w:ins>
      <w:r w:rsidR="007A298E" w:rsidRPr="00A10451">
        <w:rPr>
          <w:rFonts w:cs="David" w:hint="cs"/>
          <w:color w:val="000000" w:themeColor="text1"/>
        </w:rPr>
        <w:t xml:space="preserve">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r w:rsidR="00CB724B" w:rsidRPr="00C714EA">
        <w:rPr>
          <w:rFonts w:cs="David" w:hint="cs"/>
          <w:color w:val="000000" w:themeColor="text1"/>
        </w:rPr>
        <w:t xml:space="preserve">Kanaroglou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C66993">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[24]","plainTextFormattedCitation":"[24]","previouslyFormattedCitation":"[24]"},"properties":{"noteIndex":0},"schema":"https://github.com/citation-style-language/schema/raw/master/csl-citation.json"}</w:instrText>
      </w:r>
      <w:r w:rsidR="009F6601" w:rsidRPr="00C714EA">
        <w:rPr>
          <w:rFonts w:cs="David" w:hint="cs"/>
          <w:color w:val="000000" w:themeColor="text1"/>
        </w:rPr>
        <w:fldChar w:fldCharType="separate"/>
      </w:r>
      <w:r w:rsidR="00C66993" w:rsidRPr="00C66993">
        <w:rPr>
          <w:rFonts w:cs="David"/>
          <w:noProof/>
          <w:color w:val="000000" w:themeColor="text1"/>
        </w:rPr>
        <w:t>[24]</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2A4957">
        <w:rPr>
          <w:rFonts w:cs="David" w:hint="cs"/>
          <w:color w:val="000000" w:themeColor="text1"/>
        </w:rPr>
        <w:t>exposure assessment</w:t>
      </w:r>
      <w:r w:rsidR="00CC6E0E" w:rsidRPr="00C714EA">
        <w:rPr>
          <w:rFonts w:cs="David" w:hint="cs"/>
          <w:color w:val="000000" w:themeColor="text1"/>
        </w:rPr>
        <w:t xml:space="preserve"> as </w:t>
      </w:r>
      <w:r w:rsidR="002A4957">
        <w:rPr>
          <w:rFonts w:cs="David"/>
          <w:color w:val="000000" w:themeColor="text1"/>
        </w:rPr>
        <w:t>a goal</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a constrained</w:t>
      </w:r>
      <w:r w:rsidR="00E01F90">
        <w:rPr>
          <w:rFonts w:cs="David"/>
          <w:color w:val="000000" w:themeColor="text1"/>
        </w:rPr>
        <w:t xml:space="preserve"> single</w:t>
      </w:r>
      <w:r w:rsidR="000C7256" w:rsidRPr="00C714EA">
        <w:rPr>
          <w:rFonts w:cs="David" w:hint="cs"/>
          <w:color w:val="000000" w:themeColor="text1"/>
        </w:rPr>
        <w:t xml:space="preserve"> optimization problem</w:t>
      </w:r>
      <w:r w:rsidR="00E01F9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_Ref14950404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4.5</w:t>
      </w:r>
      <w:r w:rsidR="0021682C">
        <w:rPr>
          <w:rFonts w:cs="David"/>
          <w:color w:val="000000" w:themeColor="text1"/>
        </w:rPr>
        <w:fldChar w:fldCharType="end"/>
      </w:r>
      <w:r w:rsidR="00E01F90">
        <w:rPr>
          <w:rFonts w:cs="David"/>
          <w:color w:val="000000" w:themeColor="text1"/>
        </w:rPr>
        <w:t>)</w:t>
      </w:r>
      <w:r w:rsidR="000C7256" w:rsidRPr="00C714EA">
        <w:rPr>
          <w:rFonts w:cs="David" w:hint="cs"/>
          <w:color w:val="000000" w:themeColor="text1"/>
        </w:rPr>
        <w:t xml:space="preserve">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B15C0D">
        <w:rPr>
          <w:rFonts w:cs="David"/>
          <w:color w:val="000000" w:themeColor="text1"/>
        </w:rPr>
        <w:t>was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B15C0D">
        <w:rPr>
          <w:rFonts w:cs="David"/>
          <w:color w:val="000000" w:themeColor="text1"/>
        </w:rPr>
        <w:t>d</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Ragade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B15C0D">
        <w:rPr>
          <w:rFonts w:cs="David"/>
          <w:color w:val="000000" w:themeColor="text1"/>
        </w:rPr>
        <w:t>took</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D327B6">
        <w:rPr>
          <w:rFonts w:cs="David" w:hint="cs"/>
        </w:rPr>
        <w:t>a certain level of detection</w:t>
      </w:r>
      <w:r w:rsidR="000765EB" w:rsidRPr="00A10451">
        <w:rPr>
          <w:rFonts w:cs="David" w:hint="cs"/>
          <w:b/>
          <w:bCs/>
        </w:rPr>
        <w:t xml:space="preserve">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r w:rsidR="00D87C9D" w:rsidRPr="00C714EA">
        <w:rPr>
          <w:rFonts w:cs="David" w:hint="cs"/>
          <w:color w:val="000000" w:themeColor="text1"/>
        </w:rPr>
        <w:t xml:space="preserve">Boubrima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D327B6">
        <w:rPr>
          <w:rFonts w:cs="David" w:hint="cs"/>
          <w:color w:val="000000" w:themeColor="text1"/>
        </w:rPr>
        <w:t>detect</w:t>
      </w:r>
      <w:r w:rsidR="00D87C9D" w:rsidRPr="00D327B6">
        <w:rPr>
          <w:rFonts w:cs="David" w:hint="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w:t>
      </w:r>
      <w:r w:rsidR="00FB5B9E" w:rsidRPr="00A10451">
        <w:rPr>
          <w:rFonts w:cs="David" w:hint="cs"/>
        </w:rPr>
        <w:lastRenderedPageBreak/>
        <w:t xml:space="preserve">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04142C">
        <w:rPr>
          <w:rFonts w:cs="David"/>
        </w:rPr>
        <w:t>were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Boubrima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D327B6">
        <w:rPr>
          <w:rFonts w:cs="David" w:hint="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B15C0D">
        <w:rPr>
          <w:rFonts w:cs="David"/>
          <w:color w:val="000000" w:themeColor="text1"/>
        </w:rPr>
        <w:t>aimed</w:t>
      </w:r>
      <w:r w:rsidR="00D6651A" w:rsidRPr="00C714EA">
        <w:rPr>
          <w:rFonts w:cs="David" w:hint="cs"/>
          <w:color w:val="000000" w:themeColor="text1"/>
        </w:rPr>
        <w:t xml:space="preserve"> to </w:t>
      </w:r>
      <w:r w:rsidR="00D6651A" w:rsidRPr="00D327B6">
        <w:rPr>
          <w:rFonts w:cs="David" w:hint="cs"/>
          <w:color w:val="000000" w:themeColor="text1"/>
        </w:rPr>
        <w:t xml:space="preserve">improve the performance </w:t>
      </w:r>
      <w:r w:rsidR="00D6651A" w:rsidRPr="00C714EA">
        <w:rPr>
          <w:rFonts w:cs="David" w:hint="cs"/>
          <w:color w:val="000000" w:themeColor="text1"/>
        </w:rPr>
        <w:t>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04142C">
        <w:rPr>
          <w:rFonts w:cs="David"/>
        </w:rPr>
        <w:t>ed</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w:t>
      </w:r>
      <w:r w:rsidR="0004142C">
        <w:rPr>
          <w:rFonts w:cs="David"/>
        </w:rPr>
        <w:t>d</w:t>
      </w:r>
      <w:r w:rsidR="00F27DAE" w:rsidRPr="00A10451">
        <w:rPr>
          <w:rFonts w:cs="David" w:hint="cs"/>
        </w:rPr>
        <w:t xml:space="preserve">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04142C">
        <w:rPr>
          <w:rFonts w:cs="David"/>
        </w:rPr>
        <w:t>ed</w:t>
      </w:r>
      <w:r w:rsidR="00F27DAE" w:rsidRPr="00A10451">
        <w:rPr>
          <w:rFonts w:cs="David" w:hint="cs"/>
        </w:rPr>
        <w:t xml:space="preserve"> locations that improve</w:t>
      </w:r>
      <w:r w:rsidR="0004142C">
        <w:rPr>
          <w:rFonts w:cs="David"/>
        </w:rPr>
        <w:t>d</w:t>
      </w:r>
      <w:r w:rsidR="00F27DAE" w:rsidRPr="00A10451">
        <w:rPr>
          <w:rFonts w:cs="David" w:hint="cs"/>
        </w:rPr>
        <w:t xml:space="preserve"> prediction uncertainty and provide</w:t>
      </w:r>
      <w:r w:rsidR="0004142C">
        <w:rPr>
          <w:rFonts w:cs="David"/>
        </w:rPr>
        <w:t>d</w:t>
      </w:r>
      <w:r w:rsidR="00F27DAE" w:rsidRPr="00A10451">
        <w:rPr>
          <w:rFonts w:cs="David" w:hint="cs"/>
        </w:rPr>
        <w:t xml:space="preserve"> high prediction accuracy</w:t>
      </w:r>
      <w:r w:rsidR="00F27DAE" w:rsidRPr="00A10451">
        <w:rPr>
          <w:rFonts w:cs="David" w:hint="cs"/>
          <w:color w:val="000000" w:themeColor="text1"/>
        </w:rPr>
        <w:t>. Their method however require</w:t>
      </w:r>
      <w:r w:rsidR="0004142C">
        <w:rPr>
          <w:rFonts w:cs="David"/>
          <w:color w:val="000000" w:themeColor="text1"/>
        </w:rPr>
        <w:t>d</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E87BA7">
      <w:pPr>
        <w:pStyle w:val="Heading2"/>
        <w:numPr>
          <w:ilvl w:val="0"/>
          <w:numId w:val="0"/>
        </w:numPr>
        <w:ind w:left="576"/>
      </w:pPr>
    </w:p>
    <w:p w14:paraId="5A775790" w14:textId="24ABB7CC" w:rsidR="00906672" w:rsidRDefault="00E21803" w:rsidP="00E87BA7">
      <w:pPr>
        <w:pStyle w:val="Heading2"/>
      </w:pPr>
      <w:bookmarkStart w:id="69" w:name="_Ref14950376"/>
      <w:bookmarkStart w:id="70" w:name="_Toc15392589"/>
      <w:r>
        <w:t>Network h</w:t>
      </w:r>
      <w:r w:rsidR="00DF4518">
        <w:t>eterogeneity</w:t>
      </w:r>
      <w:bookmarkEnd w:id="69"/>
      <w:bookmarkEnd w:id="70"/>
      <w:r w:rsidR="00DF4518">
        <w:t xml:space="preserve"> </w:t>
      </w:r>
    </w:p>
    <w:p w14:paraId="0B33954A" w14:textId="60760364" w:rsidR="00CD0072" w:rsidRDefault="00CB45D2" w:rsidP="00E87BA7">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26F3F142" w:rsidR="009D4C23" w:rsidRPr="00A57767" w:rsidRDefault="005D706C" w:rsidP="00E87BA7">
      <w:pPr>
        <w:ind w:firstLine="720"/>
        <w:rPr>
          <w:color w:val="FF0000"/>
        </w:rPr>
      </w:pPr>
      <w:r>
        <w:t xml:space="preserve">Not many studies have dealt with this aspect with relations to air </w:t>
      </w:r>
      <w:r w:rsidRPr="00F15C10">
        <w:rPr>
          <w:color w:val="000000" w:themeColor="text1"/>
        </w:rPr>
        <w:t xml:space="preserve">pollution. </w:t>
      </w:r>
      <w:bookmarkStart w:id="71" w:name="OLE_LINK32"/>
      <w:bookmarkStart w:id="72" w:name="OLE_LINK33"/>
      <w:bookmarkStart w:id="73" w:name="OLE_LINK3"/>
      <w:r w:rsidR="00E3442D" w:rsidRPr="00F15C10">
        <w:rPr>
          <w:color w:val="000000" w:themeColor="text1"/>
        </w:rPr>
        <w:t xml:space="preserve">Chakrabarty </w:t>
      </w:r>
      <w:bookmarkEnd w:id="71"/>
      <w:bookmarkEnd w:id="72"/>
      <w:bookmarkEnd w:id="73"/>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74" w:name="OLE_LINK4"/>
      <w:bookmarkStart w:id="75" w:name="OLE_LINK5"/>
      <w:r w:rsidR="004C6042" w:rsidRPr="00F15C10">
        <w:rPr>
          <w:color w:val="000000" w:themeColor="text1"/>
        </w:rPr>
        <w:t xml:space="preserve">Altinel </w:t>
      </w:r>
      <w:bookmarkEnd w:id="74"/>
      <w:bookmarkEnd w:id="75"/>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r w:rsidR="00C504D0" w:rsidRPr="00F15C10">
        <w:rPr>
          <w:color w:val="000000" w:themeColor="text1"/>
        </w:rPr>
        <w:t>studies,</w:t>
      </w:r>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C66993">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[29]","plainTextFormattedCitation":"[29]","previouslyFormattedCitation":"[29]"},"properties":{"noteIndex":0},"schema":"https://github.com/citation-style-language/schema/raw/master/csl-citation.json"}</w:instrText>
      </w:r>
      <w:r w:rsidR="009F31A3" w:rsidRPr="00C714EA">
        <w:rPr>
          <w:rFonts w:cs="David" w:hint="cs"/>
          <w:color w:val="000000" w:themeColor="text1"/>
        </w:rPr>
        <w:fldChar w:fldCharType="separate"/>
      </w:r>
      <w:r w:rsidR="00C66993" w:rsidRPr="00C66993">
        <w:rPr>
          <w:rFonts w:cs="David"/>
          <w:noProof/>
          <w:color w:val="000000" w:themeColor="text1"/>
        </w:rPr>
        <w:t>[29]</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C504D0">
        <w:rPr>
          <w:rFonts w:cs="David"/>
          <w:color w:val="000000" w:themeColor="text1"/>
        </w:rPr>
        <w:t>d</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C504D0">
        <w:rPr>
          <w:rFonts w:cs="David"/>
          <w:color w:val="000000" w:themeColor="text1"/>
        </w:rPr>
        <w:t>wa</w:t>
      </w:r>
      <w:r w:rsidR="009F31A3" w:rsidRPr="00C714EA">
        <w:rPr>
          <w:rFonts w:cs="David" w:hint="cs"/>
          <w:color w:val="000000" w:themeColor="text1"/>
        </w:rPr>
        <w:t>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w:t>
      </w:r>
      <w:r w:rsidR="00C504D0">
        <w:rPr>
          <w:rFonts w:cs="David"/>
          <w:color w:val="000000" w:themeColor="text1"/>
        </w:rPr>
        <w:t>d</w:t>
      </w:r>
      <w:r w:rsidR="001C1394">
        <w:rPr>
          <w:rFonts w:cs="David"/>
          <w:color w:val="000000" w:themeColor="text1"/>
        </w:rPr>
        <w:t xml:space="preserve">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w:t>
      </w:r>
      <w:r w:rsidR="00C504D0">
        <w:rPr>
          <w:rFonts w:cs="David"/>
          <w:color w:val="000000" w:themeColor="text1"/>
        </w:rPr>
        <w:t>wa</w:t>
      </w:r>
      <w:r w:rsidR="001C1394">
        <w:rPr>
          <w:rFonts w:cs="David"/>
          <w:color w:val="000000" w:themeColor="text1"/>
        </w:rPr>
        <w:t xml:space="preserve">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w:t>
      </w:r>
      <w:r w:rsidR="004573A9">
        <w:rPr>
          <w:rFonts w:cs="David"/>
          <w:color w:val="000000" w:themeColor="text1"/>
        </w:rPr>
        <w:t>weather</w:t>
      </w:r>
      <w:r w:rsidR="009F31A3">
        <w:rPr>
          <w:rFonts w:cs="David"/>
          <w:color w:val="000000" w:themeColor="text1"/>
        </w:rPr>
        <w:t xml:space="preserve"> conditions</w:t>
      </w:r>
      <w:r w:rsidR="009F31A3" w:rsidRPr="00C714EA">
        <w:rPr>
          <w:rFonts w:cs="David" w:hint="cs"/>
          <w:color w:val="000000" w:themeColor="text1"/>
        </w:rPr>
        <w:t>.</w:t>
      </w:r>
    </w:p>
    <w:p w14:paraId="71B2A913" w14:textId="77777777" w:rsidR="002D6126" w:rsidRDefault="002D6126" w:rsidP="00E87BA7">
      <w:pPr>
        <w:pStyle w:val="Heading2"/>
        <w:numPr>
          <w:ilvl w:val="0"/>
          <w:numId w:val="0"/>
        </w:numPr>
        <w:ind w:left="576"/>
      </w:pPr>
    </w:p>
    <w:p w14:paraId="52BB093E" w14:textId="349C77F4" w:rsidR="002B2011" w:rsidRDefault="002B2011" w:rsidP="00E87BA7">
      <w:pPr>
        <w:pStyle w:val="Heading2"/>
        <w:rPr>
          <w:rFonts w:cs="David"/>
        </w:rPr>
      </w:pPr>
      <w:bookmarkStart w:id="76" w:name="_Toc15392590"/>
      <w:r>
        <w:t>Redeployment of sensors</w:t>
      </w:r>
      <w:bookmarkEnd w:id="76"/>
    </w:p>
    <w:p w14:paraId="7A3A8BDC" w14:textId="1BF69CCB" w:rsidR="002B2011" w:rsidRPr="008C332F" w:rsidRDefault="002B2011" w:rsidP="008C332F">
      <w:pPr>
        <w:ind w:right="-2"/>
        <w:rPr>
          <w:rFonts w:cs="David"/>
          <w:color w:val="000000" w:themeColor="text1"/>
        </w:rPr>
      </w:pPr>
      <w:r w:rsidRPr="00A10451">
        <w:rPr>
          <w:rFonts w:cs="David" w:hint="cs"/>
        </w:rPr>
        <w:t xml:space="preserve">Another aspect of network deployment dealt with in </w:t>
      </w:r>
      <w:r>
        <w:rPr>
          <w:rFonts w:cs="David"/>
        </w:rPr>
        <w:t>some</w:t>
      </w:r>
      <w:r w:rsidRPr="00A10451">
        <w:rPr>
          <w:rFonts w:cs="David" w:hint="cs"/>
        </w:rPr>
        <w:t xml:space="preserve"> works, is </w:t>
      </w:r>
      <w:r w:rsidR="00FD6AD6">
        <w:rPr>
          <w:rFonts w:cs="David"/>
        </w:rPr>
        <w:t>redeployment strategies</w:t>
      </w:r>
      <w:r w:rsidR="00F27977">
        <w:rPr>
          <w:rFonts w:cs="David"/>
        </w:rPr>
        <w:t xml:space="preserve"> that relocate some or all of the sensors</w:t>
      </w:r>
      <w:r w:rsidR="00C2091E">
        <w:rPr>
          <w:rFonts w:cs="David"/>
        </w:rPr>
        <w:t xml:space="preserve"> in order to enhance network performance. </w:t>
      </w:r>
      <w:r w:rsidR="00EA2345">
        <w:rPr>
          <w:rFonts w:cs="David"/>
        </w:rPr>
        <w:t xml:space="preserve">Some focused on </w:t>
      </w:r>
      <w:r w:rsidR="008D1AB9">
        <w:rPr>
          <w:rFonts w:cs="David"/>
        </w:rPr>
        <w:t>route optimization</w:t>
      </w:r>
      <w:r w:rsidR="00EA2345">
        <w:rPr>
          <w:rFonts w:cs="David"/>
        </w:rPr>
        <w:t xml:space="preserve">, </w:t>
      </w:r>
      <w:r w:rsidR="001C7362">
        <w:rPr>
          <w:rFonts w:cs="David"/>
        </w:rPr>
        <w:t>where</w:t>
      </w:r>
      <w:r w:rsidR="00BE6806">
        <w:rPr>
          <w:rFonts w:cs="David"/>
        </w:rPr>
        <w:t>, for example, a</w:t>
      </w:r>
      <w:r w:rsidRPr="00A10451">
        <w:rPr>
          <w:rFonts w:cs="David" w:hint="cs"/>
        </w:rPr>
        <w:t xml:space="preserve"> network of sensors </w:t>
      </w:r>
      <w:r w:rsidR="00BE6806">
        <w:rPr>
          <w:rFonts w:cs="David"/>
        </w:rPr>
        <w:t xml:space="preserve">is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007F4C2A">
        <w:rPr>
          <w:rFonts w:cs="David"/>
        </w:rPr>
        <w:t>,</w:t>
      </w:r>
      <w:r w:rsidRPr="00A10451">
        <w:rPr>
          <w:rFonts w:cs="David" w:hint="cs"/>
        </w:rPr>
        <w:t xml:space="preserve"> </w:t>
      </w:r>
      <w:r w:rsidR="005006FF">
        <w:rPr>
          <w:rFonts w:cs="David"/>
        </w:rPr>
        <w:t xml:space="preserve">and </w:t>
      </w:r>
      <w:r w:rsidRPr="00A10451">
        <w:rPr>
          <w:rFonts w:cs="David" w:hint="cs"/>
        </w:rPr>
        <w:t xml:space="preserve">real-time adaptive deployment of sensors </w:t>
      </w:r>
      <w:r w:rsidR="005006FF">
        <w:rPr>
          <w:rFonts w:cs="David"/>
        </w:rPr>
        <w:t xml:space="preserve">is </w:t>
      </w:r>
      <w:r w:rsidR="007F4C2A">
        <w:rPr>
          <w:rFonts w:cs="David"/>
        </w:rPr>
        <w:t>performed</w:t>
      </w:r>
      <w:r w:rsidR="005006FF">
        <w:rPr>
          <w:rFonts w:cs="David"/>
        </w:rPr>
        <w:t xml:space="preserve"> </w:t>
      </w:r>
      <w:r w:rsidRPr="00A10451">
        <w:rPr>
          <w:rFonts w:cs="David" w:hint="cs"/>
        </w:rPr>
        <w:t xml:space="preserve">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w:t>
      </w:r>
      <w:del w:id="77" w:author="Idit Belachsen" w:date="2019-08-04T22:40:00Z">
        <w:r w:rsidRPr="00A10451" w:rsidDel="00F3390F">
          <w:rPr>
            <w:rFonts w:cs="David" w:hint="cs"/>
          </w:rPr>
          <w:delText xml:space="preserve">enables </w:delText>
        </w:r>
      </w:del>
      <w:ins w:id="78" w:author="Idit Belachsen" w:date="2019-08-04T22:40:00Z">
        <w:r w:rsidR="00F3390F" w:rsidRPr="00A10451">
          <w:rPr>
            <w:rFonts w:cs="David" w:hint="cs"/>
          </w:rPr>
          <w:t>enable</w:t>
        </w:r>
        <w:r w:rsidR="00F3390F">
          <w:rPr>
            <w:rFonts w:cs="David"/>
          </w:rPr>
          <w:t>d</w:t>
        </w:r>
        <w:r w:rsidR="00F3390F" w:rsidRPr="00A10451">
          <w:rPr>
            <w:rFonts w:cs="David" w:hint="cs"/>
          </w:rPr>
          <w:t xml:space="preserve"> </w:t>
        </w:r>
      </w:ins>
      <w:r w:rsidRPr="00A10451">
        <w:rPr>
          <w:rFonts w:cs="David" w:hint="cs"/>
        </w:rPr>
        <w:t xml:space="preserve">estimation of source </w:t>
      </w:r>
      <w:r w:rsidRPr="00C714EA">
        <w:rPr>
          <w:rFonts w:cs="David" w:hint="cs"/>
          <w:color w:val="000000" w:themeColor="text1"/>
        </w:rPr>
        <w:t>parameters.</w:t>
      </w:r>
      <w:r w:rsidR="00836A83">
        <w:rPr>
          <w:rFonts w:cs="David"/>
          <w:color w:val="000000" w:themeColor="text1"/>
        </w:rPr>
        <w:t xml:space="preserve"> </w:t>
      </w:r>
      <w:r w:rsidR="00734A1D">
        <w:rPr>
          <w:rFonts w:cs="David"/>
          <w:color w:val="000000" w:themeColor="text1"/>
        </w:rPr>
        <w:t>Other works</w:t>
      </w:r>
      <w:r w:rsidR="00BE6806">
        <w:rPr>
          <w:rFonts w:cs="David"/>
          <w:color w:val="000000" w:themeColor="text1"/>
        </w:rPr>
        <w:t xml:space="preserve"> focused on </w:t>
      </w:r>
      <w:r w:rsidR="00233A84">
        <w:rPr>
          <w:rFonts w:cs="David"/>
          <w:color w:val="000000" w:themeColor="text1"/>
        </w:rPr>
        <w:t xml:space="preserve">static redeployment </w:t>
      </w:r>
      <w:r w:rsidR="00734A1D">
        <w:rPr>
          <w:rFonts w:cs="David"/>
          <w:color w:val="000000" w:themeColor="text1"/>
        </w:rPr>
        <w:t>strategies, whe</w:t>
      </w:r>
      <w:r w:rsidR="00A54F9D">
        <w:rPr>
          <w:rFonts w:cs="David"/>
          <w:color w:val="000000" w:themeColor="text1"/>
        </w:rPr>
        <w:t>re</w:t>
      </w:r>
      <w:r w:rsidR="001964B3">
        <w:rPr>
          <w:rFonts w:cs="David"/>
          <w:color w:val="000000" w:themeColor="text1"/>
        </w:rPr>
        <w:t xml:space="preserve"> </w:t>
      </w:r>
      <w:r w:rsidR="00E850EE">
        <w:rPr>
          <w:rFonts w:cs="David"/>
          <w:color w:val="000000" w:themeColor="text1"/>
        </w:rPr>
        <w:t>a</w:t>
      </w:r>
      <w:r w:rsidR="00281D79">
        <w:rPr>
          <w:rFonts w:cs="David"/>
          <w:color w:val="000000" w:themeColor="text1"/>
        </w:rPr>
        <w:t xml:space="preserve"> new</w:t>
      </w:r>
      <w:r w:rsidR="001964B3">
        <w:rPr>
          <w:rFonts w:cs="David"/>
          <w:color w:val="000000" w:themeColor="text1"/>
        </w:rPr>
        <w:t xml:space="preserve"> </w:t>
      </w:r>
      <w:r w:rsidR="005006FF">
        <w:rPr>
          <w:rFonts w:cs="David"/>
          <w:color w:val="000000" w:themeColor="text1"/>
        </w:rPr>
        <w:t xml:space="preserve">distribution of </w:t>
      </w:r>
      <w:r w:rsidR="00D40B74">
        <w:rPr>
          <w:rFonts w:cs="David"/>
          <w:color w:val="000000" w:themeColor="text1"/>
        </w:rPr>
        <w:t>sensor</w:t>
      </w:r>
      <w:r w:rsidR="005006FF">
        <w:rPr>
          <w:rFonts w:cs="David"/>
          <w:color w:val="000000" w:themeColor="text1"/>
        </w:rPr>
        <w:t>s</w:t>
      </w:r>
      <w:r w:rsidR="00D40B74">
        <w:rPr>
          <w:rFonts w:cs="David"/>
          <w:color w:val="000000" w:themeColor="text1"/>
        </w:rPr>
        <w:t xml:space="preserve"> </w:t>
      </w:r>
      <w:r w:rsidR="00707076">
        <w:rPr>
          <w:rFonts w:cs="David"/>
          <w:color w:val="000000" w:themeColor="text1"/>
        </w:rPr>
        <w:t xml:space="preserve">is suggested so </w:t>
      </w:r>
      <w:r w:rsidR="00AC2450">
        <w:rPr>
          <w:rFonts w:cs="David"/>
          <w:color w:val="000000" w:themeColor="text1"/>
        </w:rPr>
        <w:t xml:space="preserve">relocation of sensors </w:t>
      </w:r>
      <w:r w:rsidR="00281D79">
        <w:rPr>
          <w:rFonts w:cs="David"/>
          <w:color w:val="000000" w:themeColor="text1"/>
        </w:rPr>
        <w:t xml:space="preserve">is optimized for lowest </w:t>
      </w:r>
      <w:r w:rsidR="00707076" w:rsidRPr="00707076">
        <w:rPr>
          <w:rFonts w:cs="David"/>
          <w:color w:val="000000" w:themeColor="text1"/>
        </w:rPr>
        <w:t>energetic cost.</w:t>
      </w:r>
      <w:r w:rsidR="008C332F">
        <w:rPr>
          <w:rFonts w:cs="David"/>
          <w:color w:val="000000" w:themeColor="text1"/>
        </w:rPr>
        <w:t xml:space="preserve"> </w:t>
      </w:r>
      <w:r w:rsidRPr="00C714EA">
        <w:rPr>
          <w:rFonts w:cs="David" w:hint="cs"/>
          <w:color w:val="000000" w:themeColor="text1"/>
        </w:rPr>
        <w:t xml:space="preserve">Belkhiri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w:t>
      </w:r>
      <w:r w:rsidR="00353B7A">
        <w:rPr>
          <w:rFonts w:cs="David"/>
          <w:color w:val="000000" w:themeColor="text1"/>
        </w:rPr>
        <w:t>d</w:t>
      </w:r>
      <w:r w:rsidRPr="00C714EA">
        <w:rPr>
          <w:rFonts w:cs="David" w:hint="cs"/>
          <w:color w:val="000000" w:themeColor="text1"/>
        </w:rPr>
        <w:t xml:space="preserve"> air pollution concentrations as ground truth and estimate</w:t>
      </w:r>
      <w:r w:rsidR="00353B7A">
        <w:rPr>
          <w:rFonts w:cs="David"/>
          <w:color w:val="000000" w:themeColor="text1"/>
        </w:rPr>
        <w:t>d</w:t>
      </w:r>
      <w:r w:rsidRPr="00C714EA">
        <w:rPr>
          <w:rFonts w:cs="David" w:hint="cs"/>
          <w:color w:val="000000" w:themeColor="text1"/>
        </w:rPr>
        <w:t xml:space="preserve"> concentrations where no sensors </w:t>
      </w:r>
      <w:r w:rsidR="00353B7A">
        <w:rPr>
          <w:rFonts w:cs="David"/>
          <w:color w:val="000000" w:themeColor="text1"/>
        </w:rPr>
        <w:t>were</w:t>
      </w:r>
      <w:r w:rsidRPr="00C714EA">
        <w:rPr>
          <w:rFonts w:cs="David" w:hint="cs"/>
          <w:color w:val="000000" w:themeColor="text1"/>
        </w:rPr>
        <w:t xml:space="preserv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w:t>
      </w:r>
      <w:r w:rsidR="00353B7A">
        <w:rPr>
          <w:rFonts w:cs="David"/>
        </w:rPr>
        <w:t>were</w:t>
      </w:r>
      <w:r w:rsidRPr="00A10451">
        <w:rPr>
          <w:rFonts w:cs="David" w:hint="cs"/>
        </w:rPr>
        <w:t xml:space="preserve"> redeployed so estimation error (i.e., </w:t>
      </w:r>
      <w:r w:rsidRPr="00A10451">
        <w:rPr>
          <w:rFonts w:ascii="Calibri" w:hAnsi="Calibri" w:cs="Calibri"/>
        </w:rPr>
        <w:t>﻿</w:t>
      </w:r>
      <w:r w:rsidRPr="00A10451">
        <w:rPr>
          <w:rFonts w:cs="David" w:hint="cs"/>
        </w:rPr>
        <w:t xml:space="preserve">the absolute difference between ground truth and estimation) </w:t>
      </w:r>
      <w:r w:rsidR="00353B7A">
        <w:rPr>
          <w:rFonts w:cs="David"/>
        </w:rPr>
        <w:t>was</w:t>
      </w:r>
      <w:r w:rsidRPr="00A10451">
        <w:rPr>
          <w:rFonts w:cs="David" w:hint="cs"/>
        </w:rPr>
        <w:t xml:space="preserve"> minimized </w:t>
      </w:r>
      <w:r w:rsidR="00F9317D">
        <w:rPr>
          <w:rFonts w:cs="David"/>
        </w:rPr>
        <w:t>while</w:t>
      </w:r>
      <w:r w:rsidRPr="00A10451">
        <w:rPr>
          <w:rFonts w:cs="David" w:hint="cs"/>
        </w:rPr>
        <w:t xml:space="preserve"> </w:t>
      </w:r>
      <w:r w:rsidR="00A676F1">
        <w:rPr>
          <w:rFonts w:cs="David"/>
        </w:rPr>
        <w:t>regarding</w:t>
      </w:r>
      <w:r w:rsidR="00F9317D">
        <w:rPr>
          <w:rFonts w:cs="David"/>
        </w:rPr>
        <w:t xml:space="preserve"> </w:t>
      </w:r>
      <w:r w:rsidRPr="00A10451">
        <w:rPr>
          <w:rFonts w:cs="David" w:hint="cs"/>
        </w:rPr>
        <w:t>execution time</w:t>
      </w:r>
      <w:r w:rsidR="00F9317D">
        <w:rPr>
          <w:rFonts w:cs="David"/>
        </w:rPr>
        <w:t>.</w:t>
      </w:r>
    </w:p>
    <w:p w14:paraId="4A1ADF43" w14:textId="77777777" w:rsidR="00C61128" w:rsidRPr="00A10451" w:rsidRDefault="00C61128" w:rsidP="00E87BA7">
      <w:pPr>
        <w:ind w:right="-2"/>
        <w:rPr>
          <w:rFonts w:cs="David"/>
        </w:rPr>
      </w:pPr>
    </w:p>
    <w:p w14:paraId="30D0A4ED" w14:textId="7CA93A8F" w:rsidR="000D706B" w:rsidRDefault="000D706B" w:rsidP="00E87BA7">
      <w:pPr>
        <w:pStyle w:val="Heading2"/>
      </w:pPr>
      <w:bookmarkStart w:id="79" w:name="_Ref14950404"/>
      <w:bookmarkStart w:id="80" w:name="_Toc15392591"/>
      <w:r w:rsidRPr="00A10451">
        <w:rPr>
          <w:rFonts w:hint="cs"/>
        </w:rPr>
        <w:t>Optimization</w:t>
      </w:r>
      <w:r w:rsidR="00FE3DB4" w:rsidRPr="00A10451">
        <w:rPr>
          <w:rFonts w:hint="cs"/>
        </w:rPr>
        <w:t xml:space="preserve"> aspect</w:t>
      </w:r>
      <w:bookmarkEnd w:id="79"/>
      <w:bookmarkEnd w:id="80"/>
      <w:r w:rsidR="00FE3DB4" w:rsidRPr="00A10451">
        <w:rPr>
          <w:rFonts w:hint="cs"/>
        </w:rPr>
        <w:t xml:space="preserve"> </w:t>
      </w:r>
    </w:p>
    <w:p w14:paraId="24685600" w14:textId="4B0961E8" w:rsidR="00CF3FAE" w:rsidRDefault="00042260" w:rsidP="00137577">
      <w:pPr>
        <w:ind w:right="-2"/>
        <w:rPr>
          <w:rFonts w:cs="David"/>
        </w:rPr>
      </w:pPr>
      <w:bookmarkStart w:id="81" w:name="OLE_LINK70"/>
      <w:bookmarkStart w:id="82" w:name="OLE_LINK71"/>
      <w:r w:rsidRPr="00823591">
        <w:rPr>
          <w:rFonts w:cs="David" w:hint="cs"/>
        </w:rPr>
        <w:t xml:space="preserve">As the basic problem of sensors’ optimal deployment aims at maximizing the </w:t>
      </w:r>
      <w:r w:rsidR="00863D22" w:rsidRPr="00823591">
        <w:rPr>
          <w:rFonts w:cs="David" w:hint="cs"/>
        </w:rPr>
        <w:t xml:space="preserve">utility of the network, </w:t>
      </w:r>
      <w:r w:rsidR="000D64A1" w:rsidRPr="00823591">
        <w:rPr>
          <w:rFonts w:cs="David" w:hint="cs"/>
        </w:rPr>
        <w:t xml:space="preserve">while minimizing </w:t>
      </w:r>
      <w:r w:rsidR="000E19B1" w:rsidRPr="00823591">
        <w:rPr>
          <w:rFonts w:cs="David" w:hint="cs"/>
        </w:rPr>
        <w:t>its</w:t>
      </w:r>
      <w:r w:rsidR="000D64A1" w:rsidRPr="00823591">
        <w:rPr>
          <w:rFonts w:cs="David" w:hint="cs"/>
        </w:rPr>
        <w:t xml:space="preserve"> cost, </w:t>
      </w:r>
      <w:r w:rsidR="000D6F4B" w:rsidRPr="00823591">
        <w:rPr>
          <w:rFonts w:cs="David" w:hint="cs"/>
        </w:rPr>
        <w:t xml:space="preserve">the problem is equivalent to the </w:t>
      </w:r>
      <w:r w:rsidR="007F2CE1" w:rsidRPr="00823591">
        <w:rPr>
          <w:rFonts w:cs="David" w:hint="cs"/>
        </w:rPr>
        <w:t>“</w:t>
      </w:r>
      <w:r w:rsidR="000D6F4B" w:rsidRPr="00823591">
        <w:rPr>
          <w:rFonts w:cs="David" w:hint="cs"/>
        </w:rPr>
        <w:t>0-1 knapsack</w:t>
      </w:r>
      <w:r w:rsidR="007F2CE1" w:rsidRPr="00823591">
        <w:rPr>
          <w:rFonts w:cs="David" w:hint="cs"/>
        </w:rPr>
        <w:t>”</w:t>
      </w:r>
      <w:r w:rsidR="000D6F4B" w:rsidRPr="00823591">
        <w:rPr>
          <w:rFonts w:cs="David" w:hint="cs"/>
        </w:rPr>
        <w:t xml:space="preserve"> problem</w:t>
      </w:r>
      <w:r w:rsidR="00976E20" w:rsidRPr="00823591">
        <w:rPr>
          <w:rFonts w:cs="David" w:hint="cs"/>
        </w:rPr>
        <w:t xml:space="preserve"> </w:t>
      </w:r>
      <w:r w:rsidR="00976E20" w:rsidRPr="00823591">
        <w:rPr>
          <w:rFonts w:cs="David" w:hint="cs"/>
        </w:rPr>
        <w:fldChar w:fldCharType="begin" w:fldLock="1"/>
      </w:r>
      <w:r w:rsidR="00C66993">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Network","type":"article-journal"},"uris":["http://www.mendeley.com/documents/?uuid=128cd4bd-db40-45de-b720-0c8c35eb43ed"]}],"mendeley":{"formattedCitation":"[29], [40]","plainTextFormattedCitation":"[29], [40]","previouslyFormattedCitation":"[29], [40]"},"properties":{"noteIndex":0},"schema":"https://github.com/citation-style-language/schema/raw/master/csl-citation.json"}</w:instrText>
      </w:r>
      <w:r w:rsidR="00976E20" w:rsidRPr="00823591">
        <w:rPr>
          <w:rFonts w:cs="David" w:hint="cs"/>
        </w:rPr>
        <w:fldChar w:fldCharType="separate"/>
      </w:r>
      <w:r w:rsidR="00C66993" w:rsidRPr="00C66993">
        <w:rPr>
          <w:rFonts w:cs="David"/>
          <w:noProof/>
        </w:rPr>
        <w:t>[29], [40]</w:t>
      </w:r>
      <w:r w:rsidR="00976E20" w:rsidRPr="00823591">
        <w:rPr>
          <w:rFonts w:cs="David" w:hint="cs"/>
        </w:rPr>
        <w:fldChar w:fldCharType="end"/>
      </w:r>
      <w:r w:rsidR="000E19B1" w:rsidRPr="00823591">
        <w:rPr>
          <w:rFonts w:cs="David" w:hint="cs"/>
        </w:rPr>
        <w:t xml:space="preserve">, </w:t>
      </w:r>
      <w:r w:rsidR="00BF6DAB" w:rsidRPr="00823591">
        <w:rPr>
          <w:rFonts w:cs="David" w:hint="cs"/>
        </w:rPr>
        <w:t xml:space="preserve">where </w:t>
      </w:r>
      <w:r w:rsidR="007F2CE1" w:rsidRPr="00823591">
        <w:rPr>
          <w:rFonts w:cs="David" w:hint="cs"/>
        </w:rPr>
        <w:t xml:space="preserve">a </w:t>
      </w:r>
      <w:r w:rsidR="00CA7BF6" w:rsidRPr="00823591">
        <w:rPr>
          <w:rFonts w:cs="David" w:hint="cs"/>
        </w:rPr>
        <w:t xml:space="preserve">subset </w:t>
      </w:r>
      <w:r w:rsidR="00A47DF5" w:rsidRPr="00823591">
        <w:rPr>
          <w:rFonts w:cs="David" w:hint="cs"/>
        </w:rPr>
        <w:t xml:space="preserve">of items </w:t>
      </w:r>
      <w:r w:rsidR="008A68A2" w:rsidRPr="00823591">
        <w:rPr>
          <w:rFonts w:cs="David" w:hint="cs"/>
        </w:rPr>
        <w:t xml:space="preserve">out </w:t>
      </w:r>
      <w:r w:rsidR="007F2CE1" w:rsidRPr="00823591">
        <w:rPr>
          <w:rFonts w:cs="David" w:hint="cs"/>
        </w:rPr>
        <w:t xml:space="preserve">of </w:t>
      </w:r>
      <w:r w:rsidR="008A68A2" w:rsidRPr="00823591">
        <w:rPr>
          <w:rFonts w:cs="David" w:hint="cs"/>
        </w:rPr>
        <w:t xml:space="preserve">n </w:t>
      </w:r>
      <w:r w:rsidR="007F2CE1" w:rsidRPr="00823591">
        <w:rPr>
          <w:rFonts w:cs="David" w:hint="cs"/>
        </w:rPr>
        <w:t>items</w:t>
      </w:r>
      <w:r w:rsidR="00986687" w:rsidRPr="00823591">
        <w:rPr>
          <w:rFonts w:cs="David" w:hint="cs"/>
        </w:rPr>
        <w:t xml:space="preserve">, </w:t>
      </w:r>
      <w:r w:rsidR="007F2CE1" w:rsidRPr="00823591">
        <w:rPr>
          <w:rFonts w:cs="David" w:hint="cs"/>
        </w:rPr>
        <w:t xml:space="preserve">possessing </w:t>
      </w:r>
      <w:r w:rsidR="00986687" w:rsidRPr="00823591">
        <w:rPr>
          <w:rFonts w:cs="David" w:hint="cs"/>
        </w:rPr>
        <w:t xml:space="preserve">each </w:t>
      </w:r>
      <w:r w:rsidR="007F2CE1" w:rsidRPr="00823591">
        <w:rPr>
          <w:rFonts w:cs="David" w:hint="cs"/>
        </w:rPr>
        <w:t xml:space="preserve">some value </w:t>
      </w:r>
      <m:oMath>
        <m:sSub>
          <m:sSubPr>
            <m:ctrlPr>
              <w:rPr>
                <w:rFonts w:ascii="Cambria Math" w:hAnsi="Cambria Math" w:cs="David" w:hint="cs"/>
                <w:i/>
              </w:rPr>
            </m:ctrlPr>
          </m:sSubPr>
          <m:e>
            <m:r>
              <w:rPr>
                <w:rFonts w:ascii="Cambria Math" w:hAnsi="Cambria Math" w:cs="David" w:hint="cs"/>
              </w:rPr>
              <m:t>v</m:t>
            </m:r>
          </m:e>
          <m:sub>
            <m:r>
              <w:rPr>
                <w:rFonts w:ascii="Cambria Math" w:hAnsi="Cambria Math" w:cs="David" w:hint="cs"/>
              </w:rPr>
              <m:t>i</m:t>
            </m:r>
          </m:sub>
        </m:sSub>
      </m:oMath>
      <w:r w:rsidR="004E1AFE" w:rsidRPr="00823591">
        <w:rPr>
          <w:rFonts w:cs="David" w:hint="cs"/>
        </w:rPr>
        <w:t xml:space="preserve"> </w:t>
      </w:r>
      <w:r w:rsidR="007F2CE1" w:rsidRPr="00823591">
        <w:rPr>
          <w:rFonts w:cs="David" w:hint="cs"/>
        </w:rPr>
        <w:t xml:space="preserve">and some cost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i</m:t>
            </m:r>
          </m:sub>
        </m:sSub>
      </m:oMath>
      <w:r w:rsidR="00CA7BF6" w:rsidRPr="00823591">
        <w:rPr>
          <w:rFonts w:cs="David" w:hint="cs"/>
        </w:rPr>
        <w:t xml:space="preserve">, </w:t>
      </w:r>
      <w:r w:rsidR="00BF6DAB" w:rsidRPr="00823591">
        <w:rPr>
          <w:rFonts w:cs="David" w:hint="cs"/>
        </w:rPr>
        <w:t xml:space="preserve">are </w:t>
      </w:r>
      <w:r w:rsidR="00CA7BF6" w:rsidRPr="00823591">
        <w:rPr>
          <w:rFonts w:cs="David" w:hint="cs"/>
        </w:rPr>
        <w:t xml:space="preserve">selected </w:t>
      </w:r>
      <w:r w:rsidR="00BF6DAB" w:rsidRPr="00823591">
        <w:rPr>
          <w:rFonts w:cs="David" w:hint="cs"/>
        </w:rPr>
        <w:t>so</w:t>
      </w:r>
      <w:r w:rsidR="00CA7BF6" w:rsidRPr="00823591">
        <w:rPr>
          <w:rFonts w:cs="David" w:hint="cs"/>
        </w:rPr>
        <w:t xml:space="preserve"> </w:t>
      </w:r>
      <w:r w:rsidR="00BF6DAB" w:rsidRPr="00823591">
        <w:rPr>
          <w:rFonts w:cs="David" w:hint="cs"/>
        </w:rPr>
        <w:t xml:space="preserve">values’ sum </w:t>
      </w:r>
      <w:r w:rsidR="00CA7BF6" w:rsidRPr="00823591">
        <w:rPr>
          <w:rFonts w:cs="David" w:hint="cs"/>
        </w:rPr>
        <w:t xml:space="preserve">is maximized, while the summed cost </w:t>
      </w:r>
      <w:r w:rsidR="00BF6DAB" w:rsidRPr="00823591">
        <w:rPr>
          <w:rFonts w:cs="David" w:hint="cs"/>
        </w:rPr>
        <w:t xml:space="preserve">is kept </w:t>
      </w:r>
      <w:r w:rsidR="00CA7BF6" w:rsidRPr="00823591">
        <w:rPr>
          <w:rFonts w:cs="David" w:hint="cs"/>
        </w:rPr>
        <w:t>within some capacity</w:t>
      </w:r>
      <w:r w:rsidR="00470C8A" w:rsidRPr="00823591">
        <w:rPr>
          <w:rFonts w:cs="David" w:hint="cs"/>
        </w:rPr>
        <w:t xml:space="preserve">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max</m:t>
            </m:r>
          </m:sub>
        </m:sSub>
      </m:oMath>
      <w:r w:rsidR="00470C8A" w:rsidRPr="00823591">
        <w:rPr>
          <w:rFonts w:cs="David" w:hint="cs"/>
        </w:rPr>
        <w:t>.</w:t>
      </w:r>
      <w:r w:rsidR="00986687" w:rsidRPr="00823591">
        <w:rPr>
          <w:rFonts w:cs="David" w:hint="cs"/>
        </w:rPr>
        <w:t xml:space="preserve"> </w:t>
      </w:r>
    </w:p>
    <w:p w14:paraId="123A4F95" w14:textId="2E870427" w:rsidR="00A47DF5" w:rsidRPr="00823591" w:rsidRDefault="00CF3FAE" w:rsidP="007A75F1">
      <w:pPr>
        <w:ind w:right="-2"/>
        <w:rPr>
          <w:rFonts w:cs="David"/>
        </w:rPr>
      </w:pPr>
      <w:r>
        <w:rPr>
          <w:rFonts w:cs="David"/>
        </w:rPr>
        <w:t xml:space="preserve">In both problems, candidate solutions can be represented </w:t>
      </w:r>
      <w:r w:rsidR="000137E3">
        <w:rPr>
          <w:rFonts w:cs="David"/>
        </w:rPr>
        <w:t>as binary strings of length n, where a 1 in a given position indicates that an item is included in the knapsack, or that a sensor is placed in that position, and a 0 indicated the item is omitted, or the sensor is not placed. The solution-space size is then 2</w:t>
      </w:r>
      <w:r w:rsidR="000137E3" w:rsidRPr="000137E3">
        <w:rPr>
          <w:rFonts w:cs="David"/>
          <w:vertAlign w:val="superscript"/>
        </w:rPr>
        <w:t>n</w:t>
      </w:r>
      <w:r w:rsidR="007A75F1">
        <w:rPr>
          <w:rFonts w:cs="David"/>
        </w:rPr>
        <w:t xml:space="preserve">. </w:t>
      </w:r>
      <w:r w:rsidR="00986687" w:rsidRPr="00823591">
        <w:rPr>
          <w:rFonts w:cs="David" w:hint="cs"/>
        </w:rPr>
        <w:t>T</w:t>
      </w:r>
      <w:r w:rsidR="007A75F1">
        <w:rPr>
          <w:rFonts w:cs="David"/>
        </w:rPr>
        <w:t>his basic</w:t>
      </w:r>
      <w:r w:rsidR="00986687" w:rsidRPr="00823591">
        <w:rPr>
          <w:rFonts w:cs="David" w:hint="cs"/>
        </w:rPr>
        <w:t xml:space="preserve"> problem is </w:t>
      </w:r>
      <w:r w:rsidR="008A68A2" w:rsidRPr="00823591">
        <w:rPr>
          <w:rFonts w:cs="David" w:hint="cs"/>
        </w:rPr>
        <w:t>NP-</w:t>
      </w:r>
      <w:r w:rsidR="00D04ABC">
        <w:rPr>
          <w:rFonts w:cs="David"/>
        </w:rPr>
        <w:t>hard</w:t>
      </w:r>
      <w:r w:rsidR="00D04ABC" w:rsidRPr="00823591">
        <w:rPr>
          <w:rFonts w:cs="David" w:hint="cs"/>
        </w:rPr>
        <w:t xml:space="preserve"> </w:t>
      </w:r>
      <w:r w:rsidR="00976E20" w:rsidRPr="00823591">
        <w:rPr>
          <w:rFonts w:cs="David" w:hint="cs"/>
        </w:rPr>
        <w:fldChar w:fldCharType="begin" w:fldLock="1"/>
      </w:r>
      <w:r w:rsidR="0014054E" w:rsidRPr="00823591">
        <w:rPr>
          <w:rFonts w:cs="David" w:hint="cs"/>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sidRPr="00823591">
        <w:rPr>
          <w:rFonts w:cs="David" w:hint="cs"/>
        </w:rPr>
        <w:fldChar w:fldCharType="separate"/>
      </w:r>
      <w:r w:rsidR="00EC0326" w:rsidRPr="00823591">
        <w:rPr>
          <w:rFonts w:cs="David" w:hint="cs"/>
          <w:noProof/>
        </w:rPr>
        <w:t>[41]</w:t>
      </w:r>
      <w:r w:rsidR="00976E20" w:rsidRPr="00823591">
        <w:rPr>
          <w:rFonts w:cs="David" w:hint="cs"/>
        </w:rPr>
        <w:fldChar w:fldCharType="end"/>
      </w:r>
      <w:r w:rsidR="008A68A2" w:rsidRPr="00823591">
        <w:rPr>
          <w:rFonts w:cs="David" w:hint="cs"/>
        </w:rPr>
        <w:t>, meaning that the time required to solve the problem</w:t>
      </w:r>
      <w:r w:rsidR="00592620">
        <w:rPr>
          <w:rFonts w:cs="David"/>
        </w:rPr>
        <w:t>,</w:t>
      </w:r>
      <w:r w:rsidR="008A68A2" w:rsidRPr="00823591">
        <w:rPr>
          <w:rFonts w:cs="David" w:hint="cs"/>
        </w:rPr>
        <w:t xml:space="preserve"> using any currently known algorithm</w:t>
      </w:r>
      <w:r w:rsidR="00592620">
        <w:rPr>
          <w:rFonts w:cs="David"/>
        </w:rPr>
        <w:t>,</w:t>
      </w:r>
      <w:r w:rsidR="008A68A2" w:rsidRPr="00823591">
        <w:rPr>
          <w:rFonts w:cs="David" w:hint="cs"/>
        </w:rPr>
        <w:t xml:space="preserve"> increases rapidly as the size of the problem grows</w:t>
      </w:r>
      <w:r w:rsidR="00461F33">
        <w:rPr>
          <w:rFonts w:cs="David"/>
        </w:rPr>
        <w:t xml:space="preserve">. </w:t>
      </w:r>
      <w:r w:rsidR="00B803BA" w:rsidRPr="00823591">
        <w:rPr>
          <w:rFonts w:cs="David" w:hint="cs"/>
        </w:rPr>
        <w:t xml:space="preserve">As a result, approximation algorithms, which focuses on finding good solutions </w:t>
      </w:r>
      <w:r w:rsidR="00794E41" w:rsidRPr="00823591">
        <w:rPr>
          <w:rFonts w:cs="David" w:hint="cs"/>
        </w:rPr>
        <w:t xml:space="preserve">(“global optimums”) </w:t>
      </w:r>
      <w:r w:rsidR="00B803BA" w:rsidRPr="00823591">
        <w:rPr>
          <w:rFonts w:cs="David" w:hint="cs"/>
        </w:rPr>
        <w:t xml:space="preserve">instead of </w:t>
      </w:r>
      <w:r w:rsidR="00F607B0" w:rsidRPr="00823591">
        <w:rPr>
          <w:rFonts w:cs="David" w:hint="cs"/>
        </w:rPr>
        <w:t>provably optimal solution</w:t>
      </w:r>
      <w:r w:rsidR="00B803BA" w:rsidRPr="00823591">
        <w:rPr>
          <w:rFonts w:cs="David" w:hint="cs"/>
        </w:rPr>
        <w:t>s, are required</w:t>
      </w:r>
      <w:r w:rsidR="00CF0E9B" w:rsidRPr="00823591">
        <w:rPr>
          <w:rFonts w:cs="David" w:hint="cs"/>
        </w:rPr>
        <w:t xml:space="preserve"> beyond a certain size of problem</w:t>
      </w:r>
      <w:r w:rsidR="00B803BA" w:rsidRPr="00823591">
        <w:rPr>
          <w:rFonts w:cs="David" w:hint="cs"/>
        </w:rPr>
        <w:t xml:space="preserve">. </w:t>
      </w:r>
    </w:p>
    <w:p w14:paraId="0E0E1390" w14:textId="13E7D313" w:rsidR="003C5449" w:rsidRPr="00F06DE6" w:rsidRDefault="008274CA" w:rsidP="00E87BA7">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X}</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sidRPr="00A94E8D">
        <w:t>d</w:t>
      </w:r>
      <w:r w:rsidR="000D2BFD" w:rsidRPr="00A94E8D">
        <w:t xml:space="preserve">eterministic </w:t>
      </w:r>
      <w:r w:rsidR="00990DBE" w:rsidRPr="00A94E8D">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X}</m:t>
        </m:r>
      </m:oMath>
      <w:r>
        <w:t xml:space="preserve">. </w:t>
      </w:r>
      <w:r w:rsidR="0024766F" w:rsidRPr="00A94E8D">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83" w:name="OLE_LINK72"/>
      <w:bookmarkStart w:id="84" w:name="OLE_LINK73"/>
      <w:r w:rsidR="00900C6F">
        <w:t>outset</w:t>
      </w:r>
      <w:bookmarkEnd w:id="83"/>
      <w:bookmarkEnd w:id="84"/>
      <w:r w:rsidR="00900C6F">
        <w:t>, a random sample of points in the set</w:t>
      </w:r>
      <w:r w:rsidR="006A6B33">
        <w:t xml:space="preserve"> </w:t>
      </w:r>
      <w:bookmarkStart w:id="85" w:name="OLE_LINK74"/>
      <w:bookmarkStart w:id="86" w:name="OLE_LINK75"/>
      <w:r w:rsidR="006A6B33">
        <w:t>{</w:t>
      </w:r>
      <m:oMath>
        <m:r>
          <w:rPr>
            <w:rFonts w:ascii="Cambria Math" w:hAnsi="Cambria Math"/>
          </w:rPr>
          <m:t>X}</m:t>
        </m:r>
      </m:oMath>
      <w:r w:rsidR="00900C6F">
        <w:t xml:space="preserve"> </w:t>
      </w:r>
      <w:bookmarkEnd w:id="85"/>
      <w:bookmarkEnd w:id="86"/>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sidRPr="00A94E8D">
        <w:rPr>
          <w:rFonts w:cs="David"/>
        </w:rPr>
        <w:t>heuristics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87" w:name="OLE_LINK76"/>
      <w:bookmarkStart w:id="88" w:name="OLE_LINK77"/>
      <w:r w:rsidR="00BA3EA8">
        <w:t>{</w:t>
      </w:r>
      <m:oMath>
        <m:r>
          <w:rPr>
            <w:rFonts w:ascii="Cambria Math" w:hAnsi="Cambria Math"/>
          </w:rPr>
          <m:t>X}</m:t>
        </m:r>
      </m:oMath>
      <w:r w:rsidR="00BA3EA8">
        <w:t xml:space="preserve"> </w:t>
      </w:r>
      <w:bookmarkEnd w:id="87"/>
      <w:bookmarkEnd w:id="88"/>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A94E8D">
        <w:rPr>
          <w:rFonts w:cs="David"/>
        </w:rPr>
        <w:t>L</w:t>
      </w:r>
      <w:r w:rsidR="00C06F95" w:rsidRPr="00A94E8D">
        <w:rPr>
          <w:rFonts w:cs="David"/>
        </w:rPr>
        <w:t xml:space="preserve">ocal search </w:t>
      </w:r>
      <w:r w:rsidR="00C06F95" w:rsidRPr="00A94E8D">
        <w:rPr>
          <w:rFonts w:cs="David"/>
        </w:rPr>
        <w:lastRenderedPageBreak/>
        <w:t>algorithms</w:t>
      </w:r>
      <w:r w:rsidR="00CF7CCA">
        <w:rPr>
          <w:rFonts w:cs="David"/>
        </w:rPr>
        <w:t xml:space="preserve"> </w:t>
      </w:r>
      <w:r w:rsidR="005118A1">
        <w:rPr>
          <w:rFonts w:cs="David"/>
        </w:rPr>
        <w:t xml:space="preserve">(often referred to as </w:t>
      </w:r>
      <w:r w:rsidR="005118A1" w:rsidRPr="00A94E8D">
        <w:rPr>
          <w:rFonts w:cs="David"/>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X}</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w:t>
      </w:r>
      <w:r w:rsidR="006F5D39">
        <w:rPr>
          <w:rFonts w:cs="David"/>
        </w:rPr>
        <w:t>fulfils</w:t>
      </w:r>
      <w:r w:rsidR="00B81022">
        <w:rPr>
          <w:rFonts w:cs="David"/>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&gt;f</m:t>
        </m:r>
        <m:d>
          <m:dPr>
            <m:ctrlPr>
              <w:rPr>
                <w:rFonts w:ascii="Cambria Math" w:hAnsi="Cambria Math"/>
                <w:i/>
              </w:rPr>
            </m:ctrlPr>
          </m:dPr>
          <m:e>
            <m:r>
              <w:rPr>
                <w:rFonts w:ascii="Cambria Math" w:hAnsi="Cambria Math"/>
              </w:rPr>
              <m:t>x</m:t>
            </m:r>
          </m:e>
        </m:d>
      </m:oMath>
      <w:r w:rsidR="00B81022">
        <w:rPr>
          <w:rFonts w:cs="David"/>
        </w:rPr>
        <w:t xml:space="preserve">.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89" w:name="OLE_LINK78"/>
      <w:bookmarkStart w:id="90" w:name="OLE_LINK79"/>
      <w:r w:rsidR="00D57357">
        <w:rPr>
          <w:rFonts w:cs="David"/>
        </w:rPr>
        <w:t>local searches are usually incorporated in stochastic methods to yield candidate global optimums, from which the best point is eventually picked</w:t>
      </w:r>
      <w:bookmarkEnd w:id="89"/>
      <w:bookmarkEnd w:id="90"/>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5F253CA6" w:rsidR="00976723" w:rsidRDefault="009B4650" w:rsidP="00E87BA7">
      <w:pPr>
        <w:ind w:right="-2" w:firstLine="720"/>
      </w:pPr>
      <w:r>
        <w:t xml:space="preserve">Evolutionary Algorithms (EA) </w:t>
      </w:r>
      <w:r w:rsidR="00763C4E">
        <w:t>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91" w:name="OLE_LINK82"/>
      <w:bookmarkStart w:id="92" w:name="OLE_LINK83"/>
      <w:r w:rsidR="00AA6B0F" w:rsidRPr="00A10451">
        <w:rPr>
          <w:rFonts w:cs="David" w:hint="cs"/>
          <w:color w:val="000000" w:themeColor="text1"/>
        </w:rPr>
        <w:t xml:space="preserve">heuristic </w:t>
      </w:r>
      <w:bookmarkEnd w:id="91"/>
      <w:bookmarkEnd w:id="92"/>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407B94B2" w:rsidR="00F4203D" w:rsidRDefault="00D46C39" w:rsidP="00BC5C6E">
      <w:pPr>
        <w:ind w:right="-2" w:firstLine="720"/>
        <w:rPr>
          <w:rFonts w:cs="David"/>
          <w:rtl/>
        </w:rPr>
      </w:pPr>
      <w:r w:rsidRPr="0033728A">
        <w:rPr>
          <w:rFonts w:cs="David"/>
          <w:color w:val="000000" w:themeColor="text1"/>
        </w:rPr>
        <w:t xml:space="preserve">The ability of </w:t>
      </w:r>
      <w:r>
        <w:rPr>
          <w:rFonts w:cs="David"/>
          <w:color w:val="000000" w:themeColor="text1"/>
        </w:rPr>
        <w:t>EA</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44442C">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sensors","type":"article-journal"},"uris":["http://www.mendeley.com/documents/?uuid=5eadab95-3abc-452b-af6d-251dcbbe3b30"]},{"id":"ITEM-3","itemData":{"DOI":"10.1080/10286600701695471","ISBN":"9724829278","ISSN":"10286608","abstract":"A simple, straightforward, modified genetic algorithm scheme for contaminant source characterization using imperfect sensors is presented and demonstrated in this study. Previous work on this subject concentrated on developing source-inversion models using sensors that provide accurate, unbiased, contamination concentration measurements. The developed contamination source-detection model is implemented using three sensor types: (1) perfect sensors providing accurate, unbiased, contamination concentration measurements; (2) sensors transmitting fuzzy measured information (i.e., high, medium, and low contamination); and (3) '0-1' (Boolean) sensors indicating only a contamination presence. A comparison between the three sensor types is explored taking into consideration thesystem's response time (i.e., the time elapsed between a contaminant detection and a decision-maker's response action). The methodology capabilities are demonstrated using two example applications of increasing complexity, showing the trade-offs between the sensor types and the model abilities to receive a unique solution to the source-detection problem.","author":[{"dropping-particle":"","family":"Preis","given":"Ami","non-dropping-particle":"","parse-names":false,"suffix":""},{"dropping-particle":"","family":"Ostfeld","given":"Avi","non-dropping-particle":"","parse-names":false,"suffix":""}],"container-title":"Civil Engineering and Environmental Systems","id":"ITEM-3","issue":"1","issued":{"date-parts":[["2008"]]},"page":"29-39","title":"Genetic algorithm for contaminant source characterization using imperfect sensors","type":"article-journal","volume":"25"},"uris":["http://www.mendeley.com/documents/?uuid=97bf1ade-c129-4b24-b694-0e68d826f34c"]},{"id":"ITEM-4","itemData":{"DOI":"10.1061/(asce)wr.1943-5452.0000053","ISSN":"0733-9496","abstract":"During the last two decades, the water resources planning and management profession has seen a dramatic increase in the development and application of various types of evolutionary algorithms (EAs). This observation is especially true for application of genetic algorithms, arguably the most popular of the several types of EAs. Generally speaking, EAs repeatedly prove to be flexible and powerful tools in solving an array of complex water resources problems. This paper provides a comprehensive review of state-of-the-art methods and their applications in the field of water resources planning and management. A primary goal in this ASCE Task Committee effort is to identify in an organized fashion some of the seminal contributions of EAs in the areas of water distribution systems, urban drainage and sewer systems, water supply and wastewater treatment, hydrologic and fluvial modeling, groundwater systems, and parameter identification. The paper also identifies major challenges and opportunities for the future, including a call to address larger-scale problems that are wrought with uncertainty and an expanded need for cross fertilization and collaboration among our field's subdisciplines. Evolutionary computation will continue to evolve in the future as we encounter increased problem complexities and uncertainty and as the societal pressure for more innovative and efficient solutions rises.","author":[{"dropping-particle":"","family":"Nicklow John, Reed Patrick, Savic Dragan, Dessalegne Tibebe, Harrell Laura, Chan-Hilton Amy, Karamouz Mohammad, Minsker Barbara, Ostfeld Avi, Singh Abhishek","given":"Zechman Emily","non-dropping-particle":"","parse-names":false,"suffix":""}],"container-title":"Journal of Water Resources Planning and Management","id":"ITEM-4","issue":"4","issued":{"date-parts":[["2010"]]},"page":"412-432","title":"State of the Art for Genetic Algorithms and Beyond in Water Resources Planning and Management","type":"article-journal","volume":"136"},"uris":["http://www.mendeley.com/documents/?uuid=ed62dbde-1e95-46b4-8a57-82071dcc04b1"]}],"mendeley":{"formattedCitation":"[30], [46]–[48]","plainTextFormattedCitation":"[30], [46]–[48]","previouslyFormattedCitation":"[30], [46]–[48]"},"properties":{"noteIndex":0},"schema":"https://github.com/citation-style-language/schema/raw/master/csl-citation.json"}</w:instrText>
      </w:r>
      <w:r w:rsidR="00E25C7C" w:rsidRPr="00A10451">
        <w:rPr>
          <w:rFonts w:cs="David" w:hint="cs"/>
        </w:rPr>
        <w:fldChar w:fldCharType="separate"/>
      </w:r>
      <w:r w:rsidR="001E20E7" w:rsidRPr="001E20E7">
        <w:rPr>
          <w:rFonts w:cs="David"/>
          <w:noProof/>
        </w:rPr>
        <w:t>[30], [46]–[48]</w:t>
      </w:r>
      <w:r w:rsidR="00E25C7C" w:rsidRPr="00A10451">
        <w:rPr>
          <w:rFonts w:cs="David" w:hint="cs"/>
        </w:rPr>
        <w:fldChar w:fldCharType="end"/>
      </w:r>
      <w:r w:rsidR="00E25C7C">
        <w:rPr>
          <w:rFonts w:cs="David"/>
        </w:rPr>
        <w:t>)</w:t>
      </w:r>
      <w:r w:rsidR="00976723">
        <w:rPr>
          <w:rFonts w:cs="David"/>
        </w:rPr>
        <w:t>.</w:t>
      </w:r>
      <w:bookmarkEnd w:id="81"/>
      <w:bookmarkEnd w:id="82"/>
      <w:r w:rsidR="004D76ED">
        <w:rPr>
          <w:rFonts w:cs="David"/>
        </w:rPr>
        <w:t xml:space="preserve"> </w:t>
      </w:r>
      <w:r w:rsidR="003D75BC">
        <w:rPr>
          <w:rFonts w:cs="David"/>
        </w:rPr>
        <w:t xml:space="preserve">EA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1E20E7">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algorithm","type":"article-journal","volume":"39"},"uris":["http://www.mendeley.com/documents/?uuid=6e3d603a-651a-4493-8903-24573e355e80"]}],"mendeley":{"formattedCitation":"[49], [50]","plainTextFormattedCitation":"[49], [50]","previouslyFormattedCitation":"[49], [50]"},"properties":{"noteIndex":0},"schema":"https://github.com/citation-style-language/schema/raw/master/csl-citation.json"}</w:instrText>
      </w:r>
      <w:r w:rsidR="00025D8A">
        <w:rPr>
          <w:rFonts w:cs="David"/>
        </w:rPr>
        <w:fldChar w:fldCharType="separate"/>
      </w:r>
      <w:r w:rsidR="001E20E7" w:rsidRPr="001E20E7">
        <w:rPr>
          <w:rFonts w:cs="David"/>
          <w:noProof/>
        </w:rPr>
        <w:t>[49], [50]</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93" w:name="OLE_LINK92"/>
      <w:bookmarkStart w:id="94" w:name="OLE_LINK93"/>
      <w:r w:rsidR="00BC713C">
        <w:rPr>
          <w:rFonts w:cs="David"/>
        </w:rPr>
        <w:t xml:space="preserve">, </w:t>
      </w:r>
      <w:r w:rsidR="00F4203D" w:rsidRPr="00F4203D">
        <w:rPr>
          <w:rFonts w:cs="David"/>
        </w:rPr>
        <w:t xml:space="preserve">Allen </w:t>
      </w:r>
      <w:bookmarkEnd w:id="93"/>
      <w:bookmarkEnd w:id="94"/>
      <w:r w:rsidR="00F4203D" w:rsidRPr="00F4203D">
        <w:rPr>
          <w:rFonts w:cs="David"/>
        </w:rPr>
        <w:t xml:space="preserve">et al. </w:t>
      </w:r>
      <w:r w:rsidR="00BC713C">
        <w:rPr>
          <w:rFonts w:cs="David"/>
        </w:rPr>
        <w:fldChar w:fldCharType="begin" w:fldLock="1"/>
      </w:r>
      <w:r w:rsidR="001E20E7">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[51]","plainTextFormattedCitation":"[51]","previouslyFormattedCitation":"[51]"},"properties":{"noteIndex":0},"schema":"https://github.com/citation-style-language/schema/raw/master/csl-citation.json"}</w:instrText>
      </w:r>
      <w:r w:rsidR="00BC713C">
        <w:rPr>
          <w:rFonts w:cs="David"/>
        </w:rPr>
        <w:fldChar w:fldCharType="separate"/>
      </w:r>
      <w:r w:rsidR="001E20E7" w:rsidRPr="001E20E7">
        <w:rPr>
          <w:rFonts w:cs="David"/>
          <w:noProof/>
        </w:rPr>
        <w:t>[51]</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1E20E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[52]","plainTextFormattedCitation":"[52]","previouslyFormattedCitation":"[52]"},"properties":{"noteIndex":0},"schema":"https://github.com/citation-style-language/schema/raw/master/csl-citation.json"}</w:instrText>
      </w:r>
      <w:r w:rsidR="003170F9">
        <w:rPr>
          <w:rFonts w:cs="David"/>
        </w:rPr>
        <w:fldChar w:fldCharType="separate"/>
      </w:r>
      <w:r w:rsidR="001E20E7" w:rsidRPr="001E20E7">
        <w:rPr>
          <w:rFonts w:cs="David"/>
          <w:noProof/>
        </w:rPr>
        <w:t>[52]</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1E20E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[53]","plainTextFormattedCitation":"[53]","previouslyFormattedCitation":"[53]"},"properties":{"noteIndex":0},"schema":"https://github.com/citation-style-language/schema/raw/master/csl-citation.json"}</w:instrText>
      </w:r>
      <w:r w:rsidR="003170F9">
        <w:rPr>
          <w:rFonts w:cs="David"/>
        </w:rPr>
        <w:fldChar w:fldCharType="separate"/>
      </w:r>
      <w:r w:rsidR="001E20E7" w:rsidRPr="001E20E7">
        <w:rPr>
          <w:rFonts w:cs="David"/>
          <w:noProof/>
        </w:rPr>
        <w:t>[53]</w:t>
      </w:r>
      <w:r w:rsidR="003170F9">
        <w:rPr>
          <w:rFonts w:cs="David"/>
        </w:rPr>
        <w:fldChar w:fldCharType="end"/>
      </w:r>
      <w:r w:rsidR="003170F9">
        <w:rPr>
          <w:rFonts w:cs="David"/>
        </w:rPr>
        <w:t xml:space="preserve">. </w:t>
      </w:r>
    </w:p>
    <w:p w14:paraId="300D5400" w14:textId="77777777" w:rsidR="00F810AE" w:rsidRDefault="00F810AE" w:rsidP="00F810AE">
      <w:pPr>
        <w:ind w:right="-2"/>
        <w:rPr>
          <w:rFonts w:cs="David"/>
        </w:rPr>
      </w:pPr>
    </w:p>
    <w:p w14:paraId="58AE3E6D" w14:textId="334A1ECB" w:rsidR="00674FD4" w:rsidRPr="003350FF" w:rsidRDefault="00B305D9" w:rsidP="001054AE">
      <w:pPr>
        <w:ind w:right="-2"/>
      </w:pPr>
      <w:r>
        <w:rPr>
          <w:rFonts w:cs="David"/>
        </w:rPr>
        <w:t>This proposed work offers new approaches to real-world air pollution problems, by combining environmental aspects with state-of-the-art</w:t>
      </w:r>
      <w:r w:rsidR="00BC5C6E">
        <w:rPr>
          <w:rFonts w:cs="David"/>
        </w:rPr>
        <w:t xml:space="preserve"> </w:t>
      </w:r>
      <w:r w:rsidR="0019609E">
        <w:t>optimization</w:t>
      </w:r>
      <w:r>
        <w:t xml:space="preserve"> technique</w:t>
      </w:r>
      <w:r w:rsidR="003D63BF">
        <w:t>.</w:t>
      </w:r>
      <w:r w:rsidR="00BC5C6E">
        <w:t xml:space="preserve"> </w:t>
      </w:r>
      <w:r w:rsidR="006D5326" w:rsidRPr="001876C4">
        <w:t xml:space="preserve">Using </w:t>
      </w:r>
      <w:r w:rsidR="006D5326">
        <w:t>the</w:t>
      </w:r>
      <w:r w:rsidR="006D5326" w:rsidRPr="001876C4">
        <w:t xml:space="preserve"> proposed methodology would allow decision makers to retrieve sets of optimal solutions</w:t>
      </w:r>
      <w:r w:rsidR="006D5326">
        <w:t xml:space="preserve"> for network deployment</w:t>
      </w:r>
      <w:r w:rsidR="006D5326" w:rsidRPr="001876C4">
        <w:t>, each suited for different use-cases.</w:t>
      </w:r>
      <w:r w:rsidR="006D5326">
        <w:t xml:space="preserve"> </w:t>
      </w:r>
      <w:r w:rsidR="001876C4">
        <w:t xml:space="preserve">To the best of our knowledge, and as reviewed above, no other work has offered </w:t>
      </w:r>
      <w:r w:rsidR="00F8409E">
        <w:t xml:space="preserve">such perspective </w:t>
      </w:r>
      <w:r w:rsidR="006D5326">
        <w:t xml:space="preserve">to </w:t>
      </w:r>
      <w:r w:rsidR="00E60FAD">
        <w:t xml:space="preserve">solve </w:t>
      </w:r>
      <w:r w:rsidR="00F8409E">
        <w:t>similar problems</w:t>
      </w:r>
      <w:r w:rsidR="00E60FAD">
        <w:t xml:space="preserve">. </w:t>
      </w:r>
      <w:r w:rsidR="000F3985">
        <w:t xml:space="preserve">The </w:t>
      </w:r>
      <w:r w:rsidR="00D85D87">
        <w:t xml:space="preserve">basic </w:t>
      </w:r>
      <w:r w:rsidR="000F3985">
        <w:t xml:space="preserve">proposed </w:t>
      </w:r>
      <w:r w:rsidR="000F3985" w:rsidRPr="001876C4">
        <w:t>methodology</w:t>
      </w:r>
      <w:r w:rsidR="003F5379">
        <w:t xml:space="preserve"> will be reviewed </w:t>
      </w:r>
      <w:r w:rsidR="000C2D2A">
        <w:t xml:space="preserve">thoroughly </w:t>
      </w:r>
      <w:r w:rsidR="003F5379">
        <w:t xml:space="preserve">in the next section. </w:t>
      </w:r>
    </w:p>
    <w:p w14:paraId="7FB1931B" w14:textId="3055AA53" w:rsidR="000742A2" w:rsidRDefault="00FD55B9" w:rsidP="0089641E">
      <w:pPr>
        <w:pStyle w:val="Heading1"/>
      </w:pPr>
      <w:bookmarkStart w:id="95" w:name="_Toc15392592"/>
      <w:r w:rsidRPr="00A10451">
        <w:rPr>
          <w:rFonts w:hint="cs"/>
        </w:rPr>
        <w:lastRenderedPageBreak/>
        <w:t xml:space="preserve">Methods and </w:t>
      </w:r>
      <w:r w:rsidR="00537979" w:rsidRPr="00A10451">
        <w:rPr>
          <w:rFonts w:hint="cs"/>
        </w:rPr>
        <w:t>Research plan</w:t>
      </w:r>
      <w:bookmarkEnd w:id="95"/>
    </w:p>
    <w:p w14:paraId="5D812400" w14:textId="152EAC1A" w:rsidR="00FB57E6" w:rsidRDefault="00FB57E6" w:rsidP="00E87BA7">
      <w:pPr>
        <w:pStyle w:val="Heading2"/>
      </w:pPr>
      <w:bookmarkStart w:id="96" w:name="_Toc15392593"/>
      <w:r>
        <w:t>Background</w:t>
      </w:r>
      <w:bookmarkEnd w:id="96"/>
    </w:p>
    <w:p w14:paraId="6E3A724C" w14:textId="0749708B" w:rsidR="00CD00E4" w:rsidRPr="002F6436" w:rsidRDefault="00D83578" w:rsidP="00E87BA7">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Lagrangian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AERMOD</w:t>
      </w:r>
      <w:r w:rsidR="0028326D">
        <w:rPr>
          <w:rFonts w:cs="David"/>
          <w:color w:val="000000"/>
        </w:rPr>
        <w:t xml:space="preserve"> </w:t>
      </w:r>
      <w:r w:rsidR="002C2099">
        <w:rPr>
          <w:rFonts w:cs="David"/>
          <w:color w:val="000000"/>
        </w:rPr>
        <w:fldChar w:fldCharType="begin" w:fldLock="1"/>
      </w:r>
      <w:r w:rsidR="0017416B">
        <w:rPr>
          <w:rFonts w:cs="David"/>
          <w:color w:val="000000"/>
        </w:rPr>
        <w:instrText>ADDIN CSL_CITATION {"citationItems":[{"id":"ITEM-1","itemData":{"DOI":"10.1002/ep.10129","ISSN":"02784491","abstract":"The AERMOD dispersion model was used to compute ambient air concentrations\\nof SO2 for 1-, 3-, and 24-h averaging periods using the emission\\ninventory data for Lucas County, Ohio for the year 1990. The estimated\\nconcentrations were classified based on the stability parameter,\\nMoninâ“Obukhov length (L), for the two monitoring stations located\\nin the area. The data were divided into two atmospheric stability\\nclasses (stable and convective cases) as used in the AERMOD model.\\nThese categories were further grouped into five subcategories based\\non the value of L to learn about fine details of model performance.\\nThe model evaluation was done using several statistical parameters\\nused in air quality studies.AERMOD did not yield a satisfactory performance\\nin predicting 1- and 3-h average concentrations for the multisource\\nregion but showed a slightly better performance in predicting the\\n24-h concentrations using urban option for the land use parameters.\\nThe model had a tendency to underpredict in both the stable and convective\\ncases. In the 24-h averaging period factor of two (Fa2) values suggested\\na better performance than fractional bias (FB). The model seemed\\nto perform better for the Main Street station than the Collins Park\\nstation. Limited analysis using different land use parameters reported\\nin the paper indicates that model performance may improve for certain\\ncases. Other errors include the unavoidable scatter arising from\\ndifferences between wind direction and actual transport for an averaging\\nperiod, formulation of the model, and the emission inventory. The\\nresults of the study should be used cautiously because of the limited\\nscope of the evaluation. Future work should focus on the role of\\nland use parameters in predicting concentrations at the monitors\\nand finding ways to quantify errors attributed to other factors.\\nHowever, it is clear that more guidance is needed to apply the AERMOD\\nmodel for multisource regions. Alternative schemes to divide the\\ndata should also be considered for analyzing model performance. Â©\\n2006 American Institute of Chemical Engineers Environ Prog, 2006","author":[{"dropping-particle":"","family":"Kumar","given":"Ashok","non-dropping-particle":"","parse-names":false,"suffix":""},{"dropping-particle":"","family":"Dixit","given":"Shobhit","non-dropping-particle":"","parse-names":false,"suffix":""},{"dropping-particle":"","family":"Varadarajan","given":"Charanya","non-dropping-particle":"","parse-names":false,"suffix":""},{"dropping-particle":"","family":"Vijayan","given":"Abhilash","non-dropping-particle":"","parse-names":false,"suffix":""},{"dropping-particle":"","family":"Masuraha","given":"Anand","non-dropping-particle":"","parse-names":false,"suffix":""}],"container-title":"Environmental Progress","id":"ITEM-1","issue":"2","issued":{"date-parts":[["2006"]]},"page":"141-151","title":"Evaluation of the AERMOD dispersion model as a function of atmospheric stability for an urban area","type":"article-journal","volume":"25"},"uris":["http://www.mendeley.com/documents/?uuid=6f5eccc2-1c6a-45f1-83af-8b6c021807b7"]},{"id":"ITEM-2","itemData":{"DOI":"10.1016/j.atmosenv.2014.02.054","ISSN":"18732844","abstract":"The performance of the steady-state air dispersion models AERMOD and Industrial Source Complex 2 (ISC2), and Lagrangian puff models CALPUFF and RATCHET were evaluated using the Winter Validation Tracer Study dataset. The Winter Validation Tracer Study was performed in February 1991 at the former Rocky Flats Environmental Technology Site near Denver, Colorado. Twelve, 11-htests were conducted where a conservative tracer was released and measured hourly at 140 samplers in concentric rings 8km and 16km from the release point. Performance objectives were unpaired maximum one- and nine-hour average concentration, location of plume maximum, plume impact area, arc-integrated concentration, unpaired nine-hour average concentration, and paired ensemble means. Performance objectives were aimed at addressing regulatory compliance, and dose reconstruction assessment questions. The objective of regulatory compliance is not to underestimate maximum concentrations whereas for dose reconstruction, the objective is an unbiased estimate of concentration in space and time. Performance measures included the fractional bias, normalized mean square error, geometric mean, geometric mean variance, correlation coefficient, and fraction of observations within a factor of two. The Lagrangian puff models tended to exhibit the smallest variance, highest correlation, and highest number of predictions within a factor of two compared to the steady-state models at both the 8-km and 16-km distance. Maximum one- and nine-hour average concentrations were less likely to be under-predicted by the steady-state models compared to the Lagrangian puff models. The characteristic of the steady-state models not to under-predict maximum concentrations make them well suited for regulatory compliance demonstration, whereas the Lagrangian puff models are better suited for dose reconstruction and long range transport. © 2014 The Authors.","author":[{"dropping-particle":"","family":"Rood","given":"Arthur S.","non-dropping-particle":"","parse-names":false,"suffix":""}],"container-title":"Atmospheric Environment","id":"ITEM-2","issued":{"date-parts":[["2014"]]},"page":"707-720","publisher":"Elsevier Ltd","title":"Performance evaluation of AERMOD, CALPUFF, and legacy air dispersion models using the Winter Validation Tracer Study dataset","type":"article-journal","volume":"89"},"uris":["http://www.mendeley.com/documents/?uuid=6a7e1595-98ba-4476-8217-df28fabefdfa"]}],"mendeley":{"formattedCitation":"[54], [55]","plainTextFormattedCitation":"[54], [55]","previouslyFormattedCitation":"[54], [55]"},"properties":{"noteIndex":0},"schema":"https://github.com/citation-style-language/schema/raw/master/csl-citation.json"}</w:instrText>
      </w:r>
      <w:r w:rsidR="002C2099">
        <w:rPr>
          <w:rFonts w:cs="David"/>
          <w:color w:val="000000"/>
        </w:rPr>
        <w:fldChar w:fldCharType="separate"/>
      </w:r>
      <w:r w:rsidR="001E20E7" w:rsidRPr="001E20E7">
        <w:rPr>
          <w:rFonts w:cs="David"/>
          <w:noProof/>
          <w:color w:val="000000"/>
        </w:rPr>
        <w:t>[54], [55]</w:t>
      </w:r>
      <w:r w:rsidR="002C2099">
        <w:rPr>
          <w:rFonts w:cs="David"/>
          <w:color w:val="000000"/>
        </w:rPr>
        <w:fldChar w:fldCharType="end"/>
      </w:r>
      <w:r w:rsidR="00DF481A">
        <w:rPr>
          <w:rFonts w:cs="David"/>
          <w:color w:val="000000"/>
        </w:rPr>
        <w:t xml:space="preserve"> </w:t>
      </w:r>
      <w:r w:rsidR="00051F84">
        <w:rPr>
          <w:rFonts w:cs="David"/>
          <w:color w:val="000000"/>
        </w:rPr>
        <w:t xml:space="preserve">and the </w:t>
      </w:r>
      <w:r w:rsidR="00F654FA" w:rsidRPr="00051F84">
        <w:rPr>
          <w:rFonts w:cs="David"/>
          <w:color w:val="000000"/>
        </w:rPr>
        <w:t>Eulerian grid-based</w:t>
      </w:r>
      <w:r w:rsidR="00F654FA">
        <w:rPr>
          <w:rFonts w:cs="David"/>
          <w:color w:val="000000"/>
        </w:rPr>
        <w:t xml:space="preserve"> </w:t>
      </w:r>
      <w:r w:rsidR="00051F84">
        <w:rPr>
          <w:rFonts w:cs="David"/>
          <w:color w:val="000000"/>
        </w:rPr>
        <w:t>CMAQ</w:t>
      </w:r>
      <w:r w:rsidR="00B83350">
        <w:rPr>
          <w:rFonts w:cs="David"/>
          <w:color w:val="000000"/>
        </w:rPr>
        <w:t xml:space="preserve"> </w:t>
      </w:r>
      <w:r w:rsidR="00B83350">
        <w:rPr>
          <w:rFonts w:cs="David"/>
          <w:color w:val="000000"/>
        </w:rPr>
        <w:fldChar w:fldCharType="begin" w:fldLock="1"/>
      </w:r>
      <w:r w:rsidR="00CC2DD6">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B83350">
        <w:rPr>
          <w:rFonts w:cs="David"/>
          <w:color w:val="000000"/>
        </w:rPr>
        <w:fldChar w:fldCharType="separate"/>
      </w:r>
      <w:r w:rsidR="00B83350" w:rsidRPr="00B83350">
        <w:rPr>
          <w:rFonts w:cs="David"/>
          <w:noProof/>
          <w:color w:val="000000"/>
        </w:rPr>
        <w:t>[19]</w:t>
      </w:r>
      <w:r w:rsidR="00B83350">
        <w:rPr>
          <w:rFonts w:cs="David"/>
          <w:color w:val="000000"/>
        </w:rPr>
        <w:fldChar w:fldCharType="end"/>
      </w:r>
      <w:r w:rsidR="00051F84">
        <w:rPr>
          <w:rFonts w:cs="David"/>
          <w:color w:val="000000"/>
        </w:rPr>
        <w:t xml:space="preserve">,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273525">
        <w:rPr>
          <w:rFonts w:cs="David"/>
          <w:color w:val="000000"/>
        </w:rPr>
        <w:fldChar w:fldCharType="begin" w:fldLock="1"/>
      </w:r>
      <w:r w:rsidR="00273525">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273525">
        <w:rPr>
          <w:rFonts w:cs="David"/>
          <w:color w:val="000000"/>
        </w:rPr>
        <w:fldChar w:fldCharType="separate"/>
      </w:r>
      <w:r w:rsidR="00273525" w:rsidRPr="00B83350">
        <w:rPr>
          <w:rFonts w:cs="David"/>
          <w:noProof/>
          <w:color w:val="000000"/>
        </w:rPr>
        <w:t>[19]</w:t>
      </w:r>
      <w:r w:rsidR="00273525">
        <w:rPr>
          <w:rFonts w:cs="David"/>
          <w:color w:val="000000"/>
        </w:rPr>
        <w:fldChar w:fldCharType="end"/>
      </w:r>
      <w:r w:rsidR="00273525">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w:t>
      </w:r>
      <w:r w:rsidR="000F2F32">
        <w:rPr>
          <w:rFonts w:cs="David"/>
          <w:color w:val="000000"/>
        </w:rPr>
        <w:fldChar w:fldCharType="begin" w:fldLock="1"/>
      </w:r>
      <w:r w:rsidR="001E20E7">
        <w:rPr>
          <w:rFonts w:cs="David"/>
          <w:color w:val="000000"/>
        </w:rPr>
        <w:instrText>ADDIN CSL_CITATION {"citationItems":[{"id":"ITEM-1","itemData":{"DOI":"10.1016/j.atmosenv.2017.03.030","ISBN":"0024-2829","ISSN":"18732844","abstract":"A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Environment","id":"ITEM-1","issued":{"date-parts":[["2017"]]},"page":"181-196","publisher":"Elsevier Ltd","title":"A cost-effective method for simulating city-wide air flow and pollutant dispersion at building resolving scale","type":"article-journal","volume":"158"},"uris":["http://www.mendeley.com/documents/?uuid=22f5fbe1-7c12-4784-8608-9f5eba5de297"]},{"id":"ITEM-2","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-2","issue":"2","issued":{"date-parts":[["2017"]]},"page":"3441-3459","title":"simulations over the city of Zürich , Switzerland","type":"article-journal","volume":"2"},"uris":["http://www.mendeley.com/documents/?uuid=60a2fc22-b745-4692-a30b-1ee3573143ab"]}],"mendeley":{"formattedCitation":"[56], [57]","plainTextFormattedCitation":"[56], [57]","previouslyFormattedCitation":"[56], [57]"},"properties":{"noteIndex":0},"schema":"https://github.com/citation-style-language/schema/raw/master/csl-citation.json"}</w:instrText>
      </w:r>
      <w:r w:rsidR="000F2F32">
        <w:rPr>
          <w:rFonts w:cs="David"/>
          <w:color w:val="000000"/>
        </w:rPr>
        <w:fldChar w:fldCharType="separate"/>
      </w:r>
      <w:r w:rsidR="001E20E7" w:rsidRPr="001E20E7">
        <w:rPr>
          <w:rFonts w:cs="David"/>
          <w:noProof/>
          <w:color w:val="000000"/>
        </w:rPr>
        <w:t>[56], [57]</w:t>
      </w:r>
      <w:r w:rsidR="000F2F32">
        <w:rPr>
          <w:rFonts w:cs="David"/>
          <w:color w:val="000000"/>
        </w:rPr>
        <w:fldChar w:fldCharType="end"/>
      </w:r>
      <w:r w:rsidR="000F2F32">
        <w:rPr>
          <w:rFonts w:cs="David"/>
          <w:color w:val="000000"/>
        </w:rPr>
        <w:t xml:space="preserve"> </w:t>
      </w:r>
      <w:r w:rsidR="00A962FB">
        <w:rPr>
          <w:rFonts w:cs="David"/>
          <w:color w:val="000000"/>
        </w:rPr>
        <w:t xml:space="preserve">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Lagrangian particles </w:t>
      </w:r>
      <w:r w:rsidR="00A962FB">
        <w:rPr>
          <w:rFonts w:cs="David"/>
          <w:color w:val="000000"/>
        </w:rPr>
        <w:t>from the source</w:t>
      </w:r>
      <w:r w:rsidR="001A4958">
        <w:rPr>
          <w:rFonts w:cs="David"/>
          <w:color w:val="000000"/>
        </w:rPr>
        <w:t xml:space="preserve">. </w:t>
      </w:r>
      <w:r w:rsidR="009B4650">
        <w:rPr>
          <w:rFonts w:cs="David"/>
        </w:rPr>
        <w:t>At the first stages</w:t>
      </w:r>
      <w:r w:rsidR="00D9518E">
        <w:rPr>
          <w:rFonts w:cs="David"/>
        </w:rPr>
        <w:t>, we will use the Gaussian plume model</w:t>
      </w:r>
      <w:r w:rsidR="00996D07">
        <w:rPr>
          <w:rFonts w:cs="David"/>
        </w:rPr>
        <w:t xml:space="preserve"> and will not account for topography or land use</w:t>
      </w:r>
      <w:r w:rsidR="00D9518E">
        <w:rPr>
          <w:rFonts w:cs="David"/>
        </w:rPr>
        <w:t xml:space="preserve">.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E87BA7">
      <w:pPr>
        <w:pStyle w:val="Heading3"/>
        <w:numPr>
          <w:ilvl w:val="0"/>
          <w:numId w:val="0"/>
        </w:numPr>
        <w:ind w:left="720"/>
      </w:pPr>
    </w:p>
    <w:p w14:paraId="6026C62A" w14:textId="273B6DFD" w:rsidR="007753FA" w:rsidRDefault="00A24C79" w:rsidP="00E87BA7">
      <w:pPr>
        <w:pStyle w:val="Heading3"/>
      </w:pPr>
      <w:bookmarkStart w:id="97" w:name="_Toc15392594"/>
      <w:r>
        <w:t xml:space="preserve">The </w:t>
      </w:r>
      <w:r w:rsidR="00AB1EBF" w:rsidRPr="00A10451">
        <w:rPr>
          <w:rFonts w:hint="cs"/>
        </w:rPr>
        <w:t xml:space="preserve">Gaussian plume </w:t>
      </w:r>
      <w:r w:rsidR="00C5676B" w:rsidRPr="00A10451">
        <w:rPr>
          <w:rFonts w:hint="cs"/>
        </w:rPr>
        <w:t>model</w:t>
      </w:r>
      <w:bookmarkEnd w:id="97"/>
    </w:p>
    <w:p w14:paraId="631D19B6" w14:textId="14C2784A" w:rsidR="00861FAF" w:rsidRDefault="00EF7632" w:rsidP="00E87BA7">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98" w:name="OLE_LINK94"/>
      <w:bookmarkStart w:id="99"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E87BA7">
        <w:rPr>
          <w:rFonts w:cs="David"/>
          <w:color w:val="000000" w:themeColor="text1"/>
        </w:rPr>
        <w:instrText xml:space="preserve"> \* MERGEFORMAT </w:instrText>
      </w:r>
      <w:r w:rsidR="00D76447">
        <w:rPr>
          <w:rFonts w:cs="David"/>
          <w:color w:val="000000" w:themeColor="text1"/>
        </w:rPr>
      </w:r>
      <w:r w:rsidR="00D76447">
        <w:rPr>
          <w:rFonts w:cs="David"/>
          <w:color w:val="000000" w:themeColor="text1"/>
        </w:rPr>
        <w:fldChar w:fldCharType="separate"/>
      </w:r>
      <w:r w:rsidR="00587E2C">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98"/>
      <w:bookmarkEnd w:id="99"/>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w:t>
      </w:r>
      <w:r w:rsidR="00327B87">
        <w:rPr>
          <w:rFonts w:cs="David"/>
          <w:color w:val="000000"/>
        </w:rPr>
        <w:t xml:space="preserve"> </w:t>
      </w:r>
      <w:r w:rsidR="00334CCB" w:rsidRPr="00A10451">
        <w:rPr>
          <w:rFonts w:cs="David" w:hint="cs"/>
          <w:color w:val="000000"/>
        </w:rPr>
        <w:t>m</w:t>
      </w:r>
      <w:r w:rsidR="00327B87" w:rsidRPr="00327B87">
        <w:rPr>
          <w:rFonts w:cs="David"/>
          <w:color w:val="000000"/>
          <w:vertAlign w:val="superscript"/>
        </w:rPr>
        <w:t>-</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E87BA7">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E87BA7">
            <w:pPr>
              <w:ind w:right="-2"/>
              <w:rPr>
                <w:rFonts w:cs="David"/>
                <w:color w:val="000000"/>
              </w:rPr>
            </w:pPr>
          </w:p>
          <w:p w14:paraId="3FEF121B" w14:textId="77777777" w:rsidR="006F0563" w:rsidRPr="00A10451" w:rsidRDefault="006F0563" w:rsidP="00E87BA7">
            <w:pPr>
              <w:ind w:right="-2"/>
              <w:rPr>
                <w:rFonts w:cs="David"/>
                <w:color w:val="000000"/>
              </w:rPr>
            </w:pPr>
          </w:p>
        </w:tc>
        <w:tc>
          <w:tcPr>
            <w:tcW w:w="7371" w:type="dxa"/>
          </w:tcPr>
          <w:p w14:paraId="487E512B" w14:textId="77777777" w:rsidR="006F0563" w:rsidRPr="00A10451" w:rsidRDefault="006F0563" w:rsidP="00E87BA7">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E87BA7">
            <w:pPr>
              <w:ind w:right="-2"/>
              <w:rPr>
                <w:rFonts w:cs="David"/>
                <w:color w:val="000000"/>
              </w:rPr>
            </w:pPr>
          </w:p>
        </w:tc>
        <w:tc>
          <w:tcPr>
            <w:tcW w:w="843" w:type="dxa"/>
            <w:vAlign w:val="center"/>
          </w:tcPr>
          <w:p w14:paraId="0A38ACF6" w14:textId="4D654883" w:rsidR="006F0563" w:rsidRPr="00A10451" w:rsidRDefault="006F0563" w:rsidP="00E87BA7">
            <w:pPr>
              <w:ind w:right="-2"/>
              <w:jc w:val="center"/>
              <w:rPr>
                <w:rFonts w:cs="David"/>
                <w:color w:val="000000"/>
              </w:rPr>
            </w:pPr>
            <w:r w:rsidRPr="00A10451">
              <w:rPr>
                <w:rFonts w:cs="David" w:hint="cs"/>
                <w:color w:val="000000"/>
              </w:rPr>
              <w:t>(</w:t>
            </w:r>
            <w:bookmarkStart w:id="100"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1</w:t>
            </w:r>
            <w:r w:rsidRPr="00A10451">
              <w:rPr>
                <w:rFonts w:cs="David" w:hint="cs"/>
                <w:color w:val="000000"/>
              </w:rPr>
              <w:fldChar w:fldCharType="end"/>
            </w:r>
            <w:bookmarkEnd w:id="100"/>
            <w:r w:rsidRPr="00A10451">
              <w:rPr>
                <w:rFonts w:cs="David" w:hint="cs"/>
                <w:color w:val="000000"/>
              </w:rPr>
              <w:t>)</w:t>
            </w:r>
          </w:p>
        </w:tc>
      </w:tr>
    </w:tbl>
    <w:p w14:paraId="6F4DBE4C" w14:textId="66C92B4F" w:rsidR="00340EDC" w:rsidRPr="00A10451" w:rsidRDefault="000F3DEB" w:rsidP="00E87BA7">
      <w:pPr>
        <w:ind w:right="-2"/>
        <w:rPr>
          <w:rFonts w:cs="David"/>
          <w:color w:val="000000"/>
        </w:rPr>
      </w:pPr>
      <w:r w:rsidRPr="00A10451">
        <w:rPr>
          <w:rFonts w:cs="David" w:hint="cs"/>
          <w:color w:val="000000"/>
        </w:rPr>
        <w:t xml:space="preserve">Where Q </w:t>
      </w:r>
      <w:r w:rsidR="00D77B8A" w:rsidRPr="00A10451">
        <w:rPr>
          <w:rFonts w:cs="David" w:hint="cs"/>
          <w:color w:val="000000"/>
        </w:rPr>
        <w:t>[kg</w:t>
      </w:r>
      <w:r w:rsidR="00327B87">
        <w:rPr>
          <w:rFonts w:cs="David"/>
          <w:color w:val="000000"/>
        </w:rPr>
        <w:t xml:space="preserve"> </w:t>
      </w:r>
      <w:r w:rsidR="00D77B8A" w:rsidRPr="00A10451">
        <w:rPr>
          <w:rFonts w:cs="David" w:hint="cs"/>
          <w:color w:val="000000"/>
        </w:rPr>
        <w:t>s</w:t>
      </w:r>
      <w:r w:rsidR="00327B87" w:rsidRPr="00327B87">
        <w:rPr>
          <w:rFonts w:cs="David"/>
          <w:color w:val="000000"/>
          <w:vertAlign w:val="superscript"/>
        </w:rPr>
        <w:t>-1</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w:t>
      </w:r>
      <w:r w:rsidR="00211738">
        <w:rPr>
          <w:rFonts w:cs="David"/>
          <w:color w:val="000000"/>
        </w:rPr>
        <w:t xml:space="preserve"> </w:t>
      </w:r>
      <w:r w:rsidR="00211738" w:rsidRPr="00A10451">
        <w:rPr>
          <w:rFonts w:cs="David" w:hint="cs"/>
          <w:color w:val="000000"/>
        </w:rPr>
        <w:t>s</w:t>
      </w:r>
      <w:r w:rsidR="00211738" w:rsidRPr="00327B87">
        <w:rPr>
          <w:rFonts w:cs="David"/>
          <w:color w:val="000000"/>
          <w:vertAlign w:val="superscript"/>
        </w:rPr>
        <w:t>-1</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E87BA7">
        <w:rPr>
          <w:rFonts w:cs="David"/>
          <w:color w:val="000000"/>
        </w:rPr>
        <w:instrText xml:space="preserve"> \* MERGEFORMAT </w:instrText>
      </w:r>
      <w:r w:rsidR="00485CC5">
        <w:rPr>
          <w:rFonts w:cs="David"/>
          <w:color w:val="000000"/>
        </w:rPr>
      </w:r>
      <w:r w:rsidR="00485CC5">
        <w:rPr>
          <w:rFonts w:cs="David"/>
          <w:color w:val="000000"/>
        </w:rPr>
        <w:fldChar w:fldCharType="separate"/>
      </w:r>
      <w:r w:rsidR="00587E2C">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6E989DAC" w:rsidR="00EB5FDD" w:rsidRPr="00A10451" w:rsidRDefault="00C011FF" w:rsidP="00E87BA7">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3A2A24">
        <w:rPr>
          <w:rFonts w:cs="David"/>
          <w:color w:val="000000"/>
        </w:rPr>
        <w:t xml:space="preserve"> s</w:t>
      </w:r>
      <w:r w:rsidR="003A2A24" w:rsidRPr="003A2A24">
        <w:rPr>
          <w:rFonts w:cs="David"/>
          <w:color w:val="000000"/>
          <w:vertAlign w:val="superscript"/>
        </w:rPr>
        <w:t>-1</w:t>
      </w:r>
      <w:r w:rsidR="00DB605B">
        <w:rPr>
          <w:rFonts w:cs="David"/>
          <w:color w:val="000000"/>
        </w:rPr>
        <w:t>]</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87BA7">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87BA7">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E87BA7">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E87BA7">
      <w:pPr>
        <w:ind w:right="-2"/>
        <w:rPr>
          <w:rFonts w:cs="David"/>
          <w:color w:val="000000"/>
        </w:rPr>
      </w:pPr>
    </w:p>
    <w:p w14:paraId="0248C313" w14:textId="5F87A86D" w:rsidR="003962F3" w:rsidRDefault="00624D21" w:rsidP="003962F3">
      <w:pPr>
        <w:ind w:right="-2"/>
        <w:rPr>
          <w:rFonts w:cs="David"/>
          <w:color w:val="000000" w:themeColor="text1"/>
        </w:rPr>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101" w:name="OLE_LINK96"/>
      <w:bookmarkStart w:id="102" w:name="OLE_LINK97"/>
      <w:bookmarkStart w:id="103" w:name="OLE_LINK98"/>
    </w:p>
    <w:p w14:paraId="7255496B" w14:textId="77777777" w:rsidR="003962F3" w:rsidRDefault="003962F3" w:rsidP="003962F3">
      <w:pPr>
        <w:ind w:right="-2"/>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6"/>
      </w:tblGrid>
      <w:tr w:rsidR="001731FB" w:rsidRPr="00A10451" w14:paraId="291ED4C1" w14:textId="77777777" w:rsidTr="001731FB">
        <w:tc>
          <w:tcPr>
            <w:tcW w:w="846" w:type="dxa"/>
          </w:tcPr>
          <w:p w14:paraId="1D3E0E10" w14:textId="77777777" w:rsidR="001731FB" w:rsidRPr="00A10451" w:rsidRDefault="001731FB" w:rsidP="00D273EB">
            <w:pPr>
              <w:ind w:right="-2"/>
              <w:rPr>
                <w:rFonts w:cs="David"/>
                <w:color w:val="000000"/>
              </w:rPr>
            </w:pPr>
          </w:p>
          <w:p w14:paraId="70AE30A2" w14:textId="77777777" w:rsidR="001731FB" w:rsidRPr="00A10451" w:rsidRDefault="001731FB" w:rsidP="00D273EB">
            <w:pPr>
              <w:ind w:right="-2"/>
              <w:rPr>
                <w:rFonts w:cs="David"/>
                <w:color w:val="000000"/>
              </w:rPr>
            </w:pPr>
          </w:p>
        </w:tc>
        <w:tc>
          <w:tcPr>
            <w:tcW w:w="7371" w:type="dxa"/>
          </w:tcPr>
          <w:p w14:paraId="658CB93A" w14:textId="17448BE6" w:rsidR="001731FB" w:rsidRPr="00A10451" w:rsidRDefault="00CF7CC9" w:rsidP="00D273EB">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m:oMathPara>
          </w:p>
          <w:p w14:paraId="62AAC201" w14:textId="77777777" w:rsidR="001731FB" w:rsidRPr="00A10451" w:rsidRDefault="001731FB" w:rsidP="00D273EB">
            <w:pPr>
              <w:ind w:right="-2"/>
              <w:rPr>
                <w:rFonts w:cs="David"/>
                <w:color w:val="000000"/>
              </w:rPr>
            </w:pPr>
          </w:p>
        </w:tc>
        <w:tc>
          <w:tcPr>
            <w:tcW w:w="846" w:type="dxa"/>
            <w:vAlign w:val="center"/>
          </w:tcPr>
          <w:p w14:paraId="4BE19BB2" w14:textId="6F12C2F4" w:rsidR="001731FB" w:rsidRPr="00A10451" w:rsidRDefault="001731FB" w:rsidP="00D273EB">
            <w:pPr>
              <w:ind w:right="-2"/>
              <w:jc w:val="center"/>
              <w:rPr>
                <w:rFonts w:cs="David"/>
                <w:color w:val="000000"/>
              </w:rPr>
            </w:pPr>
            <w:r w:rsidRPr="00A10451">
              <w:rPr>
                <w:rFonts w:cs="David" w:hint="cs"/>
                <w:color w:val="000000"/>
              </w:rPr>
              <w:t>(</w:t>
            </w:r>
            <w:bookmarkStart w:id="104" w:name="equation_2"/>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2</w:t>
            </w:r>
            <w:r w:rsidRPr="00A10451">
              <w:rPr>
                <w:rFonts w:cs="David" w:hint="cs"/>
                <w:color w:val="000000"/>
              </w:rPr>
              <w:fldChar w:fldCharType="end"/>
            </w:r>
            <w:bookmarkEnd w:id="104"/>
            <w:r w:rsidR="00D21D7D">
              <w:rPr>
                <w:rFonts w:cs="David"/>
                <w:color w:val="000000"/>
              </w:rPr>
              <w:t>a</w:t>
            </w:r>
            <w:r w:rsidRPr="00A10451">
              <w:rPr>
                <w:rFonts w:cs="David" w:hint="cs"/>
                <w:color w:val="000000"/>
              </w:rPr>
              <w:t>)</w:t>
            </w:r>
          </w:p>
        </w:tc>
      </w:tr>
      <w:tr w:rsidR="001731FB" w:rsidRPr="00A10451" w14:paraId="31BB6181" w14:textId="77777777" w:rsidTr="00D273EB">
        <w:tc>
          <w:tcPr>
            <w:tcW w:w="846" w:type="dxa"/>
          </w:tcPr>
          <w:p w14:paraId="3DA63E8E" w14:textId="04A7258E" w:rsidR="001731FB" w:rsidRPr="00A10451" w:rsidRDefault="001731FB" w:rsidP="00D273EB">
            <w:pPr>
              <w:ind w:right="-2"/>
              <w:rPr>
                <w:rFonts w:cs="David"/>
                <w:color w:val="000000"/>
              </w:rPr>
            </w:pPr>
          </w:p>
        </w:tc>
        <w:tc>
          <w:tcPr>
            <w:tcW w:w="7371" w:type="dxa"/>
          </w:tcPr>
          <w:p w14:paraId="7F18022C" w14:textId="77777777" w:rsidR="001731FB" w:rsidRDefault="00CF7CC9" w:rsidP="001731FB">
            <w:pPr>
              <w:ind w:right="-2"/>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m:oMathPara>
          </w:p>
          <w:p w14:paraId="6C4E56EC" w14:textId="77777777" w:rsidR="001731FB" w:rsidRPr="00A10451" w:rsidRDefault="001731FB" w:rsidP="00D273EB">
            <w:pPr>
              <w:ind w:right="-2"/>
              <w:rPr>
                <w:rFonts w:cs="David"/>
                <w:color w:val="000000"/>
              </w:rPr>
            </w:pPr>
          </w:p>
        </w:tc>
        <w:tc>
          <w:tcPr>
            <w:tcW w:w="846" w:type="dxa"/>
            <w:vAlign w:val="center"/>
          </w:tcPr>
          <w:p w14:paraId="14699665" w14:textId="116B23D5" w:rsidR="001731FB" w:rsidRPr="00A10451" w:rsidRDefault="00D21D7D" w:rsidP="00D273EB">
            <w:pPr>
              <w:ind w:right="-2"/>
              <w:jc w:val="center"/>
              <w:rPr>
                <w:rFonts w:cs="David"/>
                <w:color w:val="000000"/>
              </w:rPr>
            </w:pPr>
            <w:r w:rsidRPr="00A10451">
              <w:rPr>
                <w:rFonts w:cs="David" w:hint="cs"/>
                <w:color w:val="000000"/>
              </w:rPr>
              <w:t>(</w:t>
            </w:r>
            <w:r w:rsidR="00C84944">
              <w:rPr>
                <w:rFonts w:cs="David"/>
                <w:color w:val="000000"/>
              </w:rPr>
              <w:t>2</w:t>
            </w:r>
            <w:r>
              <w:rPr>
                <w:rFonts w:cs="David"/>
                <w:color w:val="000000"/>
              </w:rPr>
              <w:t>b</w:t>
            </w:r>
            <w:r w:rsidRPr="00A10451">
              <w:rPr>
                <w:rFonts w:cs="David" w:hint="cs"/>
                <w:color w:val="000000"/>
              </w:rPr>
              <w:t>)</w:t>
            </w:r>
          </w:p>
        </w:tc>
      </w:tr>
    </w:tbl>
    <w:bookmarkEnd w:id="101"/>
    <w:bookmarkEnd w:id="102"/>
    <w:bookmarkEnd w:id="103"/>
    <w:p w14:paraId="4E6C54BE" w14:textId="67860EA5" w:rsidR="00981050" w:rsidRDefault="004D5CE9" w:rsidP="00E87BA7">
      <w:pPr>
        <w:ind w:right="-2"/>
      </w:pPr>
      <w:r w:rsidRPr="00A10451">
        <w:rPr>
          <w:rFonts w:cs="David" w:hint="cs"/>
          <w:color w:val="000000" w:themeColor="text1"/>
        </w:rPr>
        <w:t xml:space="preserve">This </w:t>
      </w:r>
      <w:r w:rsidR="00CC55E8" w:rsidRPr="00A10451">
        <w:rPr>
          <w:rFonts w:cs="David" w:hint="cs"/>
          <w:color w:val="000000" w:themeColor="text1"/>
        </w:rPr>
        <w:t xml:space="preserve">kind of </w:t>
      </w:r>
      <w:r w:rsidRPr="00A10451">
        <w:rPr>
          <w:rFonts w:cs="David" w:hint="cs"/>
          <w:color w:val="000000" w:themeColor="text1"/>
        </w:rPr>
        <w:t>dependence on downwind distance</w:t>
      </w:r>
      <w:r w:rsidR="00CC55E8" w:rsidRPr="00A10451">
        <w:rPr>
          <w:rFonts w:cs="David" w:hint="cs"/>
          <w:color w:val="000000" w:themeColor="text1"/>
        </w:rPr>
        <w:t xml:space="preserve"> (x)</w:t>
      </w:r>
      <w:r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r w:rsidR="001827A8" w:rsidRPr="00A10451">
        <w:rPr>
          <w:rFonts w:cs="David" w:hint="cs"/>
          <w:color w:val="000000" w:themeColor="text1"/>
        </w:rPr>
        <w:t xml:space="preserve">Pasquill-Gifford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1E20E7">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[58]","plainTextFormattedCitation":"[58]","previouslyFormattedCitation":"[58]"},"properties":{"noteIndex":0},"schema":"https://github.com/citation-style-language/schema/raw/master/csl-citation.json"}</w:instrText>
      </w:r>
      <w:r w:rsidR="00A10451">
        <w:rPr>
          <w:rFonts w:cs="David"/>
          <w:color w:val="000000" w:themeColor="text1"/>
        </w:rPr>
        <w:fldChar w:fldCharType="separate"/>
      </w:r>
      <w:r w:rsidR="001E20E7" w:rsidRPr="001E20E7">
        <w:rPr>
          <w:rFonts w:cs="David"/>
          <w:noProof/>
          <w:color w:val="000000" w:themeColor="text1"/>
        </w:rPr>
        <w:t>[58]</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3835B8">
        <w:fldChar w:fldCharType="begin" w:fldLock="1"/>
      </w:r>
      <w:r w:rsidR="003835B8">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[59]","plainTextFormattedCitation":"[59]","previouslyFormattedCitation":"[59]"},"properties":{"noteIndex":0},"schema":"https://github.com/citation-style-language/schema/raw/master/csl-citation.json"}</w:instrText>
      </w:r>
      <w:r w:rsidR="003835B8">
        <w:fldChar w:fldCharType="separate"/>
      </w:r>
      <w:r w:rsidR="003835B8" w:rsidRPr="001E20E7">
        <w:rPr>
          <w:noProof/>
        </w:rPr>
        <w:t>[59]</w:t>
      </w:r>
      <w:r w:rsidR="003835B8">
        <w:fldChar w:fldCharType="end"/>
      </w:r>
      <w:r w:rsidR="003835B8">
        <w:t xml:space="preserve"> </w:t>
      </w:r>
      <w:r w:rsidR="002A7E5F" w:rsidRPr="00A10451">
        <w:rPr>
          <w:rFonts w:cs="David" w:hint="cs"/>
          <w:color w:val="000000" w:themeColor="text1"/>
        </w:rPr>
        <w:t xml:space="preserve">are specified in </w:t>
      </w:r>
      <w:r w:rsidR="00346AD7" w:rsidRPr="00346AD7">
        <w:rPr>
          <w:rFonts w:cs="David"/>
          <w:color w:val="000000" w:themeColor="text1"/>
        </w:rPr>
        <w:fldChar w:fldCharType="begin"/>
      </w:r>
      <w:r w:rsidR="00346AD7">
        <w:rPr>
          <w:rFonts w:cs="David"/>
          <w:color w:val="000000" w:themeColor="text1"/>
        </w:rPr>
        <w:instrText xml:space="preserve"> </w:instrText>
      </w:r>
      <w:r w:rsidR="00346AD7">
        <w:rPr>
          <w:rFonts w:cs="David" w:hint="cs"/>
          <w:color w:val="000000" w:themeColor="text1"/>
        </w:rPr>
        <w:instrText>REF table_1 \h</w:instrText>
      </w:r>
      <w:r w:rsidR="00346AD7">
        <w:rPr>
          <w:rFonts w:cs="David"/>
          <w:color w:val="000000" w:themeColor="text1"/>
        </w:rPr>
        <w:instrText xml:space="preserve">  \* MERGEFORMAT </w:instrText>
      </w:r>
      <w:r w:rsidR="00346AD7" w:rsidRPr="00346AD7">
        <w:rPr>
          <w:rFonts w:cs="David"/>
          <w:color w:val="000000" w:themeColor="text1"/>
        </w:rPr>
      </w:r>
      <w:r w:rsidR="00346AD7" w:rsidRPr="00346AD7">
        <w:rPr>
          <w:rFonts w:cs="David"/>
          <w:color w:val="000000" w:themeColor="text1"/>
        </w:rPr>
        <w:fldChar w:fldCharType="separate"/>
      </w:r>
      <w:r w:rsidR="00587E2C" w:rsidRPr="00587E2C">
        <w:rPr>
          <w:rFonts w:cs="David" w:hint="cs"/>
          <w:color w:val="000000" w:themeColor="text1"/>
        </w:rPr>
        <w:t xml:space="preserve">Table </w:t>
      </w:r>
      <w:r w:rsidR="00587E2C" w:rsidRPr="00587E2C">
        <w:rPr>
          <w:rFonts w:cs="David"/>
          <w:color w:val="000000" w:themeColor="text1"/>
        </w:rPr>
        <w:t>1</w:t>
      </w:r>
      <w:r w:rsidR="00587E2C" w:rsidRPr="00587E2C">
        <w:rPr>
          <w:rFonts w:cs="David" w:hint="cs"/>
          <w:color w:val="000000" w:themeColor="text1"/>
        </w:rPr>
        <w:t>.</w:t>
      </w:r>
      <w:r w:rsidR="00587E2C" w:rsidRPr="00587E2C">
        <w:rPr>
          <w:rFonts w:cs="David" w:hint="cs"/>
          <w:i/>
          <w:iCs/>
          <w:color w:val="000000" w:themeColor="text1"/>
          <w:sz w:val="20"/>
          <w:szCs w:val="20"/>
        </w:rPr>
        <w:t xml:space="preserve"> </w:t>
      </w:r>
      <w:r w:rsidR="00346AD7" w:rsidRPr="00346AD7">
        <w:rPr>
          <w:rFonts w:cs="David"/>
          <w:color w:val="000000" w:themeColor="text1"/>
        </w:rPr>
        <w:fldChar w:fldCharType="end"/>
      </w:r>
    </w:p>
    <w:p w14:paraId="078E9A3A" w14:textId="3A9BD826" w:rsidR="00B241F4" w:rsidRDefault="00B241F4" w:rsidP="00E87BA7">
      <w:pPr>
        <w:pStyle w:val="Heading3"/>
        <w:numPr>
          <w:ilvl w:val="0"/>
          <w:numId w:val="0"/>
        </w:numPr>
        <w:ind w:left="720"/>
      </w:pPr>
    </w:p>
    <w:bookmarkStart w:id="105" w:name="_Ref14950486"/>
    <w:bookmarkStart w:id="106" w:name="_Toc15392595"/>
    <w:p w14:paraId="1DA3EECE" w14:textId="07BFF21D" w:rsidR="00D606F2" w:rsidRPr="00A10451" w:rsidRDefault="00C81174" w:rsidP="00E87BA7">
      <w:pPr>
        <w:pStyle w:val="Heading3"/>
      </w:pPr>
      <w:r>
        <w:rPr>
          <w:rFonts w:cs="David" w:hint="cs"/>
          <w:noProof/>
          <w:color w:val="000000"/>
        </w:rPr>
        <mc:AlternateContent>
          <mc:Choice Requires="wpg">
            <w:drawing>
              <wp:anchor distT="0" distB="0" distL="114300" distR="114300" simplePos="0" relativeHeight="251655168" behindDoc="0" locked="0" layoutInCell="1" allowOverlap="1" wp14:anchorId="0D56B3F5" wp14:editId="0C83BF8D">
                <wp:simplePos x="0" y="0"/>
                <wp:positionH relativeFrom="column">
                  <wp:posOffset>2138045</wp:posOffset>
                </wp:positionH>
                <wp:positionV relativeFrom="paragraph">
                  <wp:posOffset>29161</wp:posOffset>
                </wp:positionV>
                <wp:extent cx="3622675" cy="2234565"/>
                <wp:effectExtent l="0" t="0" r="0" b="635"/>
                <wp:wrapSquare wrapText="bothSides"/>
                <wp:docPr id="14" name="Group 14"/>
                <wp:cNvGraphicFramePr/>
                <a:graphic xmlns:a="http://schemas.openxmlformats.org/drawingml/2006/main">
                  <a:graphicData uri="http://schemas.microsoft.com/office/word/2010/wordprocessingGroup">
                    <wpg:wgp>
                      <wpg:cNvGrpSpPr/>
                      <wpg:grpSpPr>
                        <a:xfrm>
                          <a:off x="0" y="0"/>
                          <a:ext cx="3622675" cy="2234565"/>
                          <a:chOff x="0" y="-25019"/>
                          <a:chExt cx="3623945" cy="2235521"/>
                        </a:xfrm>
                      </wpg:grpSpPr>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25019"/>
                            <a:ext cx="3560213" cy="746375"/>
                          </a:xfrm>
                          <a:prstGeom prst="rect">
                            <a:avLst/>
                          </a:prstGeom>
                          <a:solidFill>
                            <a:prstClr val="white"/>
                          </a:solidFill>
                          <a:ln>
                            <a:noFill/>
                          </a:ln>
                        </wps:spPr>
                        <wps:txbx>
                          <w:txbxContent>
                            <w:p w14:paraId="2502A4E1" w14:textId="01146BC7" w:rsidR="002C3227" w:rsidRPr="00A817B6" w:rsidRDefault="002C3227" w:rsidP="00313BB4">
                              <w:pPr>
                                <w:pStyle w:val="Caption"/>
                                <w:spacing w:line="276" w:lineRule="auto"/>
                                <w:rPr>
                                  <w:rFonts w:ascii="David" w:hAnsi="David" w:cs="David"/>
                                  <w:i w:val="0"/>
                                  <w:iCs w:val="0"/>
                                  <w:noProof/>
                                  <w:color w:val="000000" w:themeColor="text1"/>
                                  <w:sz w:val="20"/>
                                  <w:szCs w:val="20"/>
                                </w:rPr>
                              </w:pPr>
                              <w:bookmarkStart w:id="107"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7"/>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87E2C">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35pt;margin-top:2.3pt;width:285.25pt;height:175.95pt;z-index:251655168;mso-width-relative:margin;mso-height-relative:margin" coordorigin=",-250" coordsize="36239,223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&#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1" o:title=""/>
                </v:shape>
                <v:shapetype id="_x0000_t202" coordsize="21600,21600" o:spt="202" path="m,l,21600r21600,l21600,xe">
                  <v:stroke joinstyle="miter"/>
                  <v:path gradientshapeok="t" o:connecttype="rect"/>
                </v:shapetype>
                <v:shape id="Text Box 11" o:spid="_x0000_s1028" type="#_x0000_t202" style="position:absolute;left:599;top:-250;width:35602;height:7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01146BC7" w:rsidR="002C3227" w:rsidRPr="00A817B6" w:rsidRDefault="002C3227" w:rsidP="00313BB4">
                        <w:pPr>
                          <w:pStyle w:val="Caption"/>
                          <w:spacing w:line="276" w:lineRule="auto"/>
                          <w:rPr>
                            <w:rFonts w:ascii="David" w:hAnsi="David" w:cs="David"/>
                            <w:i w:val="0"/>
                            <w:iCs w:val="0"/>
                            <w:noProof/>
                            <w:color w:val="000000" w:themeColor="text1"/>
                            <w:sz w:val="20"/>
                            <w:szCs w:val="20"/>
                          </w:rPr>
                        </w:pPr>
                        <w:bookmarkStart w:id="109"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9"/>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87E2C">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v:textbox>
                </v:shape>
                <w10:wrap type="square"/>
              </v:group>
            </w:pict>
          </mc:Fallback>
        </mc:AlternateContent>
      </w:r>
      <w:r w:rsidR="00D606F2" w:rsidRPr="00A10451">
        <w:rPr>
          <w:rFonts w:hint="cs"/>
        </w:rPr>
        <w:t>Meteorology</w:t>
      </w:r>
      <w:bookmarkEnd w:id="105"/>
      <w:bookmarkEnd w:id="106"/>
      <w:r w:rsidR="00D606F2" w:rsidRPr="00A10451">
        <w:rPr>
          <w:rFonts w:hint="cs"/>
        </w:rPr>
        <w:t xml:space="preserve"> </w:t>
      </w:r>
    </w:p>
    <w:p w14:paraId="5891C8FE" w14:textId="248A5F34" w:rsidR="00C86711" w:rsidRDefault="00D606F2" w:rsidP="00E87BA7">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48338F">
        <w:rPr>
          <w:rFonts w:cs="David" w:hint="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48338F">
        <w:rPr>
          <w:rFonts w:cs="David"/>
          <w:color w:val="000000" w:themeColor="text1"/>
        </w:rPr>
        <w:t>stable atmosphere</w:t>
      </w:r>
      <w:r w:rsidR="007D57EC" w:rsidRPr="0048338F">
        <w:rPr>
          <w:rFonts w:cs="David"/>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w:t>
      </w:r>
      <w:r w:rsidR="007D57EC" w:rsidRPr="00A10451">
        <w:rPr>
          <w:rFonts w:cs="David" w:hint="cs"/>
          <w:color w:val="000000"/>
        </w:rPr>
        <w:lastRenderedPageBreak/>
        <w:t>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7D33DB">
        <w:rPr>
          <w:rFonts w:cs="David" w:hint="cs"/>
          <w:color w:val="000000"/>
        </w:rPr>
        <w:t>neutral</w:t>
      </w:r>
      <w:r w:rsidR="005B41E3" w:rsidRPr="007D33DB">
        <w:rPr>
          <w:rFonts w:cs="David"/>
          <w:color w:val="000000"/>
        </w:rPr>
        <w:t>,</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632B61BD" w:rsidR="006150B1" w:rsidRDefault="00037CEE" w:rsidP="00E87BA7">
      <w:pPr>
        <w:ind w:right="-2"/>
        <w:rPr>
          <w:rFonts w:cs="David"/>
          <w:color w:val="000000"/>
        </w:rPr>
      </w:pPr>
      <w:r>
        <w:rPr>
          <w:rFonts w:cs="David"/>
          <w:color w:val="000000"/>
        </w:rPr>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w:t>
      </w:r>
      <w:r w:rsidR="0031403B">
        <w:rPr>
          <w:rFonts w:cs="David"/>
          <w:color w:val="000000"/>
        </w:rPr>
        <w:t>s</w:t>
      </w:r>
      <w:r>
        <w:rPr>
          <w:rFonts w:cs="David"/>
          <w:color w:val="000000"/>
        </w:rPr>
        <w:t xml:space="preserve">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1E20E7">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[60], [61]","plainTextFormattedCitation":"[1], [60], [61]","previouslyFormattedCitation":"[1], [60], [61]"},"properties":{"noteIndex":0},"schema":"https://github.com/citation-style-language/schema/raw/master/csl-citation.json"}</w:instrText>
      </w:r>
      <w:r w:rsidR="00C96BDD">
        <w:rPr>
          <w:rFonts w:cs="David"/>
          <w:color w:val="000000"/>
        </w:rPr>
        <w:fldChar w:fldCharType="separate"/>
      </w:r>
      <w:r w:rsidR="001E20E7" w:rsidRPr="001E20E7">
        <w:rPr>
          <w:rFonts w:cs="David"/>
          <w:noProof/>
          <w:color w:val="000000"/>
        </w:rPr>
        <w:t>[1], [60], [61]</w:t>
      </w:r>
      <w:r w:rsidR="00C96BDD">
        <w:rPr>
          <w:rFonts w:cs="David"/>
          <w:color w:val="000000"/>
        </w:rPr>
        <w:fldChar w:fldCharType="end"/>
      </w:r>
      <w:r w:rsidR="000A0CCC">
        <w:rPr>
          <w:rFonts w:cs="David"/>
          <w:color w:val="000000"/>
        </w:rPr>
        <w:t>.</w:t>
      </w:r>
    </w:p>
    <w:p w14:paraId="281FF37F" w14:textId="38E05810" w:rsidR="006067EB" w:rsidRPr="006067EB" w:rsidRDefault="00A20FB6" w:rsidP="006067EB">
      <w:pPr>
        <w:ind w:right="-2"/>
        <w:rPr>
          <w:rFonts w:cs="David"/>
          <w:b/>
          <w:color w:val="000000" w:themeColor="text1"/>
        </w:rPr>
      </w:pPr>
      <w:r w:rsidRPr="00D30D64">
        <w:rPr>
          <w:rFonts w:cs="David"/>
          <w:color w:val="000000" w:themeColor="text1"/>
        </w:rP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Gaussian plume model</w:t>
      </w:r>
      <w:r w:rsidR="0037620E">
        <w:rPr>
          <w:rFonts w:cs="David"/>
          <w:color w:val="000000" w:themeColor="text1"/>
        </w:rPr>
        <w:t xml:space="preserve"> (</w:t>
      </w:r>
      <w:r w:rsidR="00F858AD">
        <w:rPr>
          <w:rFonts w:cs="David"/>
          <w:color w:val="000000" w:themeColor="text1"/>
        </w:rPr>
        <w:t xml:space="preserve">Table </w:t>
      </w:r>
      <w:r w:rsidR="00813F46" w:rsidRPr="00346AD7">
        <w:rPr>
          <w:rFonts w:cs="David"/>
          <w:color w:val="000000" w:themeColor="text1"/>
        </w:rPr>
        <w:fldChar w:fldCharType="begin"/>
      </w:r>
      <w:r w:rsidR="00813F46">
        <w:rPr>
          <w:rFonts w:cs="David"/>
          <w:color w:val="000000" w:themeColor="text1"/>
        </w:rPr>
        <w:instrText xml:space="preserve"> </w:instrText>
      </w:r>
      <w:r w:rsidR="00813F46">
        <w:rPr>
          <w:rFonts w:cs="David" w:hint="cs"/>
          <w:color w:val="000000" w:themeColor="text1"/>
        </w:rPr>
        <w:instrText xml:space="preserve">REF table_1 </w:instrText>
      </w:r>
      <w:r w:rsidR="00F858AD">
        <w:rPr>
          <w:rFonts w:cs="David"/>
          <w:color w:val="000000" w:themeColor="text1"/>
        </w:rPr>
        <w:instrText xml:space="preserve">\# 0 </w:instrText>
      </w:r>
      <w:r w:rsidR="00813F46">
        <w:rPr>
          <w:rFonts w:cs="David" w:hint="cs"/>
          <w:color w:val="000000" w:themeColor="text1"/>
        </w:rPr>
        <w:instrText>\h</w:instrText>
      </w:r>
      <w:r w:rsidR="00813F46">
        <w:rPr>
          <w:rFonts w:cs="David"/>
          <w:color w:val="000000" w:themeColor="text1"/>
        </w:rPr>
        <w:instrText xml:space="preserve">  \* MERGEFORMAT </w:instrText>
      </w:r>
      <w:r w:rsidR="00813F46" w:rsidRPr="00346AD7">
        <w:rPr>
          <w:rFonts w:cs="David"/>
          <w:color w:val="000000" w:themeColor="text1"/>
        </w:rPr>
      </w:r>
      <w:r w:rsidR="00813F46" w:rsidRPr="00346AD7">
        <w:rPr>
          <w:rFonts w:cs="David"/>
          <w:color w:val="000000" w:themeColor="text1"/>
        </w:rPr>
        <w:fldChar w:fldCharType="separate"/>
      </w:r>
      <w:r w:rsidR="00587E2C">
        <w:rPr>
          <w:rFonts w:cs="David"/>
          <w:color w:val="000000" w:themeColor="text1"/>
        </w:rPr>
        <w:t>1</w:t>
      </w:r>
      <w:r w:rsidR="00813F46" w:rsidRPr="00346AD7">
        <w:rPr>
          <w:rFonts w:cs="David"/>
          <w:color w:val="000000" w:themeColor="text1"/>
        </w:rPr>
        <w:fldChar w:fldCharType="end"/>
      </w:r>
      <w:r w:rsidR="0037620E">
        <w:rPr>
          <w:rFonts w:cs="David"/>
          <w:color w:val="000000" w:themeColor="text1"/>
        </w:rPr>
        <w:t>)</w:t>
      </w:r>
      <w:r w:rsidR="00990755" w:rsidRPr="00A10451">
        <w:rPr>
          <w:rFonts w:cs="David" w:hint="cs"/>
          <w:color w:val="000000" w:themeColor="text1"/>
        </w:rPr>
        <w:t xml:space="preserve">, </w:t>
      </w:r>
      <w:r w:rsidR="00812355" w:rsidRPr="00A10451">
        <w:rPr>
          <w:rFonts w:cs="David" w:hint="cs"/>
          <w:color w:val="000000" w:themeColor="text1"/>
        </w:rPr>
        <w:t xml:space="preserve">the </w:t>
      </w:r>
      <w:r w:rsidR="00990755" w:rsidRPr="00A10451">
        <w:rPr>
          <w:rFonts w:cs="David" w:hint="cs"/>
          <w:color w:val="000000" w:themeColor="text1"/>
        </w:rPr>
        <w:t>Pasquill</w:t>
      </w:r>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1E20E7">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[62]","plainTextFormattedCitation":"[62]","previouslyFormattedCitation":"[62]"},"properties":{"noteIndex":0},"schema":"https://github.com/citation-style-language/schema/raw/master/csl-citation.json"}</w:instrText>
      </w:r>
      <w:r w:rsidR="00EE5892" w:rsidRPr="009E78A4">
        <w:rPr>
          <w:rFonts w:cs="David" w:hint="cs"/>
          <w:color w:val="000000" w:themeColor="text1"/>
        </w:rPr>
        <w:fldChar w:fldCharType="separate"/>
      </w:r>
      <w:r w:rsidR="001E20E7" w:rsidRPr="001E20E7">
        <w:rPr>
          <w:rFonts w:cs="David"/>
          <w:noProof/>
          <w:color w:val="000000" w:themeColor="text1"/>
        </w:rPr>
        <w:t>[62]</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1E20E7">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3511FB" w:rsidRPr="009E78A4">
        <w:rPr>
          <w:rFonts w:cs="David" w:hint="cs"/>
          <w:color w:val="000000" w:themeColor="text1"/>
        </w:rPr>
        <w:fldChar w:fldCharType="separate"/>
      </w:r>
      <w:r w:rsidR="001E20E7" w:rsidRPr="001E20E7">
        <w:rPr>
          <w:rFonts w:cs="David"/>
          <w:noProof/>
          <w:color w:val="000000" w:themeColor="text1"/>
        </w:rPr>
        <w:t>[63]</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D30D6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color w:val="000000" w:themeColor="text1"/>
              </w:rPr>
            </m:ctrlPr>
          </m:accPr>
          <m:e>
            <m:r>
              <w:rPr>
                <w:rFonts w:ascii="Cambria Math" w:hAnsi="Cambria Math" w:cs="David" w:hint="cs"/>
                <w:color w:val="000000" w:themeColor="text1"/>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r w:rsidR="00C8129F" w:rsidRPr="009E78A4">
        <w:rPr>
          <w:rFonts w:cs="David" w:hint="cs"/>
          <w:color w:val="000000" w:themeColor="text1"/>
        </w:rPr>
        <w:t>Pasquill-Gifford stability category</w:t>
      </w:r>
      <w:r w:rsidR="00185F90">
        <w:rPr>
          <w:rFonts w:cs="David"/>
          <w:color w:val="000000" w:themeColor="text1"/>
        </w:rPr>
        <w:t>, as specified in</w:t>
      </w:r>
      <w:r w:rsidR="008422EF">
        <w:rPr>
          <w:rFonts w:cs="David"/>
          <w:color w:val="000000" w:themeColor="text1"/>
        </w:rPr>
        <w:t xml:space="preserve"> Table</w:t>
      </w:r>
      <w:r w:rsidR="0043139E">
        <w:rPr>
          <w:rFonts w:cs="David"/>
          <w:color w:val="000000" w:themeColor="text1"/>
        </w:rPr>
        <w:t xml:space="preserve"> </w:t>
      </w:r>
      <w:r w:rsidR="00A97C30">
        <w:rPr>
          <w:rFonts w:cs="David"/>
          <w:color w:val="000000" w:themeColor="text1"/>
        </w:rPr>
        <w:fldChar w:fldCharType="begin"/>
      </w:r>
      <w:r w:rsidR="00A97C30">
        <w:rPr>
          <w:rFonts w:cs="David"/>
          <w:color w:val="000000" w:themeColor="text1"/>
        </w:rPr>
        <w:instrText xml:space="preserve"> REF _Ref14990771 </w:instrText>
      </w:r>
      <w:r w:rsidR="008422EF">
        <w:rPr>
          <w:rFonts w:cs="David"/>
          <w:color w:val="000000" w:themeColor="text1"/>
        </w:rPr>
        <w:instrText xml:space="preserve">\# 0 </w:instrText>
      </w:r>
      <w:r w:rsidR="00A97C30">
        <w:rPr>
          <w:rFonts w:cs="David"/>
          <w:color w:val="000000" w:themeColor="text1"/>
        </w:rPr>
        <w:instrText xml:space="preserve">\h </w:instrText>
      </w:r>
      <w:r w:rsidR="00322EE9">
        <w:rPr>
          <w:rFonts w:cs="David"/>
          <w:color w:val="000000" w:themeColor="text1"/>
        </w:rPr>
        <w:instrText xml:space="preserve"> \* MERGEFORMAT </w:instrText>
      </w:r>
      <w:r w:rsidR="00A97C30">
        <w:rPr>
          <w:rFonts w:cs="David"/>
          <w:color w:val="000000" w:themeColor="text1"/>
        </w:rPr>
      </w:r>
      <w:r w:rsidR="00A97C30">
        <w:rPr>
          <w:rFonts w:cs="David"/>
          <w:color w:val="000000" w:themeColor="text1"/>
        </w:rPr>
        <w:fldChar w:fldCharType="separate"/>
      </w:r>
      <w:r w:rsidR="00587E2C">
        <w:rPr>
          <w:rFonts w:cs="David"/>
          <w:color w:val="000000" w:themeColor="text1"/>
        </w:rPr>
        <w:t>2</w:t>
      </w:r>
      <w:r w:rsidR="00A97C30">
        <w:rPr>
          <w:rFonts w:cs="David"/>
          <w:color w:val="000000" w:themeColor="text1"/>
        </w:rPr>
        <w:fldChar w:fldCharType="end"/>
      </w:r>
      <w:r w:rsidR="00A97C30">
        <w:rPr>
          <w:rFonts w:cs="David"/>
          <w:color w:val="000000" w:themeColor="text1"/>
        </w:rPr>
        <w:t xml:space="preserve"> and</w:t>
      </w:r>
      <w:r w:rsidR="008422EF">
        <w:rPr>
          <w:rFonts w:cs="David"/>
          <w:color w:val="000000" w:themeColor="text1"/>
        </w:rPr>
        <w:t xml:space="preserve"> Table</w:t>
      </w:r>
      <w:r w:rsidR="00A97C30">
        <w:rPr>
          <w:rFonts w:cs="David"/>
          <w:color w:val="000000" w:themeColor="text1"/>
        </w:rPr>
        <w:t xml:space="preserve"> </w:t>
      </w:r>
      <w:r w:rsidR="00A97C30">
        <w:rPr>
          <w:rFonts w:cs="David"/>
          <w:color w:val="000000" w:themeColor="text1"/>
        </w:rPr>
        <w:fldChar w:fldCharType="begin"/>
      </w:r>
      <w:r w:rsidR="00A97C30">
        <w:rPr>
          <w:rFonts w:cs="David"/>
          <w:color w:val="000000" w:themeColor="text1"/>
        </w:rPr>
        <w:instrText xml:space="preserve"> REF _Ref14990742 </w:instrText>
      </w:r>
      <w:r w:rsidR="008422EF">
        <w:rPr>
          <w:rFonts w:cs="David"/>
          <w:color w:val="000000" w:themeColor="text1"/>
        </w:rPr>
        <w:instrText xml:space="preserve">\# 0 </w:instrText>
      </w:r>
      <w:r w:rsidR="00A97C30">
        <w:rPr>
          <w:rFonts w:cs="David"/>
          <w:color w:val="000000" w:themeColor="text1"/>
        </w:rPr>
        <w:instrText xml:space="preserve">\h </w:instrText>
      </w:r>
      <w:r w:rsidR="00322EE9">
        <w:rPr>
          <w:rFonts w:cs="David"/>
          <w:color w:val="000000" w:themeColor="text1"/>
        </w:rPr>
        <w:instrText xml:space="preserve"> \* MERGEFORMAT </w:instrText>
      </w:r>
      <w:r w:rsidR="00A97C30">
        <w:rPr>
          <w:rFonts w:cs="David"/>
          <w:color w:val="000000" w:themeColor="text1"/>
        </w:rPr>
      </w:r>
      <w:r w:rsidR="00A97C30">
        <w:rPr>
          <w:rFonts w:cs="David"/>
          <w:color w:val="000000" w:themeColor="text1"/>
        </w:rPr>
        <w:fldChar w:fldCharType="separate"/>
      </w:r>
      <w:r w:rsidR="00587E2C">
        <w:rPr>
          <w:rFonts w:cs="David"/>
          <w:color w:val="000000" w:themeColor="text1"/>
        </w:rPr>
        <w:t>3</w:t>
      </w:r>
      <w:r w:rsidR="00A97C30">
        <w:rPr>
          <w:rFonts w:cs="David"/>
          <w:color w:val="000000" w:themeColor="text1"/>
        </w:rPr>
        <w:fldChar w:fldCharType="end"/>
      </w:r>
      <w:r w:rsidR="00322EE9">
        <w:rPr>
          <w:rFonts w:cs="David"/>
          <w:color w:val="000000" w:themeColor="text1"/>
        </w:rPr>
        <w:t>.</w:t>
      </w:r>
    </w:p>
    <w:p w14:paraId="4202B650" w14:textId="20A48484" w:rsidR="00AF6CE5" w:rsidRPr="007451ED" w:rsidRDefault="006804B7" w:rsidP="007451ED">
      <w:pPr>
        <w:ind w:right="-2"/>
        <w:rPr>
          <w:rFonts w:cs="David"/>
          <w:color w:val="000000" w:themeColor="text1"/>
        </w:rPr>
      </w:pPr>
      <w:r>
        <w:rPr>
          <w:rFonts w:cs="David"/>
          <w:color w:val="000000" w:themeColor="text1"/>
        </w:rPr>
        <w:t xml:space="preserve"> </w:t>
      </w:r>
    </w:p>
    <w:p w14:paraId="164046C8" w14:textId="518F062C" w:rsidR="00FF6335" w:rsidRPr="00C419E3" w:rsidRDefault="00CA39E2" w:rsidP="00E87BA7">
      <w:pPr>
        <w:pStyle w:val="Heading3"/>
      </w:pPr>
      <w:bookmarkStart w:id="108" w:name="_Ref14950430"/>
      <w:bookmarkStart w:id="109" w:name="_Ref14950498"/>
      <w:bookmarkStart w:id="110" w:name="_Toc15392596"/>
      <w:bookmarkStart w:id="111" w:name="OLE_LINK99"/>
      <w:bookmarkStart w:id="112" w:name="OLE_LINK100"/>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del w:id="113" w:author="Idit Balachsan" w:date="2019-08-03T12:48:00Z">
        <w:r w:rsidR="002608AF" w:rsidDel="00671222">
          <w:delText>framework</w:delText>
        </w:r>
      </w:del>
      <w:bookmarkEnd w:id="108"/>
      <w:bookmarkEnd w:id="109"/>
      <w:bookmarkEnd w:id="110"/>
    </w:p>
    <w:bookmarkEnd w:id="111"/>
    <w:bookmarkEnd w:id="112"/>
    <w:p w14:paraId="780FC023" w14:textId="14C65034" w:rsidR="00730F2B" w:rsidRDefault="002E1145" w:rsidP="00E87BA7">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ins w:id="114" w:author="Idit Belachsen" w:date="2019-08-11T17:22:00Z">
        <w:r w:rsidR="00F35900">
          <w:rPr>
            <w:shd w:val="clear" w:color="auto" w:fill="FFFFFF"/>
          </w:rPr>
          <w:t>ier</w:t>
        </w:r>
      </w:ins>
      <w:r w:rsidR="00EA202A">
        <w:rPr>
          <w:shd w:val="clear" w:color="auto" w:fill="FFFFFF"/>
        </w:rPr>
        <w:t xml:space="preserve"> </w:t>
      </w:r>
      <w:r w:rsidR="00EA202A">
        <w:rPr>
          <w:shd w:val="clear" w:color="auto" w:fill="FFFFFF"/>
        </w:rPr>
        <w:fldChar w:fldCharType="begin" w:fldLock="1"/>
      </w:r>
      <w:r w:rsidR="001E20E7">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[64]","plainTextFormattedCitation":"[64]","previouslyFormattedCitation":"[64]"},"properties":{"noteIndex":0},"schema":"https://github.com/citation-style-language/schema/raw/master/csl-citation.json"}</w:instrText>
      </w:r>
      <w:r w:rsidR="00EA202A">
        <w:rPr>
          <w:shd w:val="clear" w:color="auto" w:fill="FFFFFF"/>
        </w:rPr>
        <w:fldChar w:fldCharType="separate"/>
      </w:r>
      <w:r w:rsidR="001E20E7" w:rsidRPr="001E20E7">
        <w:rPr>
          <w:noProof/>
          <w:shd w:val="clear" w:color="auto" w:fill="FFFFFF"/>
        </w:rPr>
        <w:t>[64]</w:t>
      </w:r>
      <w:r w:rsidR="00EA202A">
        <w:rPr>
          <w:shd w:val="clear" w:color="auto" w:fill="FFFFFF"/>
        </w:rPr>
        <w:fldChar w:fldCharType="end"/>
      </w:r>
      <w:r w:rsidR="00FC6979">
        <w:rPr>
          <w:shd w:val="clear" w:color="auto" w:fill="FFFFFF"/>
        </w:rPr>
        <w:t xml:space="preserve">. </w:t>
      </w:r>
    </w:p>
    <w:p w14:paraId="56430FF3" w14:textId="6CBD4BE2" w:rsidR="00F97AE3" w:rsidRDefault="00683503" w:rsidP="00025E99">
      <w:pPr>
        <w:ind w:firstLine="576"/>
      </w:pPr>
      <w:r>
        <w:t xml:space="preserve">For the proposed work, </w:t>
      </w:r>
      <w:r w:rsidR="00F97AE3">
        <w:t xml:space="preserve">the self-adaptive Borg MOEA </w:t>
      </w:r>
      <w:r w:rsidR="00F97AE3">
        <w:fldChar w:fldCharType="begin" w:fldLock="1"/>
      </w:r>
      <w:r w:rsidR="001E20E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[65]","plainTextFormattedCitation":"[65]","previouslyFormattedCitation":"[65]"},"properties":{"noteIndex":0},"schema":"https://github.com/citation-style-language/schema/raw/master/csl-citation.json"}</w:instrText>
      </w:r>
      <w:r w:rsidR="00F97AE3">
        <w:fldChar w:fldCharType="separate"/>
      </w:r>
      <w:r w:rsidR="001E20E7" w:rsidRPr="001E20E7">
        <w:rPr>
          <w:noProof/>
        </w:rPr>
        <w:t>[65]</w:t>
      </w:r>
      <w:r w:rsidR="00F97AE3">
        <w:fldChar w:fldCharType="end"/>
      </w:r>
      <w:r w:rsidR="00F97AE3">
        <w:t xml:space="preserve"> is used. The Borg is classified as a </w:t>
      </w:r>
      <w:bookmarkStart w:id="115" w:name="OLE_LINK80"/>
      <w:bookmarkStart w:id="116" w:name="OLE_LINK81"/>
      <w:r w:rsidR="00F97AE3">
        <w:t xml:space="preserve">hyper-heuristic global multi-objective </w:t>
      </w:r>
      <w:bookmarkEnd w:id="115"/>
      <w:bookmarkEnd w:id="116"/>
      <w:r w:rsidR="00F97AE3">
        <w:t xml:space="preserve">search tool </w:t>
      </w:r>
      <w:r w:rsidR="00F97AE3">
        <w:fldChar w:fldCharType="begin" w:fldLock="1"/>
      </w:r>
      <w:r w:rsidR="001E20E7">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[66]","plainTextFormattedCitation":"[66]","previouslyFormattedCitation":"[66]"},"properties":{"noteIndex":0},"schema":"https://github.com/citation-style-language/schema/raw/master/csl-citation.json"}</w:instrText>
      </w:r>
      <w:r w:rsidR="00F97AE3">
        <w:fldChar w:fldCharType="separate"/>
      </w:r>
      <w:r w:rsidR="001E20E7" w:rsidRPr="001E20E7">
        <w:rPr>
          <w:noProof/>
        </w:rPr>
        <w:t>[66]</w:t>
      </w:r>
      <w:r w:rsidR="00F97AE3">
        <w:fldChar w:fldCharType="end"/>
      </w:r>
      <w:r w:rsidR="00F97AE3">
        <w:t xml:space="preserve">, as it uses internal feedbacks during the search progress to dynamically adapt an ensemble of </w:t>
      </w:r>
      <w:bookmarkStart w:id="117" w:name="OLE_LINK86"/>
      <w:bookmarkStart w:id="118" w:name="OLE_LINK87"/>
      <w:bookmarkStart w:id="119" w:name="OLE_LINK88"/>
      <w:r w:rsidR="00F97AE3">
        <w:t>genetic operators</w:t>
      </w:r>
      <w:bookmarkEnd w:id="117"/>
      <w:bookmarkEnd w:id="118"/>
      <w:bookmarkEnd w:id="119"/>
      <w:r w:rsidR="00F97AE3">
        <w:t>,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1E20E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Framework","type":"article-journal"},"uris":["http://www.mendeley.com/documents/?uuid=0c563fa1-b4df-43aa-b95a-1cced2b3b302"]}],"mendeley":{"formattedCitation":"[64], [65]","plainTextFormattedCitation":"[64], [65]","previouslyFormattedCitation":"[64], [65]"},"properties":{"noteIndex":0},"schema":"https://github.com/citation-style-language/schema/raw/master/csl-citation.json"}</w:instrText>
      </w:r>
      <w:r w:rsidR="00F97AE3">
        <w:fldChar w:fldCharType="separate"/>
      </w:r>
      <w:r w:rsidR="001E20E7" w:rsidRPr="001E20E7">
        <w:rPr>
          <w:noProof/>
        </w:rPr>
        <w:t>[64], [65]</w:t>
      </w:r>
      <w:r w:rsidR="00F97AE3">
        <w:fldChar w:fldCharType="end"/>
      </w:r>
      <w:r w:rsidR="00F97AE3">
        <w:t xml:space="preserve">. </w:t>
      </w:r>
      <w:r w:rsidR="00F97AE3" w:rsidRPr="0029594B">
        <w:t xml:space="preserve"> </w:t>
      </w:r>
    </w:p>
    <w:p w14:paraId="04B98998" w14:textId="12C5E443" w:rsidR="00B37986" w:rsidRPr="00A10451" w:rsidRDefault="0031403B" w:rsidP="0031403B">
      <w:pPr>
        <w:pStyle w:val="Heading2"/>
      </w:pPr>
      <w:bookmarkStart w:id="120" w:name="_Toc15392597"/>
      <w:r>
        <w:lastRenderedPageBreak/>
        <w:t>P</w:t>
      </w:r>
      <w:r w:rsidR="00B37986" w:rsidRPr="00A10451">
        <w:rPr>
          <w:rFonts w:hint="cs"/>
        </w:rPr>
        <w:t>roblem formulation</w:t>
      </w:r>
      <w:bookmarkEnd w:id="120"/>
    </w:p>
    <w:p w14:paraId="38B6486C" w14:textId="52629E84" w:rsidR="00446642" w:rsidRPr="00A10451" w:rsidRDefault="0031403B" w:rsidP="00E87BA7">
      <w:pPr>
        <w:pStyle w:val="Heading3"/>
      </w:pPr>
      <w:bookmarkStart w:id="121" w:name="_Toc15392598"/>
      <w:r>
        <w:t>Notation</w:t>
      </w:r>
      <w:bookmarkEnd w:id="121"/>
    </w:p>
    <w:p w14:paraId="25F63853" w14:textId="511B3CDE" w:rsidR="00D6546D" w:rsidRPr="00A10451" w:rsidRDefault="004275DD" w:rsidP="00E87BA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22" w:name="OLE_LINK12"/>
      <w:bookmarkStart w:id="123" w:name="OLE_LINK13"/>
      <w:r w:rsidRPr="00A10451">
        <w:rPr>
          <w:rFonts w:cs="David" w:hint="cs"/>
        </w:rPr>
        <w:t>region of interest</w:t>
      </w:r>
      <w:bookmarkEnd w:id="122"/>
      <w:bookmarkEnd w:id="123"/>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24" w:name="OLE_LINK14"/>
      <w:bookmarkStart w:id="125" w:name="OLE_LINK15"/>
      <m:oMath>
        <m:r>
          <m:rPr>
            <m:sty m:val="p"/>
          </m:rPr>
          <w:rPr>
            <w:rFonts w:ascii="Cambria Math" w:hAnsi="Cambria Math" w:cs="David" w:hint="cs"/>
            <w:color w:val="000000" w:themeColor="text1"/>
          </w:rPr>
          <m:t>{S}</m:t>
        </m:r>
      </m:oMath>
      <w:r w:rsidRPr="00A10451">
        <w:rPr>
          <w:rFonts w:cs="David" w:hint="cs"/>
        </w:rPr>
        <w:t xml:space="preserve"> </w:t>
      </w:r>
      <w:bookmarkEnd w:id="124"/>
      <w:bookmarkEnd w:id="125"/>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w:t>
      </w:r>
      <w:r w:rsidR="009A1216" w:rsidRPr="00A10451">
        <w:rPr>
          <w:rFonts w:cs="David" w:hint="cs"/>
          <w:color w:val="000000"/>
        </w:rPr>
        <w:t>kg</w:t>
      </w:r>
      <w:r w:rsidR="009A1216">
        <w:rPr>
          <w:rFonts w:cs="David"/>
          <w:color w:val="000000"/>
        </w:rPr>
        <w:t xml:space="preserve"> </w:t>
      </w:r>
      <w:r w:rsidR="009A1216" w:rsidRPr="00A10451">
        <w:rPr>
          <w:rFonts w:cs="David" w:hint="cs"/>
          <w:color w:val="000000"/>
        </w:rPr>
        <w:t>s</w:t>
      </w:r>
      <w:r w:rsidR="009A1216" w:rsidRPr="00327B87">
        <w:rPr>
          <w:rFonts w:cs="David"/>
          <w:color w:val="000000"/>
          <w:vertAlign w:val="superscript"/>
        </w:rPr>
        <w:t>-1</w:t>
      </w:r>
      <w:r w:rsidRPr="00A10451">
        <w:rPr>
          <w:rFonts w:cs="David" w:hint="cs"/>
        </w:rPr>
        <w:t xml:space="preserve">].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[μg</m:t>
        </m:r>
        <m:r>
          <m:rPr>
            <m:sty m:val="p"/>
          </m:rPr>
          <w:rPr>
            <w:rFonts w:ascii="Cambria Math" w:hAnsi="Cambria Math" w:cs="David"/>
            <w:color w:val="000000" w:themeColor="text1"/>
          </w:rPr>
          <m:t xml:space="preserve"> </m:t>
        </m:r>
        <m:sSup>
          <m:sSupPr>
            <m:ctrlPr>
              <w:rPr>
                <w:rFonts w:ascii="Cambria Math" w:hAnsi="Cambria Math" w:cs="David"/>
                <w:color w:val="000000" w:themeColor="text1"/>
              </w:rPr>
            </m:ctrlPr>
          </m:sSupPr>
          <m:e>
            <m:r>
              <m:rPr>
                <m:sty m:val="p"/>
              </m:rPr>
              <w:rPr>
                <w:rFonts w:ascii="Cambria Math" w:hAnsi="Cambria Math" w:cs="David"/>
                <w:color w:val="000000" w:themeColor="text1"/>
              </w:rPr>
              <m:t>m</m:t>
            </m:r>
          </m:e>
          <m:sup>
            <m:r>
              <w:rPr>
                <w:rFonts w:ascii="Cambria Math" w:hAnsi="Cambria Math" w:cs="David"/>
                <w:color w:val="000000" w:themeColor="text1"/>
              </w:rPr>
              <m:t>-3</m:t>
            </m:r>
          </m:sup>
        </m:sSup>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E87BA7">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26" w:name="OLE_LINK6"/>
          <w:bookmarkStart w:id="127" w:name="OLE_LINK7"/>
          <w:p w14:paraId="7C78BE4B" w14:textId="15E2AFDE" w:rsidR="00C419E3" w:rsidRPr="00B968DA" w:rsidRDefault="00CF7CC9" w:rsidP="00E87BA7">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240454E5" w:rsidR="00C419E3" w:rsidRPr="00A10451" w:rsidRDefault="00C419E3"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3</w:t>
            </w:r>
            <w:r w:rsidRPr="00A10451">
              <w:rPr>
                <w:rFonts w:cs="David" w:hint="cs"/>
                <w:color w:val="000000"/>
              </w:rPr>
              <w:fldChar w:fldCharType="end"/>
            </w:r>
            <w:r w:rsidRPr="00A10451">
              <w:rPr>
                <w:rFonts w:cs="David" w:hint="cs"/>
                <w:color w:val="000000"/>
              </w:rPr>
              <w:t>)</w:t>
            </w:r>
          </w:p>
        </w:tc>
      </w:tr>
      <w:bookmarkEnd w:id="126"/>
      <w:bookmarkEnd w:id="127"/>
    </w:tbl>
    <w:p w14:paraId="021FD255" w14:textId="77777777" w:rsidR="00624E0B" w:rsidRPr="00A10451" w:rsidRDefault="00624E0B" w:rsidP="00E87BA7">
      <w:pPr>
        <w:ind w:right="-2"/>
        <w:rPr>
          <w:rFonts w:cs="David"/>
        </w:rPr>
      </w:pPr>
    </w:p>
    <w:p w14:paraId="1214DA31" w14:textId="17A60D42" w:rsidR="00624E0B" w:rsidRDefault="006E0581" w:rsidP="00E87BA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CF7CC9" w:rsidP="00E87BA7">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E87BA7">
            <w:pPr>
              <w:ind w:right="-2"/>
              <w:rPr>
                <w:rFonts w:cs="David"/>
                <w:color w:val="000000"/>
              </w:rPr>
            </w:pPr>
          </w:p>
        </w:tc>
        <w:tc>
          <w:tcPr>
            <w:tcW w:w="843" w:type="dxa"/>
            <w:vAlign w:val="center"/>
          </w:tcPr>
          <w:p w14:paraId="0528FE3A" w14:textId="1CD5076E" w:rsidR="001A19D8" w:rsidRPr="00A10451" w:rsidRDefault="001A19D8"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4</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E87BA7">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E87BA7">
      <w:pPr>
        <w:rPr>
          <w:rFonts w:cs="David"/>
        </w:rPr>
      </w:pPr>
    </w:p>
    <w:p w14:paraId="126B6331" w14:textId="5FE1BD27" w:rsidR="00C419E3" w:rsidRPr="00C419E3" w:rsidRDefault="00C419E3" w:rsidP="00E87BA7">
      <w:pPr>
        <w:pStyle w:val="Heading3"/>
      </w:pPr>
      <w:bookmarkStart w:id="128" w:name="_Toc15392599"/>
      <w:r w:rsidRPr="00A10451">
        <w:rPr>
          <w:rFonts w:hint="cs"/>
        </w:rPr>
        <w:t xml:space="preserve">Pairwise Euclidean </w:t>
      </w:r>
      <w:r w:rsidR="008C7290">
        <w:t>D</w:t>
      </w:r>
      <w:r w:rsidRPr="00A10451">
        <w:rPr>
          <w:rFonts w:hint="cs"/>
        </w:rPr>
        <w:t>istance (PED)</w:t>
      </w:r>
      <w:bookmarkEnd w:id="128"/>
    </w:p>
    <w:p w14:paraId="068BADEB" w14:textId="29C77879" w:rsidR="00C419E3" w:rsidRPr="00BE5FE7" w:rsidRDefault="00930E6B" w:rsidP="00E87BA7">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29" w:name="OLE_LINK24"/>
      <w:bookmarkStart w:id="130" w:name="OLE_LINK25"/>
      <w:r w:rsidR="00C419E3" w:rsidRPr="00A10451">
        <w:rPr>
          <w:rFonts w:cs="David" w:hint="cs"/>
          <w:color w:val="000000" w:themeColor="text1"/>
        </w:rPr>
        <w:t>{S</w:t>
      </w:r>
      <w:r w:rsidR="009C7E2F">
        <w:rPr>
          <w:rFonts w:cs="David"/>
          <w:color w:val="000000" w:themeColor="text1"/>
        </w:rPr>
        <w:t>’</w:t>
      </w:r>
      <w:r w:rsidR="00C419E3" w:rsidRPr="00A10451">
        <w:rPr>
          <w:rFonts w:cs="David" w:hint="cs"/>
          <w:color w:val="000000" w:themeColor="text1"/>
        </w:rPr>
        <w:t>} and {S</w:t>
      </w:r>
      <w:r w:rsidR="009C7E2F">
        <w:rPr>
          <w:rFonts w:cs="David"/>
          <w:color w:val="000000" w:themeColor="text1"/>
        </w:rPr>
        <w:t>’’</w:t>
      </w:r>
      <w:r w:rsidR="00C419E3" w:rsidRPr="00A10451">
        <w:rPr>
          <w:rFonts w:cs="David" w:hint="cs"/>
          <w:color w:val="000000" w:themeColor="text1"/>
        </w:rPr>
        <w:t>}</w:t>
      </w:r>
      <w:r>
        <w:rPr>
          <w:rFonts w:cs="David"/>
          <w:color w:val="000000" w:themeColor="text1"/>
        </w:rPr>
        <w:t>,</w:t>
      </w:r>
      <w:r w:rsidR="00C419E3" w:rsidRPr="00A10451">
        <w:rPr>
          <w:rFonts w:cs="David" w:hint="cs"/>
          <w:color w:val="000000" w:themeColor="text1"/>
        </w:rPr>
        <w:t xml:space="preserve"> </w:t>
      </w:r>
      <w:bookmarkEnd w:id="129"/>
      <w:bookmarkEnd w:id="130"/>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31" w:name="OLE_LINK40"/>
          <w:bookmarkStart w:id="132" w:name="OLE_LINK41"/>
          <w:p w14:paraId="41D84880" w14:textId="2704A040" w:rsidR="001A19D8" w:rsidRPr="00D151B4" w:rsidRDefault="00CF7CC9" w:rsidP="00E87BA7">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31"/>
                <w:bookmarkEnd w:id="132"/>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7057FBBB" w:rsidR="001A19D8" w:rsidRPr="00A10451" w:rsidRDefault="001A19D8" w:rsidP="00E87BA7">
            <w:pPr>
              <w:ind w:right="-2"/>
              <w:jc w:val="center"/>
              <w:rPr>
                <w:rFonts w:cs="David"/>
                <w:color w:val="000000"/>
              </w:rPr>
            </w:pPr>
            <w:r w:rsidRPr="00A10451">
              <w:rPr>
                <w:rFonts w:cs="David" w:hint="cs"/>
                <w:color w:val="000000"/>
              </w:rPr>
              <w:t>(</w:t>
            </w:r>
            <w:bookmarkStart w:id="133"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5</w:t>
            </w:r>
            <w:r w:rsidRPr="00A10451">
              <w:rPr>
                <w:rFonts w:cs="David" w:hint="cs"/>
                <w:color w:val="000000"/>
              </w:rPr>
              <w:fldChar w:fldCharType="end"/>
            </w:r>
            <w:bookmarkEnd w:id="133"/>
            <w:r w:rsidRPr="00A10451">
              <w:rPr>
                <w:rFonts w:cs="David" w:hint="cs"/>
                <w:color w:val="000000"/>
              </w:rPr>
              <w:t>)</w:t>
            </w:r>
          </w:p>
        </w:tc>
      </w:tr>
    </w:tbl>
    <w:p w14:paraId="5D76A521" w14:textId="5533E016" w:rsidR="00446642" w:rsidRDefault="00915D7A" w:rsidP="00E87BA7">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r w:rsidR="00702D60" w:rsidRPr="00A10451">
        <w:rPr>
          <w:rFonts w:cs="David" w:hint="cs"/>
        </w:rPr>
        <w:t>In general, when the number of sensors</w:t>
      </w:r>
      <w:r w:rsidR="004B7FAF">
        <w:rPr>
          <w:rFonts w:cs="David"/>
        </w:rPr>
        <w:t xml:space="preserve"> </w:t>
      </w:r>
      <m:oMath>
        <m:d>
          <m:dPr>
            <m:begChr m:val="|"/>
            <m:endChr m:val="|"/>
            <m:ctrlPr>
              <w:rPr>
                <w:rFonts w:ascii="Cambria Math" w:hAnsi="Cambria Math" w:cs="David" w:hint="cs"/>
              </w:rPr>
            </m:ctrlPr>
          </m:dPr>
          <m:e>
            <m:r>
              <w:rPr>
                <w:rFonts w:ascii="Cambria Math" w:hAnsi="Cambria Math" w:cs="David" w:hint="cs"/>
              </w:rPr>
              <m:t>R</m:t>
            </m:r>
          </m:e>
        </m:d>
      </m:oMath>
      <w:r w:rsidR="00702D60" w:rsidRPr="00A10451">
        <w:rPr>
          <w:rFonts w:cs="David" w:hint="cs"/>
        </w:rPr>
        <w:t xml:space="preserve"> increases, the PED values, calculated between </w:t>
      </w:r>
      <w:r w:rsidR="00702D60" w:rsidRPr="00A10451">
        <w:rPr>
          <w:rFonts w:cs="David" w:hint="cs"/>
          <w:color w:val="000000" w:themeColor="text1"/>
        </w:rPr>
        <w:t xml:space="preserve">two sets of active sources with different sizes </w:t>
      </w:r>
      <w:bookmarkStart w:id="134" w:name="OLE_LINK10"/>
      <w:bookmarkStart w:id="135" w:name="OLE_LINK11"/>
      <w:r w:rsidR="00702D60" w:rsidRPr="00A10451">
        <w:rPr>
          <w:rFonts w:cs="David" w:hint="cs"/>
          <w:color w:val="000000" w:themeColor="text1"/>
        </w:rPr>
        <w:t xml:space="preserve">{S}' </w:t>
      </w:r>
      <w:bookmarkEnd w:id="134"/>
      <w:bookmarkEnd w:id="135"/>
      <w:r w:rsidR="00702D60" w:rsidRPr="00A10451">
        <w:rPr>
          <w:rFonts w:cs="David" w:hint="cs"/>
          <w:color w:val="000000" w:themeColor="text1"/>
        </w:rPr>
        <w:t>and {S}", increases as well</w:t>
      </w:r>
      <w:r w:rsidR="00A455BA">
        <w:rPr>
          <w:rFonts w:cs="David"/>
          <w:color w:val="000000" w:themeColor="text1"/>
        </w:rPr>
        <w:t xml:space="preserve">. </w:t>
      </w:r>
    </w:p>
    <w:p w14:paraId="0D3D67DF" w14:textId="77777777" w:rsidR="00BE49CC" w:rsidRPr="00BE49CC" w:rsidRDefault="00BE49CC" w:rsidP="00E87BA7">
      <w:pPr>
        <w:ind w:right="-2"/>
      </w:pPr>
    </w:p>
    <w:p w14:paraId="2129EF3B" w14:textId="5FBCF638" w:rsidR="00BD1A2F" w:rsidRDefault="00A455BA" w:rsidP="00E87BA7">
      <w:pPr>
        <w:pStyle w:val="Heading3"/>
      </w:pPr>
      <w:bookmarkStart w:id="136" w:name="_Ref14950458"/>
      <w:bookmarkStart w:id="137" w:name="_Toc15392600"/>
      <w:bookmarkStart w:id="138" w:name="OLE_LINK18"/>
      <w:bookmarkStart w:id="139" w:name="OLE_LINK19"/>
      <w:r>
        <w:t>Optimization</w:t>
      </w:r>
      <w:bookmarkEnd w:id="136"/>
      <w:bookmarkEnd w:id="137"/>
    </w:p>
    <w:p w14:paraId="2AD4264C" w14:textId="5D4ACC6D" w:rsidR="00260170" w:rsidRDefault="00EF7703" w:rsidP="00E87BA7">
      <w:pPr>
        <w:rPr>
          <w:rFonts w:cs="David"/>
        </w:rPr>
      </w:pPr>
      <w:r>
        <w:t xml:space="preserve">In the following, we describe the </w:t>
      </w:r>
      <w:r w:rsidR="00A455BA">
        <w:t xml:space="preserve">optimization </w:t>
      </w:r>
      <w:r>
        <w:t xml:space="preserve">problem of the first </w:t>
      </w:r>
      <w:r w:rsidR="00A455BA">
        <w:t>goal</w:t>
      </w:r>
      <w:r>
        <w:t xml:space="preser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38"/>
      <w:bookmarkEnd w:id="139"/>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3030D70F" w:rsidR="008C3A64" w:rsidRPr="00AF5F5B" w:rsidRDefault="008C3A64" w:rsidP="00E87BA7">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40" w:name="OLE_LINK30"/>
      <w:bookmarkStart w:id="141" w:name="OLE_LINK31"/>
      <w:r w:rsidRPr="00A10451">
        <w:rPr>
          <w:rFonts w:cs="David" w:hint="cs"/>
        </w:rPr>
        <w:t>meteorological combination</w:t>
      </w:r>
      <w:r>
        <w:rPr>
          <w:rFonts w:cs="David"/>
        </w:rPr>
        <w:t xml:space="preserve"> </w:t>
      </w:r>
      <w:bookmarkEnd w:id="140"/>
      <w:bookmarkEnd w:id="141"/>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Pasquill–Gifford atmospheric stability class</w:t>
      </w:r>
      <w:r>
        <w:rPr>
          <w:rFonts w:cs="David"/>
        </w:rPr>
        <w:t xml:space="preserve"> (SC)</w:t>
      </w:r>
      <w:r w:rsidRPr="00A10451">
        <w:rPr>
          <w:rFonts w:cs="David" w:hint="cs"/>
        </w:rPr>
        <w:t>.</w:t>
      </w:r>
      <w:r>
        <w:rPr>
          <w:rFonts w:cs="David"/>
        </w:rPr>
        <w:t xml:space="preserve"> Each combination </w:t>
      </w:r>
      <w:bookmarkStart w:id="142" w:name="OLE_LINK103"/>
      <w:bookmarkStart w:id="143" w:name="OLE_LINK104"/>
      <w:r>
        <w:rPr>
          <w:rFonts w:cs="David"/>
        </w:rPr>
        <w:t xml:space="preserve">(WS, WD, SC) </w:t>
      </w:r>
      <w:bookmarkEnd w:id="142"/>
      <w:bookmarkEnd w:id="143"/>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44" w:name="OLE_LINK16"/>
            <w:bookmarkStart w:id="145" w:name="OLE_LINK17"/>
            <m:r>
              <w:rPr>
                <w:rFonts w:ascii="Cambria Math" w:hAnsi="Cambria Math" w:cs="David"/>
              </w:rPr>
              <m:t>p</m:t>
            </m:r>
            <w:bookmarkEnd w:id="144"/>
            <w:bookmarkEnd w:id="145"/>
            <m:r>
              <w:rPr>
                <w:rFonts w:ascii="Cambria Math" w:hAnsi="Cambria Math" w:cs="David"/>
              </w:rPr>
              <m:t>=1</m:t>
            </m:r>
          </m:e>
        </m:nary>
      </m:oMath>
      <w:r>
        <w:rPr>
          <w:rFonts w:cs="David"/>
        </w:rPr>
        <w:t xml:space="preserve">. The Gaussian plume model is applied </w:t>
      </w:r>
      <w:r w:rsidR="001F3814">
        <w:rPr>
          <w:rFonts w:cs="David"/>
        </w:rPr>
        <w:t>with</w:t>
      </w:r>
      <w:r>
        <w:rPr>
          <w:rFonts w:cs="David"/>
        </w:rPr>
        <w:t xml:space="preserve"> all </w:t>
      </w:r>
      <w:r w:rsidRPr="00A10451">
        <w:rPr>
          <w:rFonts w:cs="David" w:hint="cs"/>
        </w:rPr>
        <w:t>meteorological combination</w:t>
      </w:r>
      <w:r>
        <w:rPr>
          <w:rFonts w:cs="David"/>
        </w:rPr>
        <w:t xml:space="preserve">s, </w:t>
      </w:r>
      <w:bookmarkStart w:id="146" w:name="OLE_LINK22"/>
      <w:bookmarkStart w:id="147"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46"/>
      <w:bookmarkEnd w:id="147"/>
    </w:p>
    <w:p w14:paraId="2DBF7E39" w14:textId="6CA01B78" w:rsidR="00D151B4" w:rsidRPr="00255DF0" w:rsidRDefault="00FA5937" w:rsidP="00E87BA7">
      <w:pPr>
        <w:ind w:firstLine="720"/>
      </w:pPr>
      <w:r w:rsidRPr="00A10451">
        <w:rPr>
          <w:rFonts w:cs="David" w:hint="cs"/>
          <w:color w:val="000000" w:themeColor="text1"/>
        </w:rPr>
        <w:t xml:space="preserve">Given that the </w:t>
      </w:r>
      <w:r w:rsidR="00607214">
        <w:rPr>
          <w:rFonts w:cs="David"/>
          <w:color w:val="000000" w:themeColor="text1"/>
        </w:rPr>
        <w:t>deployment</w:t>
      </w:r>
      <w:r w:rsidR="00607214" w:rsidRPr="00A10451">
        <w:rPr>
          <w:rFonts w:cs="David" w:hint="cs"/>
          <w:color w:val="000000" w:themeColor="text1"/>
        </w:rPr>
        <w:t xml:space="preserve"> </w:t>
      </w:r>
      <w:r w:rsidRPr="00A10451">
        <w:rPr>
          <w:rFonts w:cs="David" w:hint="cs"/>
          <w:color w:val="000000" w:themeColor="text1"/>
        </w:rPr>
        <w:t xml:space="preserve">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48" w:name="OLE_LINK8"/>
      <w:bookmarkStart w:id="149" w:name="OLE_LINK9"/>
      <w:r w:rsidR="0036719E" w:rsidRPr="00A10451">
        <w:rPr>
          <w:rFonts w:cs="David" w:hint="cs"/>
        </w:rPr>
        <w:t xml:space="preserve">objective </w:t>
      </w:r>
      <w:bookmarkEnd w:id="148"/>
      <w:bookmarkEnd w:id="149"/>
      <w:r w:rsidR="0036719E" w:rsidRPr="00A10451">
        <w:rPr>
          <w:rFonts w:cs="David" w:hint="cs"/>
        </w:rPr>
        <w:t xml:space="preserve">is then to </w:t>
      </w:r>
      <w:r w:rsidR="00980C41">
        <w:rPr>
          <w:rFonts w:cs="David"/>
        </w:rPr>
        <w:t>minimize the</w:t>
      </w:r>
      <w:r w:rsidR="0036719E" w:rsidRPr="00A10451">
        <w:rPr>
          <w:rFonts w:cs="David" w:hint="cs"/>
        </w:rPr>
        <w:t xml:space="preserve"> number of sensors deployed: </w:t>
      </w:r>
    </w:p>
    <w:p w14:paraId="502B0B33" w14:textId="77777777" w:rsidR="00D151B4" w:rsidRDefault="00D151B4" w:rsidP="00E87BA7">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CF7CC9" w:rsidP="00E87BA7">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7BF02C19" w:rsidR="00D151B4" w:rsidRPr="00A10451" w:rsidRDefault="00D151B4" w:rsidP="00E87BA7">
            <w:pPr>
              <w:ind w:right="-2"/>
              <w:jc w:val="center"/>
              <w:rPr>
                <w:rFonts w:cs="David"/>
                <w:color w:val="000000"/>
              </w:rPr>
            </w:pPr>
            <w:r w:rsidRPr="00A10451">
              <w:rPr>
                <w:rFonts w:cs="David" w:hint="cs"/>
                <w:color w:val="000000"/>
              </w:rPr>
              <w:t>(</w:t>
            </w:r>
            <w:bookmarkStart w:id="150"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6</w:t>
            </w:r>
            <w:r w:rsidRPr="00A10451">
              <w:rPr>
                <w:rFonts w:cs="David" w:hint="cs"/>
                <w:color w:val="000000"/>
              </w:rPr>
              <w:fldChar w:fldCharType="end"/>
            </w:r>
            <w:bookmarkEnd w:id="150"/>
            <w:r w:rsidRPr="00A10451">
              <w:rPr>
                <w:rFonts w:cs="David" w:hint="cs"/>
                <w:color w:val="000000"/>
              </w:rPr>
              <w:t>)</w:t>
            </w:r>
          </w:p>
        </w:tc>
      </w:tr>
    </w:tbl>
    <w:p w14:paraId="60E66653" w14:textId="77777777" w:rsidR="006E0812" w:rsidRDefault="006E0812" w:rsidP="00E87BA7">
      <w:pPr>
        <w:ind w:firstLine="720"/>
        <w:rPr>
          <w:rFonts w:cs="David"/>
        </w:rPr>
      </w:pPr>
    </w:p>
    <w:p w14:paraId="4B88BD05" w14:textId="633DE646" w:rsidR="000B65BF" w:rsidRDefault="001B5B9A" w:rsidP="00E87BA7">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7BEDC792" w14:textId="43CEDF9F" w:rsidR="00F53BB1" w:rsidRPr="009B795D" w:rsidRDefault="002134B3" w:rsidP="00FA54A3">
      <w:pPr>
        <w:pStyle w:val="ListParagraph"/>
        <w:numPr>
          <w:ilvl w:val="0"/>
          <w:numId w:val="29"/>
        </w:numPr>
        <w:rPr>
          <w:rFonts w:cs="David"/>
        </w:rPr>
      </w:pPr>
      <w:r w:rsidRPr="00235598">
        <w:rPr>
          <w:rFonts w:cs="David"/>
        </w:rPr>
        <w:t xml:space="preserve">Taking the </w:t>
      </w:r>
      <w:r w:rsidR="00083C98">
        <w:rPr>
          <w:rFonts w:cs="David"/>
        </w:rPr>
        <w:t>average</w:t>
      </w:r>
      <w:r w:rsidRPr="00235598">
        <w:rPr>
          <w:rFonts w:cs="David"/>
        </w:rPr>
        <w:t xml:space="preserve"> of minimal PED values </w:t>
      </w:r>
      <w:r w:rsidR="00FA0A7B" w:rsidRPr="00235598">
        <w:rPr>
          <w:rFonts w:cs="David"/>
        </w:rPr>
        <w:t>out of</w:t>
      </w:r>
      <w:r w:rsidR="0015250A" w:rsidRPr="00235598">
        <w:rPr>
          <w:rFonts w:cs="David"/>
        </w:rPr>
        <w:t xml:space="preserve"> each transformation </w:t>
      </w:r>
      <w:r w:rsidR="00FA0A7B" w:rsidRPr="00235598">
        <w:rPr>
          <w:rFonts w:cs="David"/>
        </w:rPr>
        <w:t>pair</w:t>
      </w:r>
      <w:r w:rsidR="0015250A" w:rsidRPr="00235598">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r>
          <m:rPr>
            <m:sty m:val="p"/>
          </m:rPr>
          <w:rPr>
            <w:rFonts w:ascii="Cambria Math" w:hAnsi="Cambria Math" w:cs="David"/>
            <w:color w:val="000000" w:themeColor="text1"/>
          </w:rPr>
          <m:t>:</m:t>
        </m:r>
      </m:oMath>
    </w:p>
    <w:p w14:paraId="448D4BEF" w14:textId="4FD1943C" w:rsidR="009B795D" w:rsidRPr="00235598" w:rsidRDefault="009B795D" w:rsidP="009B795D">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673F23C2" w:rsidR="007A14AC" w:rsidRPr="009674A5" w:rsidRDefault="00CF7CC9" w:rsidP="00E87BA7">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w:bookmarkStart w:id="151" w:name="OLE_LINK28"/>
                    <w:bookmarkStart w:id="152" w:name="OLE_LINK29"/>
                    <m:r>
                      <m:rPr>
                        <m:sty m:val="p"/>
                      </m:rPr>
                      <w:rPr>
                        <w:rFonts w:ascii="Cambria Math" w:hAnsi="Cambria Math" w:cs="David"/>
                      </w:rPr>
                      <m:t>minimal_</m:t>
                    </m:r>
                    <m:r>
                      <m:rPr>
                        <m:sty m:val="p"/>
                      </m:rPr>
                      <w:rPr>
                        <w:rFonts w:ascii="Cambria Math" w:hAnsi="Cambria Math" w:cs="David" w:hint="cs"/>
                      </w:rPr>
                      <m:t>PED</m:t>
                    </m:r>
                    <w:bookmarkEnd w:id="151"/>
                    <w:bookmarkEnd w:id="152"/>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r>
                                  <w:rPr>
                                    <w:rFonts w:ascii="Cambria Math" w:hAnsi="Cambria Math" w:cs="David"/>
                                  </w:rPr>
                                  <m:t xml:space="preserve"> </m:t>
                                </m:r>
                              </m:sub>
                              <m:sup/>
                              <m:e>
                                <m:func>
                                  <m:funcPr>
                                    <m:ctrlPr>
                                      <w:rPr>
                                        <w:rFonts w:ascii="Cambria Math" w:hAnsi="Cambria Math" w:cs="David"/>
                                      </w:rPr>
                                    </m:ctrlPr>
                                  </m:funcPr>
                                  <m:fName>
                                    <m:sSub>
                                      <m:sSubPr>
                                        <m:ctrlPr>
                                          <w:rPr>
                                            <w:rFonts w:ascii="Cambria Math" w:hAnsi="Cambria Math" w:cs="David"/>
                                          </w:rPr>
                                        </m:ctrlPr>
                                      </m:sSubPr>
                                      <m:e>
                                        <m:r>
                                          <m:rPr>
                                            <m:sty m:val="p"/>
                                          </m:rPr>
                                          <w:rPr>
                                            <w:rFonts w:ascii="Cambria Math" w:hAnsi="Cambria Math" w:cs="David"/>
                                          </w:rPr>
                                          <m:t>min</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fName>
                                  <m:e>
                                    <m:d>
                                      <m:dPr>
                                        <m:ctrlPr>
                                          <w:rPr>
                                            <w:rFonts w:ascii="Cambria Math" w:hAnsi="Cambria Math" w:cs="David"/>
                                          </w:rPr>
                                        </m:ctrlPr>
                                      </m:dPr>
                                      <m:e>
                                        <w:bookmarkStart w:id="153" w:name="OLE_LINK45"/>
                                        <w:bookmarkStart w:id="154"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55" w:name="OLE_LINK42"/>
                                            <w:bookmarkStart w:id="156"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55"/>
                                            <w:bookmarkEnd w:id="156"/>
                                          </m:sub>
                                        </m:sSub>
                                        <w:bookmarkEnd w:id="153"/>
                                        <w:bookmarkEnd w:id="154"/>
                                        <m:ctrlPr>
                                          <w:rPr>
                                            <w:rFonts w:ascii="Cambria Math" w:hAnsi="Cambria Math" w:cs="David"/>
                                            <w:color w:val="000000" w:themeColor="text1"/>
                                          </w:rPr>
                                        </m:ctrlPr>
                                      </m:e>
                                    </m:d>
                                  </m:e>
                                </m:func>
                              </m:e>
                            </m:nary>
                          </m:num>
                          <m:den>
                            <m:r>
                              <w:ins w:id="157" w:author="Idit Balachsan" w:date="2019-09-03T08:48:00Z">
                                <m:rPr>
                                  <m:sty m:val="p"/>
                                </m:rPr>
                                <w:rPr>
                                  <w:rFonts w:ascii="Cambria Math" w:hAnsi="Cambria Math" w:cs="David"/>
                                </w:rPr>
                                <m:t>N</m:t>
                              </w:ins>
                            </m:r>
                            <m:r>
                              <w:del w:id="158" w:author="Idit Balachsan" w:date="2019-09-03T08:47:00Z">
                                <m:rPr>
                                  <m:sty m:val="p"/>
                                </m:rPr>
                                <w:rPr>
                                  <w:rFonts w:ascii="Cambria Math" w:hAnsi="Cambria Math" w:cs="David"/>
                                </w:rPr>
                                <m:t>N</m:t>
                              </w:del>
                            </m:r>
                            <m:r>
                              <w:del w:id="159" w:author="Idit Balachsan" w:date="2019-09-03T08:46:00Z">
                                <m:rPr>
                                  <m:sty m:val="p"/>
                                </m:rPr>
                                <w:rPr>
                                  <w:rFonts w:ascii="Cambria Math" w:hAnsi="Cambria Math" w:cs="David"/>
                                </w:rPr>
                                <m:t>C</m:t>
                              </w:del>
                            </m:r>
                            <m:r>
                              <m:rPr>
                                <m:sty m:val="p"/>
                              </m:rPr>
                              <w:rPr>
                                <w:rFonts w:ascii="Cambria Math" w:hAnsi="Cambria Math" w:cs="David"/>
                              </w:rPr>
                              <m:t>TP</m:t>
                            </m:r>
                            <m:r>
                              <w:ins w:id="160" w:author="Idit Balachsan" w:date="2019-09-03T08:46:00Z">
                                <m:rPr>
                                  <m:sty m:val="p"/>
                                </m:rPr>
                                <w:rPr>
                                  <w:rFonts w:ascii="Cambria Math" w:hAnsi="Cambria Math" w:cs="David"/>
                                </w:rPr>
                                <m:t>C</m:t>
                              </w:ins>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62505D59" w:rsidR="007A14AC" w:rsidRPr="00A10451" w:rsidRDefault="007A14AC" w:rsidP="00E87BA7">
            <w:pPr>
              <w:ind w:right="-2"/>
              <w:jc w:val="center"/>
              <w:rPr>
                <w:rFonts w:cs="David"/>
                <w:color w:val="000000"/>
              </w:rPr>
            </w:pPr>
            <w:r w:rsidRPr="00A10451">
              <w:rPr>
                <w:rFonts w:cs="David" w:hint="cs"/>
                <w:color w:val="000000"/>
              </w:rPr>
              <w:t>(</w:t>
            </w:r>
            <w:bookmarkStart w:id="161"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7</w:t>
            </w:r>
            <w:r w:rsidRPr="00A10451">
              <w:rPr>
                <w:rFonts w:cs="David" w:hint="cs"/>
                <w:color w:val="000000"/>
              </w:rPr>
              <w:fldChar w:fldCharType="end"/>
            </w:r>
            <w:bookmarkEnd w:id="161"/>
            <w:r w:rsidRPr="00A10451">
              <w:rPr>
                <w:rFonts w:cs="David" w:hint="cs"/>
                <w:color w:val="000000"/>
              </w:rPr>
              <w:t>)</w:t>
            </w:r>
          </w:p>
        </w:tc>
      </w:tr>
    </w:tbl>
    <w:p w14:paraId="26A3B1E7" w14:textId="77777777" w:rsidR="009B795D" w:rsidRPr="001054AE" w:rsidRDefault="009B795D" w:rsidP="001054AE">
      <w:pPr>
        <w:rPr>
          <w:rFonts w:cs="David"/>
          <w:color w:val="000000" w:themeColor="text1"/>
        </w:rPr>
      </w:pPr>
    </w:p>
    <w:p w14:paraId="28B992F2" w14:textId="5B89A91C" w:rsidR="00FA54A3" w:rsidRDefault="00235598" w:rsidP="00FA54A3">
      <w:pPr>
        <w:pStyle w:val="ListParagraph"/>
        <w:rPr>
          <w:rFonts w:cs="David"/>
          <w:color w:val="000000" w:themeColor="text1"/>
        </w:rPr>
      </w:pPr>
      <w:r w:rsidRPr="00715A1D">
        <w:rPr>
          <w:rFonts w:cs="David" w:hint="cs"/>
          <w:color w:val="000000" w:themeColor="text1"/>
        </w:rPr>
        <w:lastRenderedPageBreak/>
        <w:t xml:space="preserve">For example, in the case of 5 sources, 31 options of 1-5 active sources exist, creating </w:t>
      </w:r>
      <w:r w:rsidR="00200F9D">
        <w:rPr>
          <w:rFonts w:cs="David"/>
          <w:color w:val="000000" w:themeColor="text1"/>
        </w:rPr>
        <w:t>in</w:t>
      </w:r>
      <w:r w:rsidRPr="00715A1D">
        <w:rPr>
          <w:rFonts w:cs="David" w:hint="cs"/>
          <w:color w:val="000000" w:themeColor="text1"/>
        </w:rPr>
        <w:t xml:space="preserve"> total </w:t>
      </w:r>
      <w:bookmarkStart w:id="162" w:name="OLE_LINK38"/>
      <w:bookmarkStart w:id="163" w:name="OLE_LINK39"/>
      <w:r w:rsidRPr="00715A1D">
        <w:rPr>
          <w:rFonts w:cs="David"/>
          <w:color w:val="000000" w:themeColor="text1"/>
        </w:rPr>
        <w:t xml:space="preserve">355 </w:t>
      </w:r>
      <w:bookmarkEnd w:id="162"/>
      <w:bookmarkEnd w:id="163"/>
      <w:r w:rsidR="00200F9D">
        <w:rPr>
          <w:rFonts w:cs="David"/>
          <w:color w:val="000000" w:themeColor="text1"/>
        </w:rPr>
        <w:t>p</w:t>
      </w:r>
      <w:r w:rsidRPr="00715A1D">
        <w:rPr>
          <w:rFonts w:cs="David"/>
          <w:color w:val="000000" w:themeColor="text1"/>
        </w:rPr>
        <w:t xml:space="preserve">ossible </w:t>
      </w:r>
      <w:r w:rsidR="00200F9D">
        <w:rPr>
          <w:rFonts w:cs="David"/>
          <w:color w:val="000000" w:themeColor="text1"/>
        </w:rPr>
        <w:t>c</w:t>
      </w:r>
      <w:r w:rsidRPr="00715A1D">
        <w:rPr>
          <w:rFonts w:cs="David"/>
          <w:color w:val="000000" w:themeColor="text1"/>
        </w:rPr>
        <w:t xml:space="preserve">ombinations </w:t>
      </w:r>
      <w:r w:rsidRPr="00715A1D">
        <w:rPr>
          <w:rFonts w:cs="David" w:hint="cs"/>
          <w:color w:val="000000" w:themeColor="text1"/>
        </w:rPr>
        <w:t>of two sets of active sources with different sizes {S}' and {S}"</w:t>
      </w:r>
      <w:r>
        <w:rPr>
          <w:rFonts w:cs="David"/>
          <w:color w:val="000000" w:themeColor="text1"/>
        </w:rPr>
        <w:t>.</w:t>
      </w:r>
      <w:r w:rsidRPr="00715A1D">
        <w:rPr>
          <w:rFonts w:cs="David"/>
          <w:color w:val="000000" w:themeColor="text1"/>
        </w:rPr>
        <w:t xml:space="preserve"> </w:t>
      </w:r>
      <w:r w:rsidR="00053818">
        <w:rPr>
          <w:rFonts w:cs="David"/>
          <w:color w:val="000000" w:themeColor="text1"/>
        </w:rPr>
        <w:t>In this case,</w:t>
      </w:r>
      <w:r w:rsidR="00200F9D">
        <w:rPr>
          <w:rFonts w:cs="David"/>
          <w:color w:val="000000" w:themeColor="text1"/>
        </w:rPr>
        <w:t xml:space="preserve"> an array of</w:t>
      </w:r>
      <w:r w:rsidR="00053818">
        <w:rPr>
          <w:rFonts w:cs="David"/>
          <w:color w:val="000000" w:themeColor="text1"/>
        </w:rPr>
        <w:t xml:space="preserve"> 355 PED values </w:t>
      </w:r>
      <w:r w:rsidR="00615F36">
        <w:rPr>
          <w:rFonts w:cs="David"/>
          <w:color w:val="000000" w:themeColor="text1"/>
        </w:rPr>
        <w:t>are</w:t>
      </w:r>
      <w:r w:rsidR="00200F9D">
        <w:rPr>
          <w:rFonts w:cs="David"/>
          <w:color w:val="000000" w:themeColor="text1"/>
        </w:rPr>
        <w:t xml:space="preserve"> calculated for each optional solution</w:t>
      </w:r>
      <w:r w:rsidR="00053818">
        <w:rPr>
          <w:rFonts w:cs="David"/>
          <w:color w:val="000000" w:themeColor="text1"/>
        </w:rPr>
        <w:t xml:space="preserve">. </w:t>
      </w:r>
      <w:r>
        <w:rPr>
          <w:rFonts w:cs="David"/>
          <w:color w:val="000000" w:themeColor="text1"/>
        </w:rPr>
        <w:t>O</w:t>
      </w:r>
      <w:r w:rsidRPr="00715A1D">
        <w:rPr>
          <w:rFonts w:cs="David"/>
          <w:color w:val="000000" w:themeColor="text1"/>
        </w:rPr>
        <w:t xml:space="preserve">ut of </w:t>
      </w:r>
      <w:r w:rsidR="00053818">
        <w:rPr>
          <w:rFonts w:cs="David"/>
          <w:color w:val="000000" w:themeColor="text1"/>
        </w:rPr>
        <w:t>355</w:t>
      </w:r>
      <w:r>
        <w:rPr>
          <w:rFonts w:cs="David"/>
          <w:color w:val="000000" w:themeColor="text1"/>
        </w:rPr>
        <w:t xml:space="preserve"> </w:t>
      </w:r>
      <w:r w:rsidR="00963137">
        <w:rPr>
          <w:rFonts w:cs="David"/>
          <w:color w:val="000000" w:themeColor="text1"/>
        </w:rPr>
        <w:t xml:space="preserve">PED </w:t>
      </w:r>
      <w:r w:rsidR="007E5046">
        <w:rPr>
          <w:rFonts w:cs="David"/>
          <w:color w:val="000000" w:themeColor="text1"/>
        </w:rPr>
        <w:t>values</w:t>
      </w:r>
      <w:r>
        <w:rPr>
          <w:rFonts w:cs="David"/>
          <w:color w:val="000000" w:themeColor="text1"/>
        </w:rPr>
        <w:t xml:space="preserve">, </w:t>
      </w:r>
      <w:ins w:id="164" w:author="Idit Balachsan" w:date="2019-09-03T08:48:00Z">
        <w:r w:rsidR="00087CC2">
          <w:rPr>
            <w:rFonts w:cs="David"/>
            <w:color w:val="000000" w:themeColor="text1"/>
          </w:rPr>
          <w:t xml:space="preserve">Number of </w:t>
        </w:r>
      </w:ins>
      <w:del w:id="165" w:author="Idit Balachsan" w:date="2019-09-03T08:47:00Z">
        <w:r w:rsidR="005E7141" w:rsidDel="0019337A">
          <w:rPr>
            <w:rFonts w:cs="David"/>
            <w:color w:val="000000" w:themeColor="text1"/>
          </w:rPr>
          <w:delText xml:space="preserve">Number of </w:delText>
        </w:r>
      </w:del>
      <w:r w:rsidRPr="00715A1D">
        <w:rPr>
          <w:rFonts w:cs="David"/>
          <w:color w:val="000000" w:themeColor="text1"/>
        </w:rPr>
        <w:t xml:space="preserve">10 </w:t>
      </w:r>
      <w:del w:id="166" w:author="Idit Balachsan" w:date="2019-09-03T08:46:00Z">
        <w:r w:rsidDel="0019337A">
          <w:rPr>
            <w:rFonts w:cs="David"/>
            <w:color w:val="000000" w:themeColor="text1"/>
          </w:rPr>
          <w:delText>C</w:delText>
        </w:r>
        <w:r w:rsidRPr="00715A1D" w:rsidDel="0019337A">
          <w:rPr>
            <w:rFonts w:cs="David"/>
            <w:color w:val="000000" w:themeColor="text1"/>
          </w:rPr>
          <w:delText xml:space="preserve">ategories of </w:delText>
        </w:r>
      </w:del>
      <w:r w:rsidRPr="00715A1D">
        <w:rPr>
          <w:rFonts w:cs="David"/>
          <w:color w:val="000000" w:themeColor="text1"/>
        </w:rPr>
        <w:t>Transformation Pair</w:t>
      </w:r>
      <w:bookmarkStart w:id="167" w:name="_GoBack"/>
      <w:bookmarkEnd w:id="167"/>
      <w:del w:id="168" w:author="Idit Balachsan" w:date="2019-09-03T08:50:00Z">
        <w:r w:rsidRPr="00715A1D" w:rsidDel="00AA3C0C">
          <w:rPr>
            <w:rFonts w:cs="David"/>
            <w:color w:val="000000" w:themeColor="text1"/>
          </w:rPr>
          <w:delText>s</w:delText>
        </w:r>
      </w:del>
      <w:r w:rsidRPr="00715A1D">
        <w:rPr>
          <w:rFonts w:cs="David"/>
          <w:color w:val="000000" w:themeColor="text1"/>
        </w:rPr>
        <w:t xml:space="preserve"> </w:t>
      </w:r>
      <w:ins w:id="169" w:author="Idit Balachsan" w:date="2019-09-03T08:47:00Z">
        <w:r w:rsidR="0019337A">
          <w:rPr>
            <w:rFonts w:cs="David"/>
            <w:color w:val="000000" w:themeColor="text1"/>
          </w:rPr>
          <w:t>C</w:t>
        </w:r>
        <w:r w:rsidR="0019337A" w:rsidRPr="00715A1D">
          <w:rPr>
            <w:rFonts w:cs="David"/>
            <w:color w:val="000000" w:themeColor="text1"/>
          </w:rPr>
          <w:t>ategories</w:t>
        </w:r>
        <w:r w:rsidR="0019337A" w:rsidRPr="00715A1D">
          <w:rPr>
            <w:rFonts w:cs="David"/>
            <w:color w:val="000000" w:themeColor="text1"/>
          </w:rPr>
          <w:t xml:space="preserve"> </w:t>
        </w:r>
      </w:ins>
      <w:r w:rsidRPr="00715A1D">
        <w:rPr>
          <w:rFonts w:cs="David"/>
          <w:color w:val="000000" w:themeColor="text1"/>
        </w:rPr>
        <w:t>(</w:t>
      </w:r>
      <w:ins w:id="170" w:author="Idit Balachsan" w:date="2019-09-03T08:48:00Z">
        <w:r w:rsidR="00BA3C47">
          <w:rPr>
            <w:rFonts w:cs="David"/>
            <w:color w:val="000000" w:themeColor="text1"/>
          </w:rPr>
          <w:t>N</w:t>
        </w:r>
      </w:ins>
      <w:del w:id="171" w:author="Idit Balachsan" w:date="2019-09-03T08:47:00Z">
        <w:r w:rsidR="005E7141" w:rsidDel="0019337A">
          <w:rPr>
            <w:rFonts w:cs="David"/>
            <w:color w:val="000000" w:themeColor="text1"/>
          </w:rPr>
          <w:delText>N</w:delText>
        </w:r>
        <w:r w:rsidDel="0019337A">
          <w:rPr>
            <w:rFonts w:cs="David"/>
            <w:color w:val="000000" w:themeColor="text1"/>
          </w:rPr>
          <w:delText>C</w:delText>
        </w:r>
      </w:del>
      <w:r w:rsidRPr="00715A1D">
        <w:rPr>
          <w:rFonts w:cs="David"/>
          <w:color w:val="000000" w:themeColor="text1"/>
        </w:rPr>
        <w:t>TP</w:t>
      </w:r>
      <w:ins w:id="172" w:author="Idit Balachsan" w:date="2019-09-03T08:47:00Z">
        <w:r w:rsidR="0019337A">
          <w:rPr>
            <w:rFonts w:cs="David"/>
            <w:color w:val="000000" w:themeColor="text1"/>
          </w:rPr>
          <w:t>C</w:t>
        </w:r>
      </w:ins>
      <w:r w:rsidRPr="00715A1D">
        <w:rPr>
          <w:rFonts w:cs="David"/>
          <w:color w:val="000000" w:themeColor="text1"/>
        </w:rPr>
        <w:t>) between same number of sources exist (1</w:t>
      </w:r>
      <w:r>
        <w:rPr>
          <w:rFonts w:cs="David"/>
          <w:color w:val="000000" w:themeColor="text1"/>
        </w:rPr>
        <w:t>&lt;</w:t>
      </w:r>
      <w:r w:rsidRPr="00715A1D">
        <w:rPr>
          <w:rFonts w:cs="David"/>
          <w:color w:val="000000" w:themeColor="text1"/>
        </w:rPr>
        <w:t>-</w:t>
      </w:r>
      <w:r>
        <w:rPr>
          <w:rFonts w:cs="David"/>
          <w:color w:val="000000" w:themeColor="text1"/>
        </w:rPr>
        <w:t>&gt;</w:t>
      </w:r>
      <w:r w:rsidRPr="00715A1D">
        <w:rPr>
          <w:rFonts w:cs="David"/>
          <w:color w:val="000000" w:themeColor="text1"/>
        </w:rPr>
        <w:t>2 ,</w:t>
      </w:r>
      <w:r>
        <w:rPr>
          <w:rFonts w:cs="David"/>
          <w:color w:val="000000" w:themeColor="text1"/>
        </w:rPr>
        <w:t>1&lt;</w:t>
      </w:r>
      <w:r w:rsidRPr="00715A1D">
        <w:rPr>
          <w:rFonts w:cs="David"/>
          <w:color w:val="000000" w:themeColor="text1"/>
        </w:rPr>
        <w:t>-</w:t>
      </w:r>
      <w:r>
        <w:rPr>
          <w:rFonts w:cs="David"/>
          <w:color w:val="000000" w:themeColor="text1"/>
        </w:rPr>
        <w:t>&gt;</w:t>
      </w:r>
      <w:r w:rsidRPr="00715A1D">
        <w:rPr>
          <w:rFonts w:cs="David"/>
          <w:color w:val="000000" w:themeColor="text1"/>
        </w:rPr>
        <w:t>3,</w:t>
      </w:r>
      <w:bookmarkStart w:id="173" w:name="OLE_LINK46"/>
      <w:bookmarkStart w:id="174" w:name="OLE_LINK47"/>
      <w:r>
        <w:rPr>
          <w:rFonts w:cs="David"/>
          <w:color w:val="000000" w:themeColor="text1"/>
        </w:rPr>
        <w:t xml:space="preserve"> etc.</w:t>
      </w:r>
      <w:bookmarkEnd w:id="173"/>
      <w:bookmarkEnd w:id="174"/>
      <w:r w:rsidRPr="00715A1D">
        <w:rPr>
          <w:rFonts w:cs="David"/>
          <w:color w:val="000000" w:themeColor="text1"/>
        </w:rPr>
        <w:t>).</w:t>
      </w:r>
    </w:p>
    <w:p w14:paraId="2DB33576" w14:textId="77777777" w:rsidR="00FA54A3" w:rsidRDefault="00FA54A3" w:rsidP="00FA54A3">
      <w:pPr>
        <w:pStyle w:val="ListParagraph"/>
        <w:rPr>
          <w:rFonts w:cs="David"/>
          <w:color w:val="000000" w:themeColor="text1"/>
        </w:rPr>
      </w:pPr>
    </w:p>
    <w:p w14:paraId="583E97E8" w14:textId="4484FAFA" w:rsidR="00862B95" w:rsidRPr="00FA54A3" w:rsidRDefault="0003214C" w:rsidP="00FA54A3">
      <w:pPr>
        <w:pStyle w:val="ListParagraph"/>
        <w:numPr>
          <w:ilvl w:val="0"/>
          <w:numId w:val="29"/>
        </w:numPr>
        <w:rPr>
          <w:rFonts w:cs="David"/>
        </w:rPr>
      </w:pPr>
      <w:r w:rsidRPr="00FA54A3">
        <w:rPr>
          <w:rFonts w:cs="David"/>
          <w:iCs/>
        </w:rPr>
        <w:t xml:space="preserve">Taking the </w:t>
      </w:r>
      <w:r w:rsidR="00B46373" w:rsidRPr="00FA54A3">
        <w:rPr>
          <w:rFonts w:cs="David"/>
          <w:iCs/>
        </w:rPr>
        <w:t>x</w:t>
      </w:r>
      <w:r w:rsidRPr="00FA54A3">
        <w:rPr>
          <w:rFonts w:cs="David"/>
          <w:iCs/>
          <w:vertAlign w:val="superscript"/>
        </w:rPr>
        <w:t>th</w:t>
      </w:r>
      <w:r w:rsidRPr="00FA54A3">
        <w:rPr>
          <w:rFonts w:cs="David"/>
          <w:iCs/>
        </w:rPr>
        <w:t xml:space="preserve"> percentile PED value, </w:t>
      </w:r>
      <w:r w:rsidRPr="00FA54A3">
        <w:rPr>
          <w:rFonts w:cs="David" w:hint="cs"/>
          <w:color w:val="000000" w:themeColor="text1"/>
        </w:rPr>
        <w:t>considering all possible combinations</w:t>
      </w:r>
      <w:r w:rsidR="00C70461">
        <w:rPr>
          <w:rFonts w:cs="David"/>
          <w:color w:val="000000" w:themeColor="text1"/>
        </w:rPr>
        <w:t>:</w:t>
      </w:r>
    </w:p>
    <w:p w14:paraId="1E501C89" w14:textId="026368D3" w:rsidR="008C41EA" w:rsidRDefault="008C41EA" w:rsidP="00E87BA7">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1946FDBD" w:rsidR="008C41EA" w:rsidRPr="00B968DA" w:rsidRDefault="00CF7CC9" w:rsidP="00E87BA7">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w:bookmarkStart w:id="175" w:name="OLE_LINK36"/>
                    <w:bookmarkStart w:id="176" w:name="OLE_LINK37"/>
                    <m:r>
                      <m:rPr>
                        <m:sty m:val="p"/>
                      </m:rPr>
                      <w:rPr>
                        <w:rFonts w:ascii="Cambria Math" w:hAnsi="Cambria Math" w:cs="David"/>
                      </w:rPr>
                      <m:t>percentile_</m:t>
                    </m:r>
                    <m:r>
                      <m:rPr>
                        <m:sty m:val="p"/>
                      </m:rPr>
                      <w:rPr>
                        <w:rFonts w:ascii="Cambria Math" w:hAnsi="Cambria Math" w:cs="David" w:hint="cs"/>
                      </w:rPr>
                      <m:t>PED</m:t>
                    </m:r>
                    <w:bookmarkEnd w:id="175"/>
                    <w:bookmarkEnd w:id="176"/>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43139525" w:rsidR="008C41EA" w:rsidRPr="00A10451" w:rsidRDefault="008C41EA" w:rsidP="00E87BA7">
            <w:pPr>
              <w:ind w:right="-2"/>
              <w:jc w:val="center"/>
              <w:rPr>
                <w:rFonts w:cs="David"/>
                <w:color w:val="000000"/>
              </w:rPr>
            </w:pPr>
            <w:r w:rsidRPr="00A10451">
              <w:rPr>
                <w:rFonts w:cs="David" w:hint="cs"/>
                <w:color w:val="000000"/>
              </w:rPr>
              <w:t>(</w:t>
            </w:r>
            <w:bookmarkStart w:id="177"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87E2C">
              <w:rPr>
                <w:rFonts w:cs="David"/>
                <w:noProof/>
                <w:color w:val="000000"/>
              </w:rPr>
              <w:t>8</w:t>
            </w:r>
            <w:r w:rsidRPr="00A10451">
              <w:rPr>
                <w:rFonts w:cs="David" w:hint="cs"/>
                <w:color w:val="000000"/>
              </w:rPr>
              <w:fldChar w:fldCharType="end"/>
            </w:r>
            <w:bookmarkEnd w:id="177"/>
            <w:r w:rsidRPr="00A10451">
              <w:rPr>
                <w:rFonts w:cs="David" w:hint="cs"/>
                <w:color w:val="000000"/>
              </w:rPr>
              <w:t>)</w:t>
            </w:r>
          </w:p>
        </w:tc>
      </w:tr>
    </w:tbl>
    <w:p w14:paraId="3AB90AD8" w14:textId="77777777" w:rsidR="008C41EA" w:rsidRPr="00862B95" w:rsidRDefault="008C41EA" w:rsidP="00E87BA7">
      <w:pPr>
        <w:pStyle w:val="ListParagraph"/>
        <w:rPr>
          <w:rFonts w:cs="David"/>
        </w:rPr>
      </w:pPr>
    </w:p>
    <w:p w14:paraId="0BE794DC" w14:textId="2B79A43F" w:rsidR="005B1DC2" w:rsidRPr="007E51DC" w:rsidRDefault="00014ADE" w:rsidP="00FA54A3">
      <w:pPr>
        <w:pStyle w:val="ListParagraph"/>
        <w:numPr>
          <w:ilvl w:val="0"/>
          <w:numId w:val="29"/>
        </w:numPr>
        <w:rPr>
          <w:rFonts w:cs="David"/>
        </w:rPr>
      </w:pPr>
      <w:r>
        <w:rPr>
          <w:rFonts w:cs="David"/>
        </w:rPr>
        <w:t>Splitting</w:t>
      </w:r>
      <w:r w:rsidR="00A16988">
        <w:rPr>
          <w:rFonts w:cs="David"/>
        </w:rPr>
        <w:t xml:space="preserve"> the </w:t>
      </w:r>
      <w:r w:rsidR="00966E6D">
        <w:rPr>
          <w:rFonts w:cs="David"/>
        </w:rPr>
        <w:t xml:space="preserve">second </w:t>
      </w:r>
      <w:r w:rsidR="00A16988">
        <w:rPr>
          <w:rFonts w:cs="David"/>
        </w:rPr>
        <w:t>objective to two</w:t>
      </w:r>
      <w:r w:rsidR="0083418E">
        <w:rPr>
          <w:rFonts w:cs="David"/>
        </w:rPr>
        <w:t xml:space="preserve"> or more</w:t>
      </w:r>
      <w:r w:rsidR="00A16988">
        <w:rPr>
          <w:rFonts w:cs="David"/>
        </w:rPr>
        <w:t xml:space="preserve"> </w:t>
      </w:r>
      <w:r w:rsidR="00966E6D">
        <w:rPr>
          <w:rFonts w:cs="David"/>
        </w:rPr>
        <w:t xml:space="preserve">objectives, </w:t>
      </w:r>
      <w:r w:rsidR="0083418E">
        <w:rPr>
          <w:rFonts w:cs="David"/>
        </w:rPr>
        <w:t>whe</w:t>
      </w:r>
      <w:r w:rsidR="0021682C">
        <w:rPr>
          <w:rFonts w:cs="David"/>
        </w:rPr>
        <w:t>re</w:t>
      </w:r>
      <w:r w:rsidR="0083418E">
        <w:rPr>
          <w:rFonts w:cs="David"/>
        </w:rPr>
        <w:t xml:space="preserve"> </w:t>
      </w:r>
      <w:r w:rsidR="0083418E">
        <w:rPr>
          <w:rFonts w:cs="David"/>
          <w:color w:val="000000" w:themeColor="text1"/>
        </w:rPr>
        <w:t xml:space="preserve">each </w:t>
      </w:r>
      <w:r w:rsidR="00966E6D" w:rsidRPr="007224B5">
        <w:rPr>
          <w:rFonts w:cs="David" w:hint="cs"/>
          <w:color w:val="000000" w:themeColor="text1"/>
        </w:rPr>
        <w:t xml:space="preserve">considers PED values obtained during </w:t>
      </w:r>
      <w:r w:rsidR="0083418E">
        <w:rPr>
          <w:rFonts w:cs="David"/>
          <w:color w:val="000000" w:themeColor="text1"/>
        </w:rPr>
        <w:t>different</w:t>
      </w:r>
      <w:r w:rsidR="00966E6D" w:rsidRPr="007224B5">
        <w:rPr>
          <w:rFonts w:cs="David" w:hint="cs"/>
          <w:color w:val="000000" w:themeColor="text1"/>
        </w:rPr>
        <w:t xml:space="preserve"> hours </w:t>
      </w:r>
      <w:r w:rsidR="0083418E">
        <w:rPr>
          <w:rFonts w:cs="David"/>
          <w:color w:val="000000" w:themeColor="text1"/>
        </w:rPr>
        <w:t>of the 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w:t>
      </w:r>
      <w:r w:rsidR="0021682C">
        <w:rPr>
          <w:rFonts w:cs="David"/>
          <w:color w:val="000000" w:themeColor="text1"/>
        </w:rPr>
        <w:t xml:space="preserve"> for example</w:t>
      </w:r>
      <w:r w:rsidR="002B24A3">
        <w:rPr>
          <w:rFonts w:cs="David"/>
          <w:color w:val="000000" w:themeColor="text1"/>
        </w:rPr>
        <w:t xml:space="preserv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E87BA7">
      <w:pPr>
        <w:rPr>
          <w:rFonts w:cs="David"/>
          <w:color w:val="000000" w:themeColor="text1"/>
        </w:rPr>
      </w:pPr>
    </w:p>
    <w:p w14:paraId="62965CFB" w14:textId="49269485" w:rsidR="003E5EBB" w:rsidRPr="007224B5" w:rsidRDefault="0012435A" w:rsidP="00E87BA7">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E87BA7">
      <w:pPr>
        <w:ind w:right="-2"/>
        <w:rPr>
          <w:rFonts w:cs="David"/>
          <w:b/>
          <w:bCs/>
        </w:rPr>
      </w:pPr>
    </w:p>
    <w:p w14:paraId="0B281DDE" w14:textId="6488E4EF" w:rsidR="000E49AE" w:rsidRPr="00A10451" w:rsidRDefault="009569AC" w:rsidP="00E87BA7">
      <w:pPr>
        <w:pStyle w:val="Heading3"/>
      </w:pPr>
      <w:bookmarkStart w:id="178" w:name="_Toc15392601"/>
      <w:r>
        <w:t>O</w:t>
      </w:r>
      <w:r w:rsidR="00B7088F" w:rsidRPr="00A10451">
        <w:rPr>
          <w:rFonts w:hint="cs"/>
        </w:rPr>
        <w:t>ptimization</w:t>
      </w:r>
      <w:r>
        <w:t xml:space="preserve"> </w:t>
      </w:r>
      <w:r w:rsidR="009B5868">
        <w:t>procedure</w:t>
      </w:r>
      <w:bookmarkEnd w:id="178"/>
    </w:p>
    <w:p w14:paraId="5A375947" w14:textId="2965BE33" w:rsidR="00CA1E64" w:rsidRDefault="009E7B21" w:rsidP="00E87BA7">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21682C">
        <w:rPr>
          <w:rFonts w:cs="David"/>
          <w:color w:val="000000" w:themeColor="text1"/>
        </w:rPr>
        <w:fldChar w:fldCharType="begin"/>
      </w:r>
      <w:r w:rsidR="0021682C">
        <w:rPr>
          <w:rFonts w:cs="David"/>
          <w:color w:val="000000" w:themeColor="text1"/>
        </w:rPr>
        <w:instrText xml:space="preserve"> </w:instrText>
      </w:r>
      <w:r w:rsidR="0021682C">
        <w:rPr>
          <w:rFonts w:cs="David" w:hint="cs"/>
          <w:color w:val="000000" w:themeColor="text1"/>
        </w:rPr>
        <w:instrText>REF _Ref14950430 \r \h</w:instrText>
      </w:r>
      <w:r w:rsidR="0021682C">
        <w:rPr>
          <w:rFonts w:cs="David"/>
          <w:color w:val="000000" w:themeColor="text1"/>
        </w:rPr>
        <w:instrText xml:space="preserve">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5.1.3</w:t>
      </w:r>
      <w:r w:rsidR="0021682C">
        <w:rPr>
          <w:rFonts w:cs="David"/>
          <w:color w:val="000000" w:themeColor="text1"/>
        </w:rPr>
        <w:fldChar w:fldCharType="end"/>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E87BA7">
        <w:rPr>
          <w:rFonts w:cs="David"/>
          <w:color w:val="000000" w:themeColor="text1"/>
        </w:rPr>
        <w:instrText xml:space="preserve"> \* MERGEFORMAT </w:instrText>
      </w:r>
      <w:r w:rsidR="0048278C">
        <w:rPr>
          <w:rFonts w:cs="David"/>
          <w:color w:val="000000" w:themeColor="text1"/>
        </w:rPr>
      </w:r>
      <w:r w:rsidR="0048278C">
        <w:rPr>
          <w:rFonts w:cs="David"/>
          <w:color w:val="000000" w:themeColor="text1"/>
        </w:rPr>
        <w:fldChar w:fldCharType="separate"/>
      </w:r>
      <w:r w:rsidR="00587E2C">
        <w:rPr>
          <w:rFonts w:cs="David"/>
          <w:noProof/>
          <w:color w:val="000000"/>
        </w:rPr>
        <w:t>5</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E87BA7">
      <w:pPr>
        <w:ind w:right="-2"/>
        <w:rPr>
          <w:rFonts w:cs="David"/>
          <w:color w:val="000000" w:themeColor="text1"/>
          <w:rtl/>
        </w:rPr>
      </w:pPr>
    </w:p>
    <w:p w14:paraId="75A577AE" w14:textId="2A86C47B" w:rsidR="00F85619" w:rsidRDefault="00DE582F" w:rsidP="00E87BA7">
      <w:pPr>
        <w:pStyle w:val="Heading2"/>
      </w:pPr>
      <w:bookmarkStart w:id="179" w:name="_Toc15392602"/>
      <w:r>
        <w:t>Research plan</w:t>
      </w:r>
      <w:bookmarkEnd w:id="179"/>
    </w:p>
    <w:p w14:paraId="4EB8D038" w14:textId="77777777" w:rsidR="008C46A8" w:rsidRDefault="00CB5A8C" w:rsidP="00E87BA7">
      <w:pPr>
        <w:ind w:right="-2"/>
        <w:rPr>
          <w:rFonts w:cs="David"/>
          <w:color w:val="000000"/>
        </w:rPr>
      </w:pPr>
      <w:r w:rsidRPr="001C0251">
        <w:rPr>
          <w:rFonts w:cs="David"/>
          <w:color w:val="000000"/>
        </w:rPr>
        <w:t xml:space="preserve">The research will include three main stages: </w:t>
      </w:r>
      <w:bookmarkStart w:id="180" w:name="OLE_LINK168"/>
      <w:bookmarkStart w:id="181" w:name="OLE_LINK169"/>
    </w:p>
    <w:p w14:paraId="174D2D81" w14:textId="538138F7" w:rsidR="008C46A8"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6E39">
        <w:rPr>
          <w:rFonts w:cs="David" w:hint="cs"/>
          <w:color w:val="000000" w:themeColor="text1"/>
        </w:rPr>
        <w:t xml:space="preserve">that computes </w:t>
      </w:r>
      <w:r w:rsidR="00607214" w:rsidRPr="00726E39">
        <w:rPr>
          <w:rFonts w:cs="David"/>
          <w:color w:val="000000" w:themeColor="text1"/>
        </w:rPr>
        <w:t>the tradeoff between sensor array effectivity, i.e. PED and cost</w:t>
      </w:r>
      <w:r w:rsidR="005447D4" w:rsidRPr="00726E39">
        <w:rPr>
          <w:rFonts w:cs="David"/>
        </w:rPr>
        <w:t>.</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590519C6" w:rsidR="0077420D" w:rsidRPr="006F5A67" w:rsidRDefault="00C12880" w:rsidP="00E87BA7">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w:t>
      </w:r>
      <w:r w:rsidR="0077420D" w:rsidRPr="00726E39">
        <w:rPr>
          <w:rFonts w:cs="David"/>
          <w:color w:val="000000" w:themeColor="text1"/>
        </w:rPr>
        <w:t>changing weather conditions</w:t>
      </w:r>
      <w:r w:rsidR="0077420D" w:rsidRPr="006F5A67">
        <w:rPr>
          <w:rFonts w:cs="David"/>
          <w:color w:val="000000" w:themeColor="text1"/>
        </w:rPr>
        <w:t xml:space="preserve">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E87BA7">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48353F">
        <w:rPr>
          <w:rFonts w:cs="David"/>
          <w:color w:val="000000" w:themeColor="text1"/>
        </w:rPr>
        <w:t>weather conditions</w:t>
      </w:r>
      <w:r w:rsidR="00622F5B" w:rsidRPr="008970A9">
        <w:rPr>
          <w:rFonts w:cs="David"/>
          <w:color w:val="000000" w:themeColor="text1"/>
        </w:rPr>
        <w:t xml:space="preserve"> will be considered, so it is most probable that future deployments require minimum </w:t>
      </w:r>
      <w:r w:rsidR="00622F5B">
        <w:t>transfer efforts</w:t>
      </w:r>
      <w:r w:rsidR="00622F5B" w:rsidRPr="008970A9">
        <w:rPr>
          <w:rFonts w:cs="David"/>
          <w:color w:val="000000" w:themeColor="text1"/>
        </w:rPr>
        <w:t>.</w:t>
      </w:r>
    </w:p>
    <w:bookmarkEnd w:id="180"/>
    <w:bookmarkEnd w:id="181"/>
    <w:p w14:paraId="6506537A" w14:textId="77777777" w:rsidR="009965BE" w:rsidRDefault="009965BE" w:rsidP="00E87BA7">
      <w:pPr>
        <w:ind w:right="-2"/>
        <w:rPr>
          <w:rFonts w:cs="David"/>
          <w:color w:val="000000"/>
        </w:rPr>
      </w:pPr>
    </w:p>
    <w:p w14:paraId="4F0B861C" w14:textId="526DCAAC" w:rsidR="00CE4657" w:rsidRDefault="00CE4657" w:rsidP="00E87BA7">
      <w:pPr>
        <w:ind w:right="-2"/>
        <w:rPr>
          <w:rFonts w:cs="David"/>
          <w:color w:val="000000"/>
        </w:rPr>
      </w:pPr>
      <w:bookmarkStart w:id="182" w:name="OLE_LINK174"/>
      <w:bookmarkStart w:id="183"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w:t>
      </w:r>
      <w:r w:rsidR="0048353F">
        <w:rPr>
          <w:rFonts w:cs="David"/>
          <w:color w:val="000000"/>
        </w:rPr>
        <w:t xml:space="preserve">and third </w:t>
      </w:r>
      <w:r w:rsidR="00CA5CE7">
        <w:rPr>
          <w:rFonts w:cs="David"/>
          <w:color w:val="000000"/>
        </w:rPr>
        <w:t>stage</w:t>
      </w:r>
      <w:r w:rsidR="0048353F">
        <w:rPr>
          <w:rFonts w:cs="David"/>
          <w:color w:val="000000"/>
        </w:rPr>
        <w:t>s</w:t>
      </w:r>
      <w:r w:rsidR="00CA5CE7">
        <w:rPr>
          <w:rFonts w:cs="David"/>
          <w:color w:val="000000"/>
        </w:rPr>
        <w:t xml:space="preserve">, a </w:t>
      </w:r>
      <w:r w:rsidR="00806C81">
        <w:rPr>
          <w:rFonts w:cs="David"/>
          <w:color w:val="000000"/>
        </w:rPr>
        <w:t xml:space="preserve">case </w:t>
      </w:r>
      <w:r w:rsidR="00806C81" w:rsidRPr="0048353F">
        <w:rPr>
          <w:rFonts w:cs="David"/>
          <w:color w:val="000000"/>
        </w:rPr>
        <w:t xml:space="preserve">of sudden </w:t>
      </w:r>
      <w:r w:rsidR="00CA5CE7" w:rsidRPr="0048353F">
        <w:rPr>
          <w:rFonts w:cs="David"/>
          <w:color w:val="000000"/>
        </w:rPr>
        <w:t>change</w:t>
      </w:r>
      <w:r w:rsidR="003D5119" w:rsidRPr="0048353F">
        <w:rPr>
          <w:rFonts w:cs="David"/>
          <w:color w:val="000000"/>
        </w:rPr>
        <w:t>s</w:t>
      </w:r>
      <w:r w:rsidR="00CA5CE7" w:rsidRPr="0048353F">
        <w:rPr>
          <w:rFonts w:cs="David"/>
          <w:color w:val="000000"/>
        </w:rPr>
        <w:t xml:space="preserve"> in number of sources</w:t>
      </w:r>
      <w:r w:rsidR="00CA5CE7">
        <w:rPr>
          <w:rFonts w:cs="David"/>
          <w:color w:val="000000"/>
        </w:rPr>
        <w:t xml:space="preserve"> </w:t>
      </w:r>
      <w:r w:rsidR="0048353F">
        <w:rPr>
          <w:rFonts w:cs="David"/>
          <w:color w:val="000000"/>
        </w:rPr>
        <w:t xml:space="preserve">or emission patterns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182"/>
    <w:bookmarkEnd w:id="183"/>
    <w:p w14:paraId="0AC6AC12" w14:textId="49352FA4" w:rsidR="00C36033" w:rsidRDefault="00C36033" w:rsidP="00E87BA7">
      <w:pPr>
        <w:ind w:right="-2"/>
        <w:rPr>
          <w:rFonts w:cs="David"/>
          <w:b/>
          <w:bCs/>
          <w:sz w:val="28"/>
          <w:szCs w:val="28"/>
        </w:rPr>
      </w:pPr>
    </w:p>
    <w:p w14:paraId="18717D46" w14:textId="54DF9FF9" w:rsidR="00125AB7" w:rsidRDefault="00125AB7" w:rsidP="00E87BA7">
      <w:pPr>
        <w:ind w:right="-2"/>
        <w:rPr>
          <w:rFonts w:cs="David"/>
          <w:b/>
          <w:bCs/>
          <w:sz w:val="28"/>
          <w:szCs w:val="28"/>
        </w:rPr>
      </w:pPr>
    </w:p>
    <w:p w14:paraId="2209007B" w14:textId="6BB171FE" w:rsidR="00125AB7" w:rsidRDefault="00125AB7" w:rsidP="00E87BA7">
      <w:pPr>
        <w:ind w:right="-2"/>
        <w:rPr>
          <w:rFonts w:cs="David"/>
          <w:b/>
          <w:bCs/>
          <w:sz w:val="28"/>
          <w:szCs w:val="28"/>
        </w:rPr>
      </w:pPr>
    </w:p>
    <w:p w14:paraId="116EFC36" w14:textId="35D96ED9" w:rsidR="00125AB7" w:rsidRDefault="00125AB7" w:rsidP="00E87BA7">
      <w:pPr>
        <w:ind w:right="-2"/>
        <w:rPr>
          <w:rFonts w:cs="David"/>
          <w:b/>
          <w:bCs/>
          <w:sz w:val="28"/>
          <w:szCs w:val="28"/>
        </w:rPr>
      </w:pPr>
    </w:p>
    <w:p w14:paraId="717E3DAA" w14:textId="250DF495" w:rsidR="00125AB7" w:rsidRDefault="00125AB7" w:rsidP="00E87BA7">
      <w:pPr>
        <w:ind w:right="-2"/>
        <w:rPr>
          <w:rFonts w:cs="David"/>
          <w:b/>
          <w:bCs/>
          <w:sz w:val="28"/>
          <w:szCs w:val="28"/>
        </w:rPr>
      </w:pPr>
    </w:p>
    <w:p w14:paraId="236CC6BB" w14:textId="6B40953E" w:rsidR="00125AB7" w:rsidRDefault="00125AB7" w:rsidP="00E87BA7">
      <w:pPr>
        <w:ind w:right="-2"/>
        <w:rPr>
          <w:rFonts w:cs="David"/>
          <w:b/>
          <w:bCs/>
          <w:sz w:val="28"/>
          <w:szCs w:val="28"/>
        </w:rPr>
      </w:pPr>
    </w:p>
    <w:p w14:paraId="27AA67E8" w14:textId="1AC4ABE5" w:rsidR="00125AB7" w:rsidRDefault="00125AB7" w:rsidP="00E87BA7">
      <w:pPr>
        <w:ind w:right="-2"/>
        <w:rPr>
          <w:rFonts w:cs="David"/>
          <w:b/>
          <w:bCs/>
          <w:sz w:val="28"/>
          <w:szCs w:val="28"/>
        </w:rPr>
      </w:pPr>
    </w:p>
    <w:p w14:paraId="06032FBC" w14:textId="6509F695" w:rsidR="00125AB7" w:rsidRDefault="00125AB7" w:rsidP="00E87BA7">
      <w:pPr>
        <w:ind w:right="-2"/>
        <w:rPr>
          <w:rFonts w:cs="David"/>
          <w:b/>
          <w:bCs/>
          <w:sz w:val="28"/>
          <w:szCs w:val="28"/>
        </w:rPr>
      </w:pPr>
    </w:p>
    <w:p w14:paraId="4A45ACB6" w14:textId="3D8FA034" w:rsidR="00125AB7" w:rsidRDefault="00125AB7" w:rsidP="00E87BA7">
      <w:pPr>
        <w:ind w:right="-2"/>
        <w:rPr>
          <w:rFonts w:cs="David"/>
          <w:b/>
          <w:bCs/>
          <w:sz w:val="28"/>
          <w:szCs w:val="28"/>
        </w:rPr>
      </w:pPr>
    </w:p>
    <w:p w14:paraId="4A01C029" w14:textId="094B0B52" w:rsidR="00125AB7" w:rsidRDefault="00125AB7" w:rsidP="00E87BA7">
      <w:pPr>
        <w:ind w:right="-2"/>
        <w:rPr>
          <w:rFonts w:cs="David"/>
          <w:b/>
          <w:bCs/>
          <w:sz w:val="28"/>
          <w:szCs w:val="28"/>
        </w:rPr>
      </w:pPr>
    </w:p>
    <w:p w14:paraId="1EFE051C" w14:textId="42553868" w:rsidR="00125AB7" w:rsidRDefault="00125AB7" w:rsidP="00E87BA7">
      <w:pPr>
        <w:ind w:right="-2"/>
        <w:rPr>
          <w:rFonts w:cs="David"/>
          <w:b/>
          <w:bCs/>
          <w:sz w:val="28"/>
          <w:szCs w:val="28"/>
        </w:rPr>
      </w:pPr>
    </w:p>
    <w:p w14:paraId="5A61CD77" w14:textId="7B57C998" w:rsidR="005D61F8" w:rsidRDefault="005D61F8" w:rsidP="00E87BA7">
      <w:pPr>
        <w:ind w:right="-2"/>
        <w:rPr>
          <w:rFonts w:cs="David"/>
          <w:b/>
          <w:bCs/>
          <w:sz w:val="28"/>
          <w:szCs w:val="28"/>
        </w:rPr>
      </w:pPr>
    </w:p>
    <w:p w14:paraId="71DDBF28" w14:textId="7906D978" w:rsidR="005D61F8" w:rsidRDefault="005D61F8" w:rsidP="00E87BA7">
      <w:pPr>
        <w:ind w:right="-2"/>
        <w:rPr>
          <w:rFonts w:cs="David"/>
          <w:b/>
          <w:bCs/>
          <w:sz w:val="28"/>
          <w:szCs w:val="28"/>
        </w:rPr>
      </w:pPr>
    </w:p>
    <w:p w14:paraId="16D1C8DB" w14:textId="6C36E3FB" w:rsidR="005D61F8" w:rsidRDefault="005D61F8" w:rsidP="00E87BA7">
      <w:pPr>
        <w:ind w:right="-2"/>
        <w:rPr>
          <w:rFonts w:cs="David"/>
          <w:b/>
          <w:bCs/>
          <w:sz w:val="28"/>
          <w:szCs w:val="28"/>
        </w:rPr>
      </w:pPr>
    </w:p>
    <w:p w14:paraId="10D4FC56" w14:textId="4DB93C3A" w:rsidR="005D61F8" w:rsidRDefault="005D61F8" w:rsidP="00E87BA7">
      <w:pPr>
        <w:ind w:right="-2"/>
        <w:rPr>
          <w:rFonts w:cs="David"/>
          <w:b/>
          <w:bCs/>
          <w:sz w:val="28"/>
          <w:szCs w:val="28"/>
        </w:rPr>
      </w:pPr>
    </w:p>
    <w:p w14:paraId="56485B7B" w14:textId="60B71285" w:rsidR="005D61F8" w:rsidRDefault="005D61F8" w:rsidP="00E87BA7">
      <w:pPr>
        <w:ind w:right="-2"/>
        <w:rPr>
          <w:rFonts w:cs="David"/>
          <w:b/>
          <w:bCs/>
          <w:sz w:val="28"/>
          <w:szCs w:val="28"/>
        </w:rPr>
      </w:pPr>
    </w:p>
    <w:p w14:paraId="6A4E536D" w14:textId="0322A580" w:rsidR="005D61F8" w:rsidRDefault="005D61F8" w:rsidP="00E87BA7">
      <w:pPr>
        <w:ind w:right="-2"/>
        <w:rPr>
          <w:rFonts w:cs="David"/>
          <w:b/>
          <w:bCs/>
          <w:sz w:val="28"/>
          <w:szCs w:val="28"/>
        </w:rPr>
      </w:pPr>
    </w:p>
    <w:p w14:paraId="6333D5F9" w14:textId="6670AAE3" w:rsidR="00965BBC" w:rsidRDefault="00965BBC" w:rsidP="00E87BA7">
      <w:pPr>
        <w:ind w:right="-2"/>
        <w:rPr>
          <w:rFonts w:cs="David"/>
          <w:b/>
          <w:bCs/>
          <w:sz w:val="28"/>
          <w:szCs w:val="28"/>
        </w:rPr>
      </w:pPr>
    </w:p>
    <w:p w14:paraId="0B58C600" w14:textId="77777777" w:rsidR="00965BBC" w:rsidRDefault="00965BBC" w:rsidP="00E87BA7">
      <w:pPr>
        <w:ind w:right="-2"/>
        <w:rPr>
          <w:rFonts w:cs="David"/>
          <w:b/>
          <w:bCs/>
          <w:sz w:val="28"/>
          <w:szCs w:val="28"/>
        </w:rPr>
      </w:pPr>
    </w:p>
    <w:p w14:paraId="52F7DC2F" w14:textId="77777777" w:rsidR="005D61F8" w:rsidRPr="003867E3" w:rsidRDefault="005D61F8" w:rsidP="00E87BA7">
      <w:pPr>
        <w:ind w:right="-2"/>
        <w:rPr>
          <w:rFonts w:cs="David"/>
          <w:b/>
          <w:bCs/>
          <w:i/>
          <w:iCs/>
          <w:sz w:val="28"/>
          <w:szCs w:val="28"/>
        </w:rPr>
      </w:pPr>
    </w:p>
    <w:p w14:paraId="5CCC832F" w14:textId="5DE156BF" w:rsidR="006D2082" w:rsidRPr="00710BC2" w:rsidRDefault="00132890" w:rsidP="0089641E">
      <w:pPr>
        <w:pStyle w:val="Heading1"/>
        <w:rPr>
          <w:color w:val="FF0000"/>
        </w:rPr>
      </w:pPr>
      <w:bookmarkStart w:id="184" w:name="_Toc15392603"/>
      <w:r>
        <w:lastRenderedPageBreak/>
        <w:t>Preliminary</w:t>
      </w:r>
      <w:r w:rsidRPr="00710BC2">
        <w:rPr>
          <w:rFonts w:hint="cs"/>
        </w:rPr>
        <w:t xml:space="preserve"> </w:t>
      </w:r>
      <w:r w:rsidR="005058CB" w:rsidRPr="00710BC2">
        <w:rPr>
          <w:rFonts w:hint="cs"/>
        </w:rPr>
        <w:t>results</w:t>
      </w:r>
      <w:bookmarkEnd w:id="184"/>
      <w:r w:rsidR="005058CB" w:rsidRPr="00710BC2">
        <w:rPr>
          <w:rFonts w:hint="cs"/>
        </w:rPr>
        <w:t xml:space="preserve"> </w:t>
      </w:r>
    </w:p>
    <w:p w14:paraId="692819C2" w14:textId="06CE3542" w:rsidR="005C7110" w:rsidRPr="00C44552" w:rsidRDefault="005C7110" w:rsidP="00E87BA7">
      <w:pPr>
        <w:pStyle w:val="Heading2"/>
      </w:pPr>
      <w:bookmarkStart w:id="185" w:name="_Toc15392604"/>
      <w:bookmarkStart w:id="186" w:name="OLE_LINK52"/>
      <w:bookmarkStart w:id="187" w:name="OLE_LINK53"/>
      <w:r w:rsidRPr="00A10451">
        <w:rPr>
          <w:rFonts w:hint="cs"/>
        </w:rPr>
        <w:t>Simulation set</w:t>
      </w:r>
      <w:r w:rsidR="00132890">
        <w:t>up</w:t>
      </w:r>
      <w:bookmarkEnd w:id="185"/>
      <w:r w:rsidRPr="00A10451">
        <w:rPr>
          <w:rFonts w:hint="cs"/>
        </w:rPr>
        <w:t xml:space="preserve"> </w:t>
      </w:r>
    </w:p>
    <w:bookmarkEnd w:id="186"/>
    <w:bookmarkEnd w:id="187"/>
    <w:p w14:paraId="244D31EC" w14:textId="1F4AC30A" w:rsidR="0082754F" w:rsidRDefault="005C7110">
      <w:pPr>
        <w:ind w:right="-2"/>
        <w:rPr>
          <w:rFonts w:cs="David"/>
          <w:color w:val="000000"/>
        </w:rPr>
      </w:pPr>
      <w:r>
        <w:rPr>
          <w:rFonts w:cs="David"/>
        </w:rPr>
        <w:t>An initial simulation set</w:t>
      </w:r>
      <w:r w:rsidR="00132890">
        <w:rPr>
          <w:rFonts w:cs="David"/>
        </w:rPr>
        <w:t>up</w:t>
      </w:r>
      <w:r>
        <w:rPr>
          <w:rFonts w:cs="David"/>
        </w:rPr>
        <w:t xml:space="preserve"> was </w:t>
      </w:r>
      <w:r w:rsidR="00132890">
        <w:rPr>
          <w:rFonts w:cs="David"/>
        </w:rPr>
        <w:t>explored</w:t>
      </w:r>
      <w:r>
        <w:rPr>
          <w:rFonts w:cs="David"/>
        </w:rPr>
        <w:t>.</w:t>
      </w:r>
      <w:r w:rsidR="00B82E38">
        <w:rPr>
          <w:rFonts w:cs="David"/>
        </w:rPr>
        <w:t xml:space="preserve"> </w:t>
      </w:r>
      <w:r w:rsidR="00132890">
        <w:rPr>
          <w:rFonts w:cs="David"/>
        </w:rPr>
        <w:t>A</w:t>
      </w:r>
      <w:r w:rsidRPr="00A10451">
        <w:rPr>
          <w:rFonts w:cs="David" w:hint="cs"/>
        </w:rPr>
        <w:t xml:space="preserve"> 1000x1000 </w:t>
      </w:r>
      <w:r w:rsidR="00201AB5">
        <w:rPr>
          <w:rFonts w:cs="David"/>
        </w:rPr>
        <w:t>m</w:t>
      </w:r>
      <w:r w:rsidRPr="00A10451">
        <w:rPr>
          <w:rFonts w:cs="David" w:hint="cs"/>
        </w:rPr>
        <w:t xml:space="preserve"> flat area</w:t>
      </w:r>
      <w:r w:rsidR="00132890">
        <w:rPr>
          <w:rFonts w:cs="David"/>
        </w:rPr>
        <w:t xml:space="preserve"> </w:t>
      </w:r>
      <w:r w:rsidR="00CC4C7B">
        <w:rPr>
          <w:rFonts w:cs="David"/>
        </w:rPr>
        <w:t>was taken as</w:t>
      </w:r>
      <w:r w:rsidR="00132890">
        <w:rPr>
          <w:rFonts w:cs="David"/>
        </w:rPr>
        <w:t xml:space="preserve"> the simulated </w:t>
      </w:r>
      <w:bookmarkStart w:id="188" w:name="OLE_LINK26"/>
      <w:bookmarkStart w:id="189" w:name="OLE_LINK27"/>
      <w:r w:rsidR="00132890">
        <w:rPr>
          <w:rFonts w:cs="David"/>
        </w:rPr>
        <w:t>arena</w:t>
      </w:r>
      <w:r w:rsidR="00CC4C7B">
        <w:rPr>
          <w:rFonts w:cs="David"/>
        </w:rPr>
        <w:t>,</w:t>
      </w:r>
      <w:r w:rsidR="00132890">
        <w:rPr>
          <w:rFonts w:cs="David"/>
        </w:rPr>
        <w:t xml:space="preserve"> </w:t>
      </w:r>
      <w:bookmarkEnd w:id="188"/>
      <w:bookmarkEnd w:id="189"/>
      <w:r w:rsidR="00132890">
        <w:rPr>
          <w:rFonts w:cs="David"/>
        </w:rPr>
        <w:t xml:space="preserve">with sensors </w:t>
      </w:r>
      <w:r w:rsidRPr="00A10451">
        <w:rPr>
          <w:rFonts w:cs="David" w:hint="cs"/>
          <w:color w:val="000000"/>
        </w:rPr>
        <w:t>situated at ground level</w:t>
      </w:r>
      <w:r>
        <w:rPr>
          <w:rFonts w:cs="David"/>
          <w:color w:val="000000"/>
        </w:rPr>
        <w:t xml:space="preserve"> (i.e., z=0 in </w:t>
      </w:r>
      <w:r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87BA7">
        <w:rPr>
          <w:rFonts w:cs="David"/>
          <w:color w:val="000000" w:themeColor="text1"/>
        </w:rPr>
        <w:instrText xml:space="preserve"> \* MERGEFORMAT </w:instrText>
      </w:r>
      <w:r w:rsidR="00E709F8">
        <w:rPr>
          <w:rFonts w:cs="David"/>
          <w:color w:val="000000" w:themeColor="text1"/>
        </w:rPr>
      </w:r>
      <w:r w:rsidR="00E709F8">
        <w:rPr>
          <w:rFonts w:cs="David"/>
          <w:color w:val="000000" w:themeColor="text1"/>
        </w:rPr>
        <w:fldChar w:fldCharType="separate"/>
      </w:r>
      <w:r w:rsidR="00587E2C">
        <w:rPr>
          <w:rFonts w:cs="David"/>
          <w:noProof/>
          <w:color w:val="000000"/>
        </w:rPr>
        <w:t>1</w:t>
      </w:r>
      <w:r w:rsidR="00E709F8">
        <w:rPr>
          <w:rFonts w:cs="David"/>
          <w:color w:val="000000" w:themeColor="text1"/>
        </w:rPr>
        <w:fldChar w:fldCharType="end"/>
      </w:r>
      <w:r>
        <w:rPr>
          <w:rFonts w:cs="David"/>
          <w:color w:val="000000"/>
        </w:rPr>
        <w:t>)</w:t>
      </w:r>
      <w:r w:rsidR="00EE1FAB">
        <w:rPr>
          <w:rFonts w:cs="David"/>
          <w:color w:val="000000"/>
        </w:rPr>
        <w:t xml:space="preserve">. </w:t>
      </w:r>
      <w:r w:rsidRPr="00A10451">
        <w:rPr>
          <w:rFonts w:cs="David" w:hint="cs"/>
          <w:color w:val="000000" w:themeColor="text1"/>
        </w:rPr>
        <w:t xml:space="preserve">Five point-sources (stacks) were </w:t>
      </w:r>
      <w:r w:rsidR="000F1F95">
        <w:rPr>
          <w:rFonts w:cs="David"/>
          <w:color w:val="000000" w:themeColor="text1"/>
        </w:rPr>
        <w:t xml:space="preserve">arbitrarily </w:t>
      </w:r>
      <w:r w:rsidRPr="00A10451">
        <w:rPr>
          <w:rFonts w:cs="David" w:hint="cs"/>
          <w:color w:val="000000" w:themeColor="text1"/>
        </w:rPr>
        <w:t xml:space="preserve">given average emission rates of </w:t>
      </w:r>
      <w:r w:rsidR="00E66505" w:rsidRPr="00844788">
        <w:rPr>
          <w:rFonts w:cs="David"/>
          <w:color w:val="000000" w:themeColor="text1"/>
        </w:rPr>
        <w:t>0.47</w:t>
      </w:r>
      <w:r w:rsidRPr="00844788">
        <w:rPr>
          <w:rFonts w:cs="David" w:hint="cs"/>
          <w:color w:val="000000" w:themeColor="text1"/>
        </w:rPr>
        <w:t xml:space="preserve">, </w:t>
      </w:r>
      <w:r w:rsidR="00E66505" w:rsidRPr="00844788">
        <w:rPr>
          <w:rFonts w:cs="David"/>
          <w:color w:val="000000" w:themeColor="text1"/>
        </w:rPr>
        <w:t>0.51</w:t>
      </w:r>
      <w:r w:rsidRPr="00844788">
        <w:rPr>
          <w:rFonts w:cs="David" w:hint="cs"/>
          <w:color w:val="000000" w:themeColor="text1"/>
        </w:rPr>
        <w:t xml:space="preserve">, </w:t>
      </w:r>
      <w:r w:rsidR="00E66505" w:rsidRPr="00844788">
        <w:rPr>
          <w:rFonts w:cs="David"/>
          <w:color w:val="000000" w:themeColor="text1"/>
        </w:rPr>
        <w:t>0.38</w:t>
      </w:r>
      <w:r w:rsidRPr="00844788">
        <w:rPr>
          <w:rFonts w:cs="David" w:hint="cs"/>
          <w:color w:val="000000" w:themeColor="text1"/>
        </w:rPr>
        <w:t xml:space="preserve">, </w:t>
      </w:r>
      <w:r w:rsidR="00E66505" w:rsidRPr="00844788">
        <w:rPr>
          <w:rFonts w:cs="David"/>
          <w:color w:val="000000" w:themeColor="text1"/>
        </w:rPr>
        <w:t>0.9</w:t>
      </w:r>
      <w:r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C75D27">
        <w:rPr>
          <w:rFonts w:cs="David"/>
          <w:color w:val="000000" w:themeColor="text1"/>
        </w:rPr>
        <w:t xml:space="preserve"> </w:t>
      </w:r>
      <w:r w:rsidR="00ED79F3">
        <w:rPr>
          <w:rFonts w:cs="David"/>
          <w:color w:val="000000" w:themeColor="text1"/>
        </w:rPr>
        <w:t>[</w:t>
      </w:r>
      <w:r w:rsidR="00C75D27">
        <w:rPr>
          <w:rFonts w:cs="David"/>
          <w:color w:val="000000" w:themeColor="text1"/>
        </w:rPr>
        <w:t>kg s</w:t>
      </w:r>
      <w:r w:rsidR="00C75D27" w:rsidRPr="00C75D27">
        <w:rPr>
          <w:rFonts w:cs="David"/>
          <w:color w:val="000000" w:themeColor="text1"/>
          <w:vertAlign w:val="superscript"/>
        </w:rPr>
        <w:t>-1</w:t>
      </w:r>
      <w:r w:rsidR="00ED79F3">
        <w:rPr>
          <w:rFonts w:cs="David"/>
          <w:color w:val="000000" w:themeColor="text1"/>
        </w:rPr>
        <w:t>].</w:t>
      </w:r>
      <w:r w:rsidR="00F24AE6">
        <w:rPr>
          <w:rFonts w:cs="David"/>
          <w:color w:val="000000" w:themeColor="text1"/>
        </w:rPr>
        <w:t xml:space="preserve"> Figure</w:t>
      </w:r>
      <w:r w:rsidRPr="00844788">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w:instrText>
      </w:r>
      <w:r w:rsidR="00F24AE6">
        <w:rPr>
          <w:rFonts w:cs="David"/>
          <w:color w:val="000000" w:themeColor="text1"/>
        </w:rPr>
        <w:instrText xml:space="preserve">\# 0 </w:instrText>
      </w:r>
      <w:r w:rsidR="002F379E" w:rsidRPr="002F379E">
        <w:rPr>
          <w:rFonts w:cs="David"/>
          <w:color w:val="000000" w:themeColor="text1"/>
        </w:rPr>
        <w:instrText xml:space="preserve">\h  \* MERGEFORMAT </w:instrText>
      </w:r>
      <w:r w:rsidR="002F379E" w:rsidRPr="002F379E">
        <w:rPr>
          <w:rFonts w:cs="David"/>
          <w:color w:val="000000" w:themeColor="text1"/>
        </w:rPr>
      </w:r>
      <w:r w:rsidR="002F379E" w:rsidRPr="002F379E">
        <w:rPr>
          <w:rFonts w:cs="David"/>
          <w:color w:val="000000" w:themeColor="text1"/>
        </w:rPr>
        <w:fldChar w:fldCharType="separate"/>
      </w:r>
      <w:r w:rsidR="00587E2C">
        <w:rPr>
          <w:rFonts w:cs="David"/>
          <w:color w:val="000000" w:themeColor="text1"/>
        </w:rPr>
        <w:t>1</w:t>
      </w:r>
      <w:r w:rsidR="002F379E" w:rsidRPr="002F379E">
        <w:rPr>
          <w:rFonts w:cs="David"/>
          <w:color w:val="000000" w:themeColor="text1"/>
        </w:rPr>
        <w:fldChar w:fldCharType="end"/>
      </w:r>
      <w:r w:rsidR="00F24AE6">
        <w:rPr>
          <w:rFonts w:cs="David"/>
          <w:color w:val="000000" w:themeColor="text1"/>
        </w:rPr>
        <w:t xml:space="preserve"> </w:t>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82754F">
        <w:rPr>
          <w:rFonts w:cs="David"/>
          <w:color w:val="000000" w:themeColor="text1"/>
        </w:rPr>
        <w:t xml:space="preserve">light </w:t>
      </w:r>
      <w:r w:rsidR="00A24988">
        <w:rPr>
          <w:rFonts w:cs="David"/>
          <w:color w:val="000000" w:themeColor="text1"/>
        </w:rPr>
        <w:t>(4 m</w:t>
      </w:r>
      <w:r w:rsidR="0044391D">
        <w:rPr>
          <w:rFonts w:cs="David"/>
          <w:color w:val="000000" w:themeColor="text1"/>
        </w:rPr>
        <w:t xml:space="preserve"> s</w:t>
      </w:r>
      <w:r w:rsidR="0044391D" w:rsidRPr="0044391D">
        <w:rPr>
          <w:rFonts w:cs="David"/>
          <w:color w:val="000000" w:themeColor="text1"/>
          <w:vertAlign w:val="superscript"/>
        </w:rPr>
        <w:t>-1</w:t>
      </w:r>
      <w:r w:rsidR="00A24988">
        <w:rPr>
          <w:rFonts w:cs="David"/>
          <w:color w:val="000000" w:themeColor="text1"/>
        </w:rPr>
        <w:t xml:space="preserve">) </w:t>
      </w:r>
      <w:r w:rsidR="00D83EAD">
        <w:rPr>
          <w:rFonts w:cs="David"/>
          <w:color w:val="000000" w:themeColor="text1"/>
        </w:rPr>
        <w:t xml:space="preserve">west winds </w:t>
      </w:r>
      <w:r w:rsidR="00000366">
        <w:rPr>
          <w:rFonts w:cs="David"/>
          <w:color w:val="000000" w:themeColor="text1"/>
        </w:rPr>
        <w:t>(270</w:t>
      </w:r>
      <w:r w:rsidR="0044391D">
        <w:rPr>
          <w:rFonts w:cs="David"/>
          <w:color w:val="000000" w:themeColor="text1"/>
          <w:vertAlign w:val="superscript"/>
        </w:rPr>
        <w:t xml:space="preserve"> </w:t>
      </w:r>
      <w:r w:rsidR="0044391D">
        <w:rPr>
          <w:rFonts w:cs="David"/>
          <w:color w:val="000000" w:themeColor="text1"/>
        </w:rPr>
        <w:t>degrees</w:t>
      </w:r>
      <w:r w:rsidR="00000366">
        <w:rPr>
          <w:rFonts w:cs="David"/>
          <w:color w:val="000000" w:themeColor="text1"/>
        </w:rPr>
        <w:t>)</w:t>
      </w:r>
      <w:r w:rsidR="0082754F">
        <w:rPr>
          <w:rFonts w:cs="David"/>
          <w:color w:val="000000" w:themeColor="text1"/>
        </w:rPr>
        <w:t xml:space="preserve"> and stability class C</w:t>
      </w:r>
      <w:r w:rsidR="00A24988">
        <w:rPr>
          <w:rFonts w:cs="David"/>
          <w:color w:val="000000" w:themeColor="text1"/>
        </w:rPr>
        <w:t xml:space="preserve"> (slightly unstable)</w:t>
      </w:r>
      <w:r w:rsidR="00C1412F">
        <w:rPr>
          <w:rFonts w:cs="David"/>
          <w:color w:val="000000" w:themeColor="text1"/>
        </w:rPr>
        <w:t xml:space="preserve">. </w:t>
      </w:r>
      <w:r w:rsidRPr="00A10451">
        <w:rPr>
          <w:rFonts w:cs="David" w:hint="cs"/>
        </w:rPr>
        <w:t xml:space="preserve">Sources are marked in red </w:t>
      </w:r>
      <w:r w:rsidR="00027BD8">
        <w:rPr>
          <w:rFonts w:cs="David"/>
        </w:rPr>
        <w:t>dot</w:t>
      </w:r>
      <w:r w:rsidR="00A95D4E">
        <w:rPr>
          <w:rFonts w:cs="David"/>
        </w:rPr>
        <w:t>s</w:t>
      </w:r>
      <w:r w:rsidRPr="00A10451">
        <w:rPr>
          <w:rFonts w:cs="David" w:hint="cs"/>
        </w:rPr>
        <w:t xml:space="preserve"> and optional locations of sensors are marked in black crosses.</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Pr="00A67ABB">
        <w:rPr>
          <w:rFonts w:cs="David"/>
          <w:color w:val="000000" w:themeColor="text1"/>
        </w:rPr>
        <w:t xml:space="preserve"> </w:t>
      </w:r>
      <w:r>
        <w:rPr>
          <w:rFonts w:cs="David"/>
        </w:rPr>
        <w:t>o</w:t>
      </w:r>
      <w:r w:rsidRPr="00A10451">
        <w:rPr>
          <w:rFonts w:cs="David" w:hint="cs"/>
        </w:rPr>
        <w:t xml:space="preserve">ptional locations </w:t>
      </w:r>
      <w:r w:rsidR="00616DFF">
        <w:rPr>
          <w:rFonts w:cs="David"/>
        </w:rPr>
        <w:t>were</w:t>
      </w:r>
      <w:r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Pr="00A10451">
        <w:rPr>
          <w:rFonts w:cs="David" w:hint="cs"/>
          <w:color w:val="000000" w:themeColor="text1"/>
        </w:rPr>
        <w:t>tack</w:t>
      </w:r>
      <w:r w:rsidR="003659ED">
        <w:rPr>
          <w:rFonts w:cs="David"/>
          <w:color w:val="000000" w:themeColor="text1"/>
        </w:rPr>
        <w:t>s</w:t>
      </w:r>
      <w:r w:rsidRPr="00A10451">
        <w:rPr>
          <w:rFonts w:cs="David" w:hint="cs"/>
          <w:color w:val="000000" w:themeColor="text1"/>
        </w:rPr>
        <w:t xml:space="preserve"> </w:t>
      </w:r>
      <w:r w:rsidRPr="00A10451">
        <w:rPr>
          <w:rFonts w:cs="David" w:hint="cs"/>
          <w:color w:val="000000"/>
        </w:rPr>
        <w:t xml:space="preserve">were taken </w:t>
      </w:r>
      <w:r w:rsidRPr="00A67ABB">
        <w:rPr>
          <w:rFonts w:cs="David" w:hint="cs"/>
          <w:color w:val="000000" w:themeColor="text1"/>
        </w:rPr>
        <w:t>at 10 m</w:t>
      </w:r>
      <w:r>
        <w:rPr>
          <w:rFonts w:cs="David"/>
          <w:color w:val="000000"/>
        </w:rPr>
        <w:t xml:space="preserve">. </w:t>
      </w:r>
    </w:p>
    <w:bookmarkStart w:id="190" w:name="_Toc15392605"/>
    <w:bookmarkStart w:id="191" w:name="OLE_LINK56"/>
    <w:bookmarkStart w:id="192" w:name="OLE_LINK57"/>
    <w:p w14:paraId="4128A9C9" w14:textId="2A3A9A38" w:rsidR="002E4E09" w:rsidRPr="00B21150" w:rsidRDefault="00A74485" w:rsidP="00B21150">
      <w:pPr>
        <w:pStyle w:val="Heading2"/>
        <w:numPr>
          <w:ilvl w:val="0"/>
          <w:numId w:val="0"/>
        </w:numPr>
        <w:ind w:left="576"/>
      </w:pPr>
      <w:r>
        <w:rPr>
          <w:rFonts w:cs="David"/>
          <w:noProof/>
        </w:rPr>
        <mc:AlternateContent>
          <mc:Choice Requires="wpg">
            <w:drawing>
              <wp:anchor distT="0" distB="0" distL="114300" distR="114300" simplePos="0" relativeHeight="251658240" behindDoc="0" locked="0" layoutInCell="1" allowOverlap="1" wp14:anchorId="09573968" wp14:editId="1CCF4B44">
                <wp:simplePos x="0" y="0"/>
                <wp:positionH relativeFrom="column">
                  <wp:posOffset>-367030</wp:posOffset>
                </wp:positionH>
                <wp:positionV relativeFrom="paragraph">
                  <wp:posOffset>60113</wp:posOffset>
                </wp:positionV>
                <wp:extent cx="3581400" cy="3740150"/>
                <wp:effectExtent l="0" t="0" r="0" b="6350"/>
                <wp:wrapSquare wrapText="bothSides"/>
                <wp:docPr id="18" name="Group 18"/>
                <wp:cNvGraphicFramePr/>
                <a:graphic xmlns:a="http://schemas.openxmlformats.org/drawingml/2006/main">
                  <a:graphicData uri="http://schemas.microsoft.com/office/word/2010/wordprocessingGroup">
                    <wpg:wgp>
                      <wpg:cNvGrpSpPr/>
                      <wpg:grpSpPr>
                        <a:xfrm>
                          <a:off x="0" y="0"/>
                          <a:ext cx="3581400" cy="3740150"/>
                          <a:chOff x="74440" y="7285"/>
                          <a:chExt cx="3498630" cy="3635034"/>
                        </a:xfrm>
                      </wpg:grpSpPr>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967" r="5589"/>
                          <a:stretch/>
                        </pic:blipFill>
                        <pic:spPr bwMode="auto">
                          <a:xfrm>
                            <a:off x="74440" y="7285"/>
                            <a:ext cx="3498630" cy="290071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198504" y="2875518"/>
                            <a:ext cx="3374565" cy="766801"/>
                          </a:xfrm>
                          <a:prstGeom prst="rect">
                            <a:avLst/>
                          </a:prstGeom>
                          <a:solidFill>
                            <a:prstClr val="white"/>
                          </a:solidFill>
                          <a:ln>
                            <a:noFill/>
                          </a:ln>
                        </wps:spPr>
                        <wps:txbx>
                          <w:txbxContent>
                            <w:p w14:paraId="4B7460F7" w14:textId="6C18C5C0" w:rsidR="002C3227" w:rsidRPr="00EF2BB5" w:rsidRDefault="002C3227" w:rsidP="00132890">
                              <w:pPr>
                                <w:pStyle w:val="Caption"/>
                                <w:spacing w:line="276" w:lineRule="auto"/>
                                <w:rPr>
                                  <w:rFonts w:ascii="David" w:hAnsi="David" w:cs="David"/>
                                  <w:i w:val="0"/>
                                  <w:iCs w:val="0"/>
                                  <w:noProof/>
                                  <w:color w:val="000000" w:themeColor="text1"/>
                                  <w:sz w:val="20"/>
                                  <w:szCs w:val="20"/>
                                </w:rPr>
                              </w:pPr>
                              <w:bookmarkStart w:id="193"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93"/>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29" style="position:absolute;left:0;text-align:left;margin-left:-28.9pt;margin-top:4.75pt;width:282pt;height:294.5pt;z-index:251658240;mso-width-relative:margin;mso-height-relative:margin" coordorigin="744,72" coordsize="34986,36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">
                <v:shape id="Picture 2" o:spid="_x0000_s1030" type="#_x0000_t75" style="position:absolute;left:744;top:72;width:34986;height:290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">
                  <v:imagedata r:id="rId13" o:title="" cropleft="1289f" cropright="3663f"/>
                </v:shape>
                <v:shape id="Text Box 17" o:spid="_x0000_s1031" type="#_x0000_t202" style="position:absolute;left:1985;top:28755;width:33745;height:76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6C18C5C0" w:rsidR="002C3227" w:rsidRPr="00EF2BB5" w:rsidRDefault="002C3227" w:rsidP="00132890">
                        <w:pPr>
                          <w:pStyle w:val="Caption"/>
                          <w:spacing w:line="276" w:lineRule="auto"/>
                          <w:rPr>
                            <w:rFonts w:ascii="David" w:hAnsi="David" w:cs="David"/>
                            <w:i w:val="0"/>
                            <w:iCs w:val="0"/>
                            <w:noProof/>
                            <w:color w:val="000000" w:themeColor="text1"/>
                            <w:sz w:val="20"/>
                            <w:szCs w:val="20"/>
                          </w:rPr>
                        </w:pPr>
                        <w:bookmarkStart w:id="183"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83"/>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 xml:space="preserve">], 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v:textbox>
                </v:shape>
                <w10:wrap type="square"/>
              </v:group>
            </w:pict>
          </mc:Fallback>
        </mc:AlternateContent>
      </w:r>
      <w:r w:rsidR="009A4BE1">
        <w:rPr>
          <w:rFonts w:cs="David"/>
          <w:noProof/>
        </w:rPr>
        <mc:AlternateContent>
          <mc:Choice Requires="wpg">
            <w:drawing>
              <wp:anchor distT="0" distB="0" distL="114300" distR="114300" simplePos="0" relativeHeight="251661312" behindDoc="0" locked="0" layoutInCell="1" allowOverlap="1" wp14:anchorId="2D2A35A0" wp14:editId="253B14FC">
                <wp:simplePos x="0" y="0"/>
                <wp:positionH relativeFrom="column">
                  <wp:posOffset>3273636</wp:posOffset>
                </wp:positionH>
                <wp:positionV relativeFrom="paragraph">
                  <wp:posOffset>238482</wp:posOffset>
                </wp:positionV>
                <wp:extent cx="3304425" cy="3558788"/>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3304425" cy="3558788"/>
                          <a:chOff x="18424" y="-51978"/>
                          <a:chExt cx="3304868" cy="3560733"/>
                        </a:xfrm>
                      </wpg:grpSpPr>
                      <pic:pic xmlns:pic="http://schemas.openxmlformats.org/drawingml/2006/picture">
                        <pic:nvPicPr>
                          <pic:cNvPr id="4"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r="7" b="3262"/>
                          <a:stretch/>
                        </pic:blipFill>
                        <pic:spPr>
                          <a:xfrm>
                            <a:off x="18424" y="-51978"/>
                            <a:ext cx="3304868" cy="2814533"/>
                          </a:xfrm>
                          <a:prstGeom prst="rect">
                            <a:avLst/>
                          </a:prstGeom>
                        </pic:spPr>
                      </pic:pic>
                      <wps:wsp>
                        <wps:cNvPr id="19" name="Text Box 19"/>
                        <wps:cNvSpPr txBox="1"/>
                        <wps:spPr>
                          <a:xfrm>
                            <a:off x="171565" y="2855594"/>
                            <a:ext cx="2886430" cy="653161"/>
                          </a:xfrm>
                          <a:prstGeom prst="rect">
                            <a:avLst/>
                          </a:prstGeom>
                          <a:solidFill>
                            <a:prstClr val="white"/>
                          </a:solidFill>
                          <a:ln>
                            <a:noFill/>
                          </a:ln>
                        </wps:spPr>
                        <wps:txbx>
                          <w:txbxContent>
                            <w:p w14:paraId="64ACE949" w14:textId="0A2E7B78" w:rsidR="002C3227" w:rsidRPr="006F1036" w:rsidRDefault="002C3227" w:rsidP="006F1036">
                              <w:pPr>
                                <w:pStyle w:val="Caption"/>
                                <w:spacing w:line="276" w:lineRule="auto"/>
                                <w:rPr>
                                  <w:rFonts w:ascii="David" w:hAnsi="David" w:cs="David"/>
                                  <w:i w:val="0"/>
                                  <w:iCs w:val="0"/>
                                  <w:noProof/>
                                  <w:color w:val="000000" w:themeColor="text1"/>
                                  <w:sz w:val="20"/>
                                  <w:szCs w:val="20"/>
                                </w:rPr>
                              </w:pPr>
                              <w:bookmarkStart w:id="194"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94"/>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Data obtained from IMS for Hadera-port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A35A0" id="Group 20" o:spid="_x0000_s1032" style="position:absolute;left:0;text-align:left;margin-left:257.75pt;margin-top:18.8pt;width:260.2pt;height:280.2pt;z-index:251661312;mso-width-relative:margin;mso-height-relative:margin" coordorigin="184,-519" coordsize="33048,356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">
                <v:shape id="Picture 4" o:spid="_x0000_s1033" type="#_x0000_t75" style="position:absolute;left:184;top:-519;width:33048;height:28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">
                  <v:imagedata r:id="rId15" o:title="" cropbottom="2138f" cropright="5f"/>
                </v:shape>
                <v:shape id="Text Box 19" o:spid="_x0000_s1034" type="#_x0000_t202" style="position:absolute;left:1715;top:28555;width:28864;height:65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64ACE949" w14:textId="0A2E7B78" w:rsidR="002C3227" w:rsidRPr="006F1036" w:rsidRDefault="002C3227" w:rsidP="006F1036">
                        <w:pPr>
                          <w:pStyle w:val="Caption"/>
                          <w:spacing w:line="276" w:lineRule="auto"/>
                          <w:rPr>
                            <w:rFonts w:ascii="David" w:hAnsi="David" w:cs="David"/>
                            <w:i w:val="0"/>
                            <w:iCs w:val="0"/>
                            <w:noProof/>
                            <w:color w:val="000000" w:themeColor="text1"/>
                            <w:sz w:val="20"/>
                            <w:szCs w:val="20"/>
                          </w:rPr>
                        </w:pPr>
                        <w:bookmarkStart w:id="185"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85"/>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bookmarkEnd w:id="190"/>
    </w:p>
    <w:p w14:paraId="649C941E" w14:textId="77777777" w:rsidR="00997062" w:rsidRDefault="00997062" w:rsidP="000E0094">
      <w:pPr>
        <w:ind w:right="-2"/>
        <w:rPr>
          <w:rFonts w:cs="David"/>
        </w:rPr>
      </w:pPr>
    </w:p>
    <w:p w14:paraId="6D10336A" w14:textId="1EDF7E34" w:rsidR="002D5291" w:rsidRDefault="002D5291">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001D0ACF">
        <w:rPr>
          <w:rFonts w:cs="David"/>
          <w:vertAlign w:val="superscript"/>
        </w:rPr>
        <w:t xml:space="preserve"> </w:t>
      </w:r>
      <w:r w:rsidR="001D0ACF">
        <w:rPr>
          <w:rFonts w:cs="David"/>
        </w:rPr>
        <w:t>degrees</w:t>
      </w:r>
      <w:r w:rsidRPr="00A10451">
        <w:rPr>
          <w:rFonts w:cs="David" w:hint="cs"/>
        </w:rPr>
        <w:t xml:space="preserve"> each) and hourly mean wind speeds into 7 categories (&lt;1, 1-2, 2-4, 4-6, 6-8, 8-10, &gt;10 m</w:t>
      </w:r>
      <w:r w:rsidR="00800C82">
        <w:rPr>
          <w:rFonts w:cs="David"/>
        </w:rPr>
        <w:t xml:space="preserve"> s</w:t>
      </w:r>
      <w:r w:rsidR="00800C82" w:rsidRPr="00800C82">
        <w:rPr>
          <w:rFonts w:cs="David"/>
          <w:vertAlign w:val="superscript"/>
        </w:rPr>
        <w:t>-1</w:t>
      </w:r>
      <w:r w:rsidRPr="00A10451">
        <w:rPr>
          <w:rFonts w:cs="David" w:hint="cs"/>
        </w:rPr>
        <w:t xml:space="preserve">). With six possible Pasquill–Gifford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00510F7A">
        <w:rPr>
          <w:rFonts w:cs="David"/>
        </w:rPr>
        <w:t xml:space="preserve">The Gaussian plume model was applied with each </w:t>
      </w:r>
      <w:r w:rsidR="00510F7A" w:rsidRPr="00A10451">
        <w:rPr>
          <w:rFonts w:cs="David" w:hint="cs"/>
        </w:rPr>
        <w:t xml:space="preserve">weather </w:t>
      </w:r>
      <w:r w:rsidR="00510F7A">
        <w:rPr>
          <w:rFonts w:cs="David"/>
        </w:rPr>
        <w:t xml:space="preserve">state </w:t>
      </w:r>
      <w:r w:rsidR="00510F7A" w:rsidRPr="00A10451">
        <w:rPr>
          <w:rFonts w:cs="David" w:hint="cs"/>
        </w:rPr>
        <w:t>combination</w:t>
      </w:r>
      <w:r w:rsidR="00510F7A">
        <w:rPr>
          <w:rFonts w:cs="David"/>
        </w:rPr>
        <w:t xml:space="preserve">, using the mean value of each wind speed and direction category.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from Hadera-port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000E0094">
        <w:rPr>
          <w:rFonts w:cs="David"/>
          <w:color w:val="000000" w:themeColor="text1"/>
        </w:rPr>
        <w:t xml:space="preserve">, </w:t>
      </w:r>
      <w:r w:rsidR="00514E88">
        <w:rPr>
          <w:rFonts w:cs="David"/>
          <w:color w:val="000000" w:themeColor="text1"/>
        </w:rPr>
        <w:t>to derive frequencies of each binned categor</w:t>
      </w:r>
      <w:r w:rsidR="00C902B2">
        <w:rPr>
          <w:rFonts w:cs="David"/>
          <w:color w:val="000000" w:themeColor="text1"/>
        </w:rPr>
        <w:t>y</w:t>
      </w:r>
      <w:r w:rsidR="007E4F35">
        <w:rPr>
          <w:rFonts w:cs="David"/>
          <w:color w:val="000000" w:themeColor="text1"/>
        </w:rPr>
        <w:t xml:space="preserve"> (</w:t>
      </w:r>
      <w:r w:rsidR="00514E88">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_Ref14950458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5.2.3</w:t>
      </w:r>
      <w:r w:rsidR="0021682C">
        <w:rPr>
          <w:rFonts w:cs="David"/>
          <w:color w:val="000000" w:themeColor="text1"/>
        </w:rPr>
        <w:fldChar w:fldCharType="end"/>
      </w:r>
      <w:r w:rsidR="007E4F35">
        <w:rPr>
          <w:rFonts w:cs="David"/>
          <w:color w:val="000000" w:themeColor="text1"/>
        </w:rPr>
        <w:t>).</w:t>
      </w:r>
      <w:r w:rsidR="006D03BB">
        <w:rPr>
          <w:rFonts w:cs="David"/>
          <w:color w:val="000000" w:themeColor="text1"/>
        </w:rPr>
        <w:t xml:space="preserve"> Figure</w:t>
      </w:r>
      <w:r w:rsidR="007E4F35">
        <w:rPr>
          <w:rFonts w:cs="David"/>
          <w:color w:val="000000" w:themeColor="text1"/>
        </w:rPr>
        <w:t xml:space="preserve"> </w:t>
      </w:r>
      <w:r w:rsidRPr="002F379E">
        <w:rPr>
          <w:rFonts w:cs="David"/>
          <w:color w:val="000000" w:themeColor="text1"/>
        </w:rPr>
        <w:fldChar w:fldCharType="begin"/>
      </w:r>
      <w:r w:rsidRPr="002F379E">
        <w:rPr>
          <w:rFonts w:cs="David"/>
          <w:color w:val="000000" w:themeColor="text1"/>
        </w:rPr>
        <w:instrText xml:space="preserve"> REF figure_2 </w:instrText>
      </w:r>
      <w:r w:rsidR="006D03BB">
        <w:rPr>
          <w:rFonts w:cs="David"/>
          <w:color w:val="000000" w:themeColor="text1"/>
        </w:rPr>
        <w:instrText xml:space="preserve">\# 0 </w:instrText>
      </w:r>
      <w:r w:rsidRPr="002F379E">
        <w:rPr>
          <w:rFonts w:cs="David"/>
          <w:color w:val="000000" w:themeColor="text1"/>
        </w:rPr>
        <w:instrText xml:space="preserve">\h  \* MERGEFORMAT </w:instrText>
      </w:r>
      <w:r w:rsidRPr="002F379E">
        <w:rPr>
          <w:rFonts w:cs="David"/>
          <w:color w:val="000000" w:themeColor="text1"/>
        </w:rPr>
      </w:r>
      <w:r w:rsidRPr="002F379E">
        <w:rPr>
          <w:rFonts w:cs="David"/>
          <w:color w:val="000000" w:themeColor="text1"/>
        </w:rPr>
        <w:fldChar w:fldCharType="separate"/>
      </w:r>
      <w:r w:rsidR="00587E2C">
        <w:rPr>
          <w:rFonts w:cs="David"/>
          <w:color w:val="000000" w:themeColor="text1"/>
        </w:rPr>
        <w:t>2</w:t>
      </w:r>
      <w:r w:rsidRPr="002F379E">
        <w:rPr>
          <w:rFonts w:cs="David"/>
          <w:color w:val="000000" w:themeColor="text1"/>
        </w:rPr>
        <w:fldChar w:fldCharType="end"/>
      </w:r>
      <w:r w:rsidR="006D03BB">
        <w:rPr>
          <w:rFonts w:cs="David"/>
          <w:color w:val="000000" w:themeColor="text1"/>
        </w:rPr>
        <w:t xml:space="preserve"> </w:t>
      </w:r>
      <w:r w:rsidRPr="002F379E">
        <w:rPr>
          <w:rFonts w:cs="David"/>
          <w:color w:val="000000" w:themeColor="text1"/>
        </w:rPr>
        <w:t xml:space="preserve">shows </w:t>
      </w:r>
      <w:r>
        <w:rPr>
          <w:rFonts w:cs="David"/>
          <w:color w:val="000000" w:themeColor="text1"/>
        </w:rPr>
        <w:t xml:space="preserve">the </w:t>
      </w:r>
      <w:r w:rsidR="00132890">
        <w:rPr>
          <w:rFonts w:cs="David"/>
          <w:color w:val="000000" w:themeColor="text1"/>
        </w:rPr>
        <w:t>w</w:t>
      </w:r>
      <w:r>
        <w:rPr>
          <w:rFonts w:cs="David"/>
          <w:color w:val="000000" w:themeColor="text1"/>
        </w:rPr>
        <w:t>indrose distribution of winds used in the initial simulation</w:t>
      </w:r>
      <w:r w:rsidR="00DD2B67">
        <w:rPr>
          <w:rFonts w:cs="David"/>
          <w:color w:val="000000" w:themeColor="text1"/>
        </w:rPr>
        <w:t>.</w:t>
      </w:r>
      <w:r w:rsidR="00376F14">
        <w:rPr>
          <w:rFonts w:cs="David"/>
          <w:color w:val="000000" w:themeColor="text1"/>
        </w:rPr>
        <w:t xml:space="preserve"> </w:t>
      </w:r>
      <w:r w:rsidR="00AE608B">
        <w:rPr>
          <w:rFonts w:cs="David"/>
          <w:color w:val="000000" w:themeColor="text1"/>
        </w:rPr>
        <w:t xml:space="preserve">The taken wind data </w:t>
      </w:r>
      <w:r w:rsidR="00DB6822">
        <w:rPr>
          <w:rFonts w:cs="David"/>
          <w:color w:val="000000" w:themeColor="text1"/>
        </w:rPr>
        <w:t>are</w:t>
      </w:r>
      <w:r w:rsidR="00AE608B">
        <w:rPr>
          <w:rFonts w:cs="David"/>
          <w:color w:val="000000" w:themeColor="text1"/>
        </w:rPr>
        <w:t xml:space="preserve"> characterized by </w:t>
      </w:r>
      <w:r w:rsidR="00A3012C">
        <w:rPr>
          <w:rFonts w:cs="David"/>
          <w:color w:val="000000" w:themeColor="text1"/>
        </w:rPr>
        <w:t xml:space="preserve">a </w:t>
      </w:r>
      <w:r w:rsidR="00AE608B">
        <w:rPr>
          <w:rFonts w:cs="David"/>
          <w:color w:val="000000" w:themeColor="text1"/>
        </w:rPr>
        <w:t>bi-model distribution</w:t>
      </w:r>
      <w:r w:rsidR="007E4349">
        <w:rPr>
          <w:rFonts w:cs="David"/>
          <w:color w:val="000000" w:themeColor="text1"/>
        </w:rPr>
        <w:t xml:space="preserve"> </w:t>
      </w:r>
      <w:r w:rsidR="00DB6822">
        <w:rPr>
          <w:rFonts w:cs="David"/>
          <w:color w:val="000000" w:themeColor="text1"/>
        </w:rPr>
        <w:t>-</w:t>
      </w:r>
      <w:r w:rsidR="00A3012C">
        <w:rPr>
          <w:rFonts w:cs="David"/>
          <w:color w:val="000000" w:themeColor="text1"/>
        </w:rPr>
        <w:t xml:space="preserve"> </w:t>
      </w:r>
      <w:r w:rsidR="007E4349">
        <w:rPr>
          <w:rFonts w:cs="David"/>
          <w:color w:val="000000" w:themeColor="text1"/>
        </w:rPr>
        <w:t xml:space="preserve">comprised of </w:t>
      </w:r>
      <w:r w:rsidR="00A3012C">
        <w:rPr>
          <w:rFonts w:cs="David"/>
          <w:color w:val="000000" w:themeColor="text1"/>
        </w:rPr>
        <w:t xml:space="preserve">west winds of relatively high speeds compared </w:t>
      </w:r>
      <w:r w:rsidR="00DA2A2B">
        <w:rPr>
          <w:rFonts w:cs="David"/>
          <w:color w:val="000000" w:themeColor="text1"/>
        </w:rPr>
        <w:t>to</w:t>
      </w:r>
      <w:r w:rsidR="00A3012C">
        <w:rPr>
          <w:rFonts w:cs="David"/>
          <w:color w:val="000000" w:themeColor="text1"/>
        </w:rPr>
        <w:t xml:space="preserve"> east winds of low</w:t>
      </w:r>
      <w:r w:rsidR="00FD316C">
        <w:rPr>
          <w:rFonts w:cs="David"/>
          <w:color w:val="000000" w:themeColor="text1"/>
        </w:rPr>
        <w:t>er</w:t>
      </w:r>
      <w:r w:rsidR="00A3012C">
        <w:rPr>
          <w:rFonts w:cs="David"/>
          <w:color w:val="000000" w:themeColor="text1"/>
        </w:rPr>
        <w:t xml:space="preserve"> speeds.</w:t>
      </w:r>
      <w:r w:rsidR="00607509">
        <w:rPr>
          <w:rFonts w:cs="David"/>
          <w:color w:val="000000" w:themeColor="text1"/>
        </w:rPr>
        <w:t xml:space="preserve"> </w:t>
      </w:r>
      <w:r w:rsidR="007677F1">
        <w:rPr>
          <w:rFonts w:cs="David"/>
          <w:color w:val="000000" w:themeColor="text1"/>
        </w:rPr>
        <w:t>The vector-average wind speed and direction is 0.9 m</w:t>
      </w:r>
      <w:r w:rsidR="00AC4EBE">
        <w:rPr>
          <w:rFonts w:cs="David"/>
          <w:color w:val="000000" w:themeColor="text1"/>
        </w:rPr>
        <w:t xml:space="preserve"> s</w:t>
      </w:r>
      <w:r w:rsidR="00AC4EBE" w:rsidRPr="00AC4EBE">
        <w:rPr>
          <w:rFonts w:cs="David"/>
          <w:color w:val="000000" w:themeColor="text1"/>
          <w:vertAlign w:val="superscript"/>
        </w:rPr>
        <w:t>-1</w:t>
      </w:r>
      <w:r w:rsidR="007677F1">
        <w:rPr>
          <w:rFonts w:cs="David"/>
          <w:color w:val="000000" w:themeColor="text1"/>
        </w:rPr>
        <w:t xml:space="preserve"> and </w:t>
      </w:r>
      <w:r w:rsidR="007677F1" w:rsidRPr="007677F1">
        <w:rPr>
          <w:rFonts w:cs="David"/>
          <w:color w:val="000000" w:themeColor="text1"/>
        </w:rPr>
        <w:t>298</w:t>
      </w:r>
      <w:r w:rsidR="00AC4EBE">
        <w:rPr>
          <w:rFonts w:cs="David"/>
          <w:color w:val="000000" w:themeColor="text1"/>
        </w:rPr>
        <w:t xml:space="preserve"> degrees</w:t>
      </w:r>
      <w:r w:rsidR="007677F1">
        <w:rPr>
          <w:rFonts w:cs="David"/>
          <w:color w:val="000000" w:themeColor="text1"/>
        </w:rPr>
        <w:t>, respectively. Scalar-average wind speed is 4.2 m</w:t>
      </w:r>
      <w:r w:rsidR="00530979">
        <w:rPr>
          <w:rFonts w:cs="David"/>
          <w:color w:val="000000" w:themeColor="text1"/>
        </w:rPr>
        <w:t xml:space="preserve"> s</w:t>
      </w:r>
      <w:r w:rsidR="00530979" w:rsidRPr="00530979">
        <w:rPr>
          <w:rFonts w:cs="David"/>
          <w:color w:val="000000" w:themeColor="text1"/>
          <w:vertAlign w:val="superscript"/>
        </w:rPr>
        <w:t>-1</w:t>
      </w:r>
      <w:r w:rsidR="007677F1">
        <w:rPr>
          <w:rFonts w:cs="David"/>
          <w:color w:val="000000" w:themeColor="text1"/>
        </w:rPr>
        <w:t xml:space="preserve">. </w:t>
      </w:r>
      <w:r w:rsidR="00C661B6" w:rsidRPr="007677F1">
        <w:rPr>
          <w:rFonts w:cs="David"/>
          <w:color w:val="000000" w:themeColor="text1"/>
        </w:rPr>
        <w:t>D</w:t>
      </w:r>
      <w:r w:rsidR="00866835" w:rsidRPr="007677F1">
        <w:rPr>
          <w:rFonts w:cs="David"/>
          <w:color w:val="000000" w:themeColor="text1"/>
        </w:rPr>
        <w:t>istribution</w:t>
      </w:r>
      <w:r w:rsidR="00607509">
        <w:rPr>
          <w:rFonts w:cs="David"/>
          <w:color w:val="000000" w:themeColor="text1"/>
        </w:rPr>
        <w:t xml:space="preserve"> of </w:t>
      </w:r>
      <w:r w:rsidR="000223D2">
        <w:rPr>
          <w:rFonts w:cs="David"/>
          <w:color w:val="000000" w:themeColor="text1"/>
        </w:rPr>
        <w:t xml:space="preserve">stability </w:t>
      </w:r>
      <w:r w:rsidR="000223D2">
        <w:rPr>
          <w:rFonts w:cs="David"/>
          <w:color w:val="000000" w:themeColor="text1"/>
        </w:rPr>
        <w:lastRenderedPageBreak/>
        <w:t xml:space="preserve">classes </w:t>
      </w:r>
      <w:r w:rsidR="00D73AA0">
        <w:rPr>
          <w:rFonts w:cs="David"/>
          <w:color w:val="000000" w:themeColor="text1"/>
        </w:rPr>
        <w:t>is</w:t>
      </w:r>
      <w:r w:rsidR="00866835">
        <w:rPr>
          <w:rFonts w:cs="David"/>
          <w:color w:val="000000" w:themeColor="text1"/>
        </w:rPr>
        <w:t xml:space="preserve"> as follows:</w:t>
      </w:r>
      <w:r w:rsidR="00D73AA0">
        <w:rPr>
          <w:rFonts w:cs="David"/>
          <w:color w:val="000000" w:themeColor="text1"/>
        </w:rPr>
        <w:t xml:space="preserve"> </w:t>
      </w:r>
      <w:r w:rsidR="00866835">
        <w:rPr>
          <w:rFonts w:cs="David"/>
          <w:color w:val="000000" w:themeColor="text1"/>
        </w:rPr>
        <w:t>A-</w:t>
      </w:r>
      <w:r w:rsidR="00D7673F">
        <w:rPr>
          <w:rFonts w:cs="David"/>
          <w:color w:val="000000" w:themeColor="text1"/>
        </w:rPr>
        <w:t>1%</w:t>
      </w:r>
      <w:r w:rsidR="00866835">
        <w:rPr>
          <w:rFonts w:cs="David"/>
          <w:color w:val="000000" w:themeColor="text1"/>
        </w:rPr>
        <w:t>, B</w:t>
      </w:r>
      <w:r w:rsidR="00D7673F">
        <w:rPr>
          <w:rFonts w:cs="David"/>
          <w:color w:val="000000" w:themeColor="text1"/>
        </w:rPr>
        <w:t>-1%, C-6%, D-78%, E-11%, F-3%</w:t>
      </w:r>
      <w:r w:rsidR="001A106C">
        <w:rPr>
          <w:rFonts w:cs="David"/>
          <w:color w:val="000000" w:themeColor="text1"/>
        </w:rPr>
        <w:t xml:space="preserve">, </w:t>
      </w:r>
      <w:r w:rsidR="00D73AA0">
        <w:rPr>
          <w:rFonts w:cs="David"/>
          <w:color w:val="000000" w:themeColor="text1"/>
        </w:rPr>
        <w:t>as</w:t>
      </w:r>
      <w:r w:rsidR="000223D2">
        <w:rPr>
          <w:rFonts w:cs="David"/>
          <w:color w:val="000000" w:themeColor="text1"/>
        </w:rPr>
        <w:t xml:space="preserve"> determined according to</w:t>
      </w:r>
      <w:r w:rsidR="00D73AA0">
        <w:rPr>
          <w:rFonts w:cs="David"/>
          <w:color w:val="000000" w:themeColor="text1"/>
        </w:rPr>
        <w:t xml:space="preserve"> the</w:t>
      </w:r>
      <w:r w:rsidR="000223D2">
        <w:rPr>
          <w:rFonts w:cs="David"/>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73AA0" w:rsidRPr="009E78A4">
        <w:rPr>
          <w:rFonts w:cs="David" w:hint="cs"/>
          <w:color w:val="000000" w:themeColor="text1"/>
        </w:rPr>
        <w:t xml:space="preserve"> method</w:t>
      </w:r>
      <w:r w:rsidR="00D73AA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_Ref14950486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5.1.2</w:t>
      </w:r>
      <w:r w:rsidR="0021682C">
        <w:rPr>
          <w:rFonts w:cs="David"/>
          <w:color w:val="000000" w:themeColor="text1"/>
        </w:rPr>
        <w:fldChar w:fldCharType="end"/>
      </w:r>
      <w:r w:rsidR="00D73AA0">
        <w:rPr>
          <w:rFonts w:cs="David"/>
          <w:color w:val="000000" w:themeColor="text1"/>
        </w:rPr>
        <w:t>)</w:t>
      </w:r>
      <w:r w:rsidR="00C661B6">
        <w:rPr>
          <w:rFonts w:cs="David"/>
          <w:color w:val="000000" w:themeColor="text1"/>
        </w:rPr>
        <w:t>.</w:t>
      </w:r>
    </w:p>
    <w:p w14:paraId="5408DF6B" w14:textId="77777777" w:rsidR="00AA6B28" w:rsidRPr="00C43610" w:rsidRDefault="00AA6B28" w:rsidP="00C43610">
      <w:pPr>
        <w:ind w:right="-2" w:firstLine="576"/>
        <w:rPr>
          <w:rFonts w:cs="David"/>
        </w:rPr>
      </w:pPr>
    </w:p>
    <w:p w14:paraId="5018318F" w14:textId="15862092" w:rsidR="009304A6" w:rsidRPr="001C3C14" w:rsidRDefault="009304A6" w:rsidP="00E87BA7">
      <w:pPr>
        <w:pStyle w:val="Heading2"/>
        <w:rPr>
          <w:rFonts w:cs="David"/>
        </w:rPr>
      </w:pPr>
      <w:bookmarkStart w:id="195" w:name="_Toc15392606"/>
      <w:r>
        <w:t>Obtained solutions</w:t>
      </w:r>
      <w:bookmarkEnd w:id="195"/>
    </w:p>
    <w:bookmarkEnd w:id="191"/>
    <w:bookmarkEnd w:id="192"/>
    <w:p w14:paraId="4258B5B4" w14:textId="1B9EE8CC" w:rsidR="00F217B0" w:rsidRDefault="00163884" w:rsidP="00273E5F">
      <w:pPr>
        <w:autoSpaceDE w:val="0"/>
        <w:autoSpaceDN w:val="0"/>
        <w:adjustRightInd w:val="0"/>
        <w:rPr>
          <w:rFonts w:cs="David"/>
          <w:color w:val="000000" w:themeColor="text1"/>
        </w:rPr>
      </w:pPr>
      <w:r>
        <w:rPr>
          <w:rFonts w:cs="David"/>
          <w:noProof/>
          <w:color w:val="000000" w:themeColor="text1"/>
        </w:rPr>
        <mc:AlternateContent>
          <mc:Choice Requires="wpg">
            <w:drawing>
              <wp:anchor distT="0" distB="0" distL="114300" distR="114300" simplePos="0" relativeHeight="251664384" behindDoc="0" locked="0" layoutInCell="1" allowOverlap="1" wp14:anchorId="172F3A85" wp14:editId="6D138A4B">
                <wp:simplePos x="0" y="0"/>
                <wp:positionH relativeFrom="column">
                  <wp:posOffset>3044825</wp:posOffset>
                </wp:positionH>
                <wp:positionV relativeFrom="paragraph">
                  <wp:posOffset>781685</wp:posOffset>
                </wp:positionV>
                <wp:extent cx="3051810" cy="3175000"/>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3051810" cy="3175000"/>
                          <a:chOff x="102419" y="95249"/>
                          <a:chExt cx="3053497" cy="3175442"/>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t="1641" r="5232" b="3394"/>
                          <a:stretch/>
                        </pic:blipFill>
                        <pic:spPr>
                          <a:xfrm>
                            <a:off x="102419" y="95249"/>
                            <a:ext cx="2988644" cy="2499234"/>
                          </a:xfrm>
                          <a:prstGeom prst="rect">
                            <a:avLst/>
                          </a:prstGeom>
                        </pic:spPr>
                      </pic:pic>
                      <wps:wsp>
                        <wps:cNvPr id="21" name="Text Box 21"/>
                        <wps:cNvSpPr txBox="1"/>
                        <wps:spPr>
                          <a:xfrm>
                            <a:off x="407103" y="2661007"/>
                            <a:ext cx="2748813" cy="609684"/>
                          </a:xfrm>
                          <a:prstGeom prst="rect">
                            <a:avLst/>
                          </a:prstGeom>
                          <a:solidFill>
                            <a:prstClr val="white"/>
                          </a:solidFill>
                          <a:ln>
                            <a:noFill/>
                          </a:ln>
                        </wps:spPr>
                        <wps:txbx>
                          <w:txbxContent>
                            <w:p w14:paraId="5F130056" w14:textId="3DA2707F" w:rsidR="002C3227" w:rsidRPr="004F2CFC" w:rsidRDefault="002C3227" w:rsidP="004F2CFC">
                              <w:pPr>
                                <w:pStyle w:val="Caption"/>
                                <w:spacing w:line="276" w:lineRule="auto"/>
                                <w:rPr>
                                  <w:rFonts w:ascii="David" w:hAnsi="David" w:cs="David"/>
                                  <w:i w:val="0"/>
                                  <w:iCs w:val="0"/>
                                  <w:noProof/>
                                  <w:color w:val="000000" w:themeColor="text1"/>
                                  <w:sz w:val="20"/>
                                  <w:szCs w:val="20"/>
                                </w:rPr>
                              </w:pPr>
                              <w:bookmarkStart w:id="196" w:name="_Ref15394236"/>
                              <w:bookmarkStart w:id="197"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bookmarkEnd w:id="196"/>
                              <w:r w:rsidRPr="000B23EA">
                                <w:rPr>
                                  <w:rFonts w:ascii="David" w:hAnsi="David" w:cs="David" w:hint="cs"/>
                                  <w:b/>
                                  <w:bCs/>
                                  <w:i w:val="0"/>
                                  <w:iCs w:val="0"/>
                                  <w:color w:val="000000" w:themeColor="text1"/>
                                  <w:sz w:val="20"/>
                                  <w:szCs w:val="20"/>
                                </w:rPr>
                                <w:t xml:space="preserve">. </w:t>
                              </w:r>
                              <w:bookmarkEnd w:id="197"/>
                              <w:r w:rsidRPr="004F2CFC">
                                <w:rPr>
                                  <w:rFonts w:ascii="David" w:hAnsi="David" w:cs="David" w:hint="cs"/>
                                  <w:i w:val="0"/>
                                  <w:iCs w:val="0"/>
                                  <w:color w:val="000000" w:themeColor="text1"/>
                                  <w:sz w:val="20"/>
                                  <w:szCs w:val="20"/>
                                </w:rPr>
                                <w:t xml:space="preserve">Pareto frontier of two optimization runs </w:t>
                              </w:r>
                              <w:r>
                                <w:rPr>
                                  <w:rFonts w:ascii="David" w:hAnsi="David" w:cs="David"/>
                                  <w:i w:val="0"/>
                                  <w:iCs w:val="0"/>
                                  <w:color w:val="000000" w:themeColor="text1"/>
                                  <w:sz w:val="20"/>
                                  <w:szCs w:val="20"/>
                                </w:rPr>
                                <w:t>with</w:t>
                              </w:r>
                              <w:r w:rsidRPr="004F2CFC">
                                <w:rPr>
                                  <w:rFonts w:ascii="David" w:hAnsi="David" w:cs="David" w:hint="cs"/>
                                  <w:i w:val="0"/>
                                  <w:iCs w:val="0"/>
                                  <w:color w:val="000000" w:themeColor="text1"/>
                                  <w:sz w:val="20"/>
                                  <w:szCs w:val="20"/>
                                </w:rPr>
                                <w:t xml:space="preserve"> two different PED-related objectives</w:t>
                              </w:r>
                              <w:r>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2F3A85" id="Group 22" o:spid="_x0000_s1035" style="position:absolute;left:0;text-align:left;margin-left:239.75pt;margin-top:61.55pt;width:240.3pt;height:250pt;z-index:251664384;mso-width-relative:margin;mso-height-relative:margin" coordorigin="1024,952" coordsize="30534,317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">
                <v:shape id="Picture 5" o:spid="_x0000_s1036" type="#_x0000_t75" style="position:absolute;left:1024;top:952;width:29886;height:249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">
                  <v:imagedata r:id="rId17" o:title="" croptop="1075f" cropbottom="2224f" cropright="3429f"/>
                </v:shape>
                <v:shape id="Text Box 21" o:spid="_x0000_s1037" type="#_x0000_t202" style="position:absolute;left:4071;top:26610;width:27488;height:60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" stroked="f">
                  <v:textbox inset="0,0,0,0">
                    <w:txbxContent>
                      <w:p w14:paraId="5F130056" w14:textId="3DA2707F" w:rsidR="002C3227" w:rsidRPr="004F2CFC" w:rsidRDefault="002C3227" w:rsidP="004F2CFC">
                        <w:pPr>
                          <w:pStyle w:val="Caption"/>
                          <w:spacing w:line="276" w:lineRule="auto"/>
                          <w:rPr>
                            <w:rFonts w:ascii="David" w:hAnsi="David" w:cs="David"/>
                            <w:i w:val="0"/>
                            <w:iCs w:val="0"/>
                            <w:noProof/>
                            <w:color w:val="000000" w:themeColor="text1"/>
                            <w:sz w:val="20"/>
                            <w:szCs w:val="20"/>
                          </w:rPr>
                        </w:pPr>
                        <w:bookmarkStart w:id="189" w:name="_Ref15394236"/>
                        <w:bookmarkStart w:id="190"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bookmarkEnd w:id="189"/>
                        <w:r w:rsidRPr="000B23EA">
                          <w:rPr>
                            <w:rFonts w:ascii="David" w:hAnsi="David" w:cs="David" w:hint="cs"/>
                            <w:b/>
                            <w:bCs/>
                            <w:i w:val="0"/>
                            <w:iCs w:val="0"/>
                            <w:color w:val="000000" w:themeColor="text1"/>
                            <w:sz w:val="20"/>
                            <w:szCs w:val="20"/>
                          </w:rPr>
                          <w:t xml:space="preserve">. </w:t>
                        </w:r>
                        <w:bookmarkEnd w:id="190"/>
                        <w:r w:rsidRPr="004F2CFC">
                          <w:rPr>
                            <w:rFonts w:ascii="David" w:hAnsi="David" w:cs="David" w:hint="cs"/>
                            <w:i w:val="0"/>
                            <w:iCs w:val="0"/>
                            <w:color w:val="000000" w:themeColor="text1"/>
                            <w:sz w:val="20"/>
                            <w:szCs w:val="20"/>
                          </w:rPr>
                          <w:t xml:space="preserve">Pareto frontier of two optimization runs </w:t>
                        </w:r>
                        <w:r>
                          <w:rPr>
                            <w:rFonts w:ascii="David" w:hAnsi="David" w:cs="David"/>
                            <w:i w:val="0"/>
                            <w:iCs w:val="0"/>
                            <w:color w:val="000000" w:themeColor="text1"/>
                            <w:sz w:val="20"/>
                            <w:szCs w:val="20"/>
                          </w:rPr>
                          <w:t>with</w:t>
                        </w:r>
                        <w:r w:rsidRPr="004F2CFC">
                          <w:rPr>
                            <w:rFonts w:ascii="David" w:hAnsi="David" w:cs="David" w:hint="cs"/>
                            <w:i w:val="0"/>
                            <w:iCs w:val="0"/>
                            <w:color w:val="000000" w:themeColor="text1"/>
                            <w:sz w:val="20"/>
                            <w:szCs w:val="20"/>
                          </w:rPr>
                          <w:t xml:space="preserve"> two different PED-related objectives</w:t>
                        </w:r>
                        <w:r>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v:textbox>
                </v:shape>
                <w10:wrap type="square"/>
              </v:group>
            </w:pict>
          </mc:Fallback>
        </mc:AlternateContent>
      </w:r>
      <w:r w:rsidR="00961140">
        <w:rPr>
          <w:rFonts w:cs="David"/>
          <w:color w:val="000000" w:themeColor="text1"/>
        </w:rPr>
        <w:t>T</w:t>
      </w:r>
      <w:r w:rsidR="009C4C9F">
        <w:rPr>
          <w:rFonts w:cs="David"/>
          <w:color w:val="000000" w:themeColor="text1"/>
        </w:rPr>
        <w:t>he optimization process was constrained to find the optimal locations of 2-</w:t>
      </w:r>
      <w:r w:rsidR="00C75585">
        <w:rPr>
          <w:rFonts w:cs="David"/>
          <w:color w:val="000000" w:themeColor="text1"/>
        </w:rPr>
        <w:t>300</w:t>
      </w:r>
      <w:r w:rsidR="009C4C9F">
        <w:rPr>
          <w:rFonts w:cs="David"/>
          <w:color w:val="000000" w:themeColor="text1"/>
        </w:rPr>
        <w:t xml:space="preserve"> sensors.</w:t>
      </w:r>
      <w:r w:rsidR="00BA4CB8">
        <w:rPr>
          <w:rFonts w:cs="David"/>
          <w:color w:val="000000" w:themeColor="text1"/>
        </w:rPr>
        <w:t xml:space="preserve"> Figure</w:t>
      </w:r>
      <w:r w:rsidR="009C4C9F">
        <w:rPr>
          <w:rFonts w:cs="David"/>
          <w:color w:val="000000" w:themeColor="text1"/>
        </w:rPr>
        <w:t xml:space="preserve"> </w:t>
      </w:r>
      <w:r w:rsidR="00A47983" w:rsidRPr="002F768E">
        <w:rPr>
          <w:rFonts w:cs="David"/>
          <w:color w:val="000000" w:themeColor="text1"/>
        </w:rPr>
        <w:fldChar w:fldCharType="begin"/>
      </w:r>
      <w:r w:rsidR="00A47983" w:rsidRPr="002F768E">
        <w:rPr>
          <w:rFonts w:cs="David"/>
          <w:color w:val="000000" w:themeColor="text1"/>
        </w:rPr>
        <w:instrText xml:space="preserve"> REF figure_3 </w:instrText>
      </w:r>
      <w:r w:rsidR="00BA4CB8">
        <w:rPr>
          <w:rFonts w:cs="David"/>
          <w:color w:val="000000" w:themeColor="text1"/>
        </w:rPr>
        <w:instrText xml:space="preserve">\# 0 </w:instrText>
      </w:r>
      <w:r w:rsidR="00A47983" w:rsidRPr="002F768E">
        <w:rPr>
          <w:rFonts w:cs="David"/>
          <w:color w:val="000000" w:themeColor="text1"/>
        </w:rPr>
        <w:instrText xml:space="preserve">\h  \* MERGEFORMAT </w:instrText>
      </w:r>
      <w:r w:rsidR="00A47983" w:rsidRPr="002F768E">
        <w:rPr>
          <w:rFonts w:cs="David"/>
          <w:color w:val="000000" w:themeColor="text1"/>
        </w:rPr>
      </w:r>
      <w:r w:rsidR="00A47983" w:rsidRPr="002F768E">
        <w:rPr>
          <w:rFonts w:cs="David"/>
          <w:color w:val="000000" w:themeColor="text1"/>
        </w:rPr>
        <w:fldChar w:fldCharType="separate"/>
      </w:r>
      <w:r w:rsidR="00587E2C">
        <w:rPr>
          <w:rFonts w:cs="David"/>
          <w:color w:val="000000" w:themeColor="text1"/>
        </w:rPr>
        <w:t>3</w:t>
      </w:r>
      <w:r w:rsidR="00A47983" w:rsidRPr="002F768E">
        <w:rPr>
          <w:rFonts w:cs="David"/>
          <w:color w:val="000000" w:themeColor="text1"/>
        </w:rPr>
        <w:fldChar w:fldCharType="end"/>
      </w:r>
      <w:r w:rsidR="00BA4CB8">
        <w:rPr>
          <w:rFonts w:cs="David"/>
          <w:color w:val="000000" w:themeColor="text1"/>
        </w:rPr>
        <w:t xml:space="preserve"> </w:t>
      </w:r>
      <w:r w:rsidR="00A87C07" w:rsidRPr="002F768E">
        <w:rPr>
          <w:rFonts w:cs="David"/>
          <w:color w:val="000000" w:themeColor="text1"/>
        </w:rPr>
        <w:t xml:space="preserve">illustrates </w:t>
      </w:r>
      <w:r w:rsidR="002A3AF7" w:rsidRPr="002F768E">
        <w:rPr>
          <w:rFonts w:cs="David"/>
          <w:color w:val="000000" w:themeColor="text1"/>
        </w:rPr>
        <w:t xml:space="preserve">the </w:t>
      </w:r>
      <w:r w:rsidR="00607214" w:rsidRPr="002F768E">
        <w:rPr>
          <w:rFonts w:cs="David"/>
          <w:color w:val="000000" w:themeColor="text1"/>
        </w:rPr>
        <w:t xml:space="preserve">Pareto </w:t>
      </w:r>
      <w:r w:rsidR="002A3AF7" w:rsidRPr="002F768E">
        <w:rPr>
          <w:rFonts w:cs="David"/>
          <w:color w:val="000000" w:themeColor="text1"/>
        </w:rPr>
        <w:t xml:space="preserve">frontier </w:t>
      </w:r>
      <w:r w:rsidR="00307288" w:rsidRPr="002F768E">
        <w:rPr>
          <w:rFonts w:cs="David"/>
          <w:color w:val="000000" w:themeColor="text1"/>
        </w:rPr>
        <w:t>received by two optimization runs, using</w:t>
      </w:r>
      <w:r w:rsidR="005B04EF" w:rsidRPr="002F768E">
        <w:rPr>
          <w:rFonts w:cs="David"/>
          <w:color w:val="000000" w:themeColor="text1"/>
        </w:rPr>
        <w:t xml:space="preserve"> the number of </w:t>
      </w:r>
      <w:r w:rsidRPr="002F768E">
        <w:rPr>
          <w:rFonts w:cs="David"/>
          <w:color w:val="000000" w:themeColor="text1"/>
        </w:rPr>
        <w:t>sensors</w:t>
      </w:r>
      <w:r w:rsidR="005B04EF" w:rsidRPr="002F768E">
        <w:rPr>
          <w:rFonts w:cs="David"/>
          <w:color w:val="000000" w:themeColor="text1"/>
        </w:rPr>
        <w:t xml:space="preserve"> </w:t>
      </w:r>
      <w:r w:rsidR="003565EC" w:rsidRPr="002F768E">
        <w:rPr>
          <w:rFonts w:cs="David"/>
          <w:color w:val="000000" w:themeColor="text1"/>
        </w:rPr>
        <w:t>(</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hint="cs"/>
                <w:color w:val="000000" w:themeColor="text1"/>
              </w:rPr>
              <m:t>#r</m:t>
            </m:r>
          </m:sub>
        </m:sSub>
      </m:oMath>
      <w:r w:rsidR="003565EC" w:rsidRPr="002F768E">
        <w:rPr>
          <w:rFonts w:cs="David"/>
          <w:color w:val="000000" w:themeColor="text1"/>
        </w:rPr>
        <w:t xml:space="preserve">) </w:t>
      </w:r>
      <w:r w:rsidR="005B04EF" w:rsidRPr="002F768E">
        <w:rPr>
          <w:rFonts w:cs="David"/>
          <w:color w:val="000000" w:themeColor="text1"/>
        </w:rPr>
        <w:t xml:space="preserve">as the first objective </w:t>
      </w:r>
      <w:r w:rsidR="00CA1C94" w:rsidRPr="002F768E">
        <w:rPr>
          <w:rFonts w:cs="David"/>
          <w:color w:val="000000" w:themeColor="text1"/>
        </w:rPr>
        <w:t>(</w:t>
      </w:r>
      <w:r w:rsidR="0019688C" w:rsidRPr="002F768E">
        <w:rPr>
          <w:rFonts w:cs="David"/>
          <w:color w:val="000000" w:themeColor="text1"/>
        </w:rPr>
        <w:t xml:space="preserve">Eq. </w:t>
      </w:r>
      <w:r w:rsidR="00915EB0" w:rsidRPr="002F768E">
        <w:rPr>
          <w:rFonts w:cs="David"/>
          <w:color w:val="000000" w:themeColor="text1"/>
        </w:rPr>
        <w:fldChar w:fldCharType="begin"/>
      </w:r>
      <w:r w:rsidR="00915EB0" w:rsidRPr="002F768E">
        <w:rPr>
          <w:rFonts w:cs="David"/>
          <w:color w:val="000000" w:themeColor="text1"/>
        </w:rPr>
        <w:instrText xml:space="preserve"> REF equation_5 \h </w:instrText>
      </w:r>
      <w:r w:rsidR="00E87BA7" w:rsidRPr="002F768E">
        <w:rPr>
          <w:rFonts w:cs="David"/>
          <w:color w:val="000000" w:themeColor="text1"/>
        </w:rPr>
        <w:instrText xml:space="preserve"> \* MERGEFORMAT </w:instrText>
      </w:r>
      <w:r w:rsidR="00915EB0" w:rsidRPr="002F768E">
        <w:rPr>
          <w:rFonts w:cs="David"/>
          <w:color w:val="000000" w:themeColor="text1"/>
        </w:rPr>
      </w:r>
      <w:r w:rsidR="00915EB0" w:rsidRPr="002F768E">
        <w:rPr>
          <w:rFonts w:cs="David"/>
          <w:color w:val="000000" w:themeColor="text1"/>
        </w:rPr>
        <w:fldChar w:fldCharType="separate"/>
      </w:r>
      <w:r w:rsidR="00587E2C" w:rsidRPr="00587E2C">
        <w:rPr>
          <w:rFonts w:cs="David"/>
          <w:noProof/>
          <w:color w:val="000000" w:themeColor="text1"/>
        </w:rPr>
        <w:t>6</w:t>
      </w:r>
      <w:r w:rsidR="00915EB0" w:rsidRPr="002F768E">
        <w:rPr>
          <w:rFonts w:cs="David"/>
          <w:color w:val="000000" w:themeColor="text1"/>
        </w:rPr>
        <w:fldChar w:fldCharType="end"/>
      </w:r>
      <w:r w:rsidR="00CA1C94" w:rsidRPr="002F768E">
        <w:rPr>
          <w:rFonts w:cs="David"/>
          <w:color w:val="000000" w:themeColor="text1"/>
        </w:rPr>
        <w:t xml:space="preserve">) </w:t>
      </w:r>
      <w:r w:rsidR="005B04EF" w:rsidRPr="002F768E">
        <w:rPr>
          <w:rFonts w:cs="David"/>
          <w:color w:val="000000" w:themeColor="text1"/>
        </w:rPr>
        <w:t xml:space="preserve">and </w:t>
      </w:r>
      <w:r w:rsidR="00307288" w:rsidRPr="002F768E">
        <w:rPr>
          <w:rFonts w:cs="David"/>
          <w:color w:val="000000" w:themeColor="text1"/>
        </w:rPr>
        <w:t xml:space="preserve">average minimal </w:t>
      </w:r>
      <w:r w:rsidR="00BD5308" w:rsidRPr="002F768E">
        <w:rPr>
          <w:rFonts w:cs="David"/>
          <w:color w:val="000000" w:themeColor="text1"/>
        </w:rPr>
        <w:t xml:space="preserve">PED values </w:t>
      </w:r>
      <w:r w:rsidR="003565EC" w:rsidRPr="002F768E">
        <w:rPr>
          <w:rFonts w:cs="David"/>
          <w:color w:val="000000" w:themeColor="text1"/>
        </w:rPr>
        <w:t>(</w:t>
      </w:r>
      <w:bookmarkStart w:id="198" w:name="OLE_LINK48"/>
      <w:bookmarkStart w:id="199" w:name="OLE_LINK49"/>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bookmarkEnd w:id="198"/>
      <w:bookmarkEnd w:id="199"/>
      <w:r w:rsidR="003565EC" w:rsidRPr="002F768E">
        <w:rPr>
          <w:rFonts w:cs="David"/>
          <w:color w:val="000000" w:themeColor="text1"/>
        </w:rPr>
        <w:t xml:space="preserve">) </w:t>
      </w:r>
      <w:r w:rsidR="005B04EF" w:rsidRPr="002F768E">
        <w:rPr>
          <w:rFonts w:cs="David"/>
          <w:color w:val="000000" w:themeColor="text1"/>
        </w:rPr>
        <w:t>or</w:t>
      </w:r>
      <w:r w:rsidR="00BD5308" w:rsidRPr="002F768E">
        <w:rPr>
          <w:rFonts w:cs="David"/>
          <w:color w:val="000000" w:themeColor="text1"/>
        </w:rPr>
        <w:t xml:space="preserve"> the </w:t>
      </w:r>
      <w:r w:rsidR="00214EA9" w:rsidRPr="002F768E">
        <w:rPr>
          <w:rFonts w:cs="David"/>
          <w:color w:val="000000" w:themeColor="text1"/>
        </w:rPr>
        <w:t>25</w:t>
      </w:r>
      <w:r w:rsidR="00BD5308" w:rsidRPr="002F768E">
        <w:rPr>
          <w:rFonts w:cs="David"/>
          <w:color w:val="000000" w:themeColor="text1"/>
          <w:vertAlign w:val="superscript"/>
        </w:rPr>
        <w:t>th</w:t>
      </w:r>
      <w:r w:rsidR="00BD5308" w:rsidRPr="002F768E">
        <w:rPr>
          <w:rFonts w:cs="David"/>
          <w:color w:val="000000" w:themeColor="text1"/>
        </w:rPr>
        <w:t xml:space="preserve"> percentile of all PED values</w:t>
      </w:r>
      <w:r w:rsidR="005B04EF" w:rsidRPr="002F768E">
        <w:rPr>
          <w:rFonts w:cs="David"/>
          <w:color w:val="000000" w:themeColor="text1"/>
        </w:rPr>
        <w:t xml:space="preserve"> </w:t>
      </w:r>
      <w:r w:rsidR="003565EC" w:rsidRPr="002F768E">
        <w:rPr>
          <w:rFonts w:cs="David"/>
          <w:color w:val="000000" w:themeColor="text1"/>
        </w:rPr>
        <w:t>(</w:t>
      </w:r>
      <w:bookmarkStart w:id="200" w:name="OLE_LINK50"/>
      <w:bookmarkStart w:id="201" w:name="OLE_LINK51"/>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bookmarkEnd w:id="200"/>
      <w:bookmarkEnd w:id="201"/>
      <w:r w:rsidR="003565EC" w:rsidRPr="002F768E">
        <w:rPr>
          <w:rFonts w:cs="David"/>
          <w:color w:val="000000" w:themeColor="text1"/>
        </w:rPr>
        <w:t xml:space="preserve">) </w:t>
      </w:r>
      <w:r w:rsidR="005B04EF" w:rsidRPr="002F768E">
        <w:rPr>
          <w:rFonts w:cs="David"/>
          <w:color w:val="000000" w:themeColor="text1"/>
        </w:rPr>
        <w:t>as the second objective</w:t>
      </w:r>
      <w:r w:rsidR="002A3AF7" w:rsidRPr="002F768E">
        <w:rPr>
          <w:rFonts w:cs="David"/>
          <w:color w:val="000000" w:themeColor="text1"/>
        </w:rPr>
        <w:t xml:space="preserve"> </w:t>
      </w:r>
      <w:r w:rsidR="00C2710A" w:rsidRPr="002F768E">
        <w:rPr>
          <w:rFonts w:cs="David"/>
          <w:color w:val="000000" w:themeColor="text1"/>
        </w:rPr>
        <w:t>(Eq.</w:t>
      </w:r>
      <w:r w:rsidR="00F030D2" w:rsidRPr="002F768E">
        <w:rPr>
          <w:rFonts w:cs="David"/>
          <w:color w:val="000000" w:themeColor="text1"/>
        </w:rPr>
        <w:fldChar w:fldCharType="begin"/>
      </w:r>
      <w:r w:rsidR="00F030D2" w:rsidRPr="002F768E">
        <w:rPr>
          <w:rFonts w:cs="David"/>
          <w:color w:val="000000" w:themeColor="text1"/>
        </w:rPr>
        <w:instrText xml:space="preserve"> REF equation_6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87E2C" w:rsidRPr="00587E2C">
        <w:rPr>
          <w:rFonts w:cs="David"/>
          <w:noProof/>
          <w:color w:val="000000" w:themeColor="text1"/>
        </w:rPr>
        <w:t>7</w:t>
      </w:r>
      <w:r w:rsidR="00F030D2" w:rsidRPr="002F768E">
        <w:rPr>
          <w:rFonts w:cs="David"/>
          <w:color w:val="000000" w:themeColor="text1"/>
        </w:rPr>
        <w:fldChar w:fldCharType="end"/>
      </w:r>
      <w:r w:rsidR="00C2710A" w:rsidRPr="002F768E">
        <w:rPr>
          <w:rFonts w:cs="David"/>
          <w:color w:val="000000" w:themeColor="text1"/>
        </w:rPr>
        <w:t xml:space="preserve"> and Eq.</w:t>
      </w:r>
      <w:r w:rsidR="00F030D2" w:rsidRPr="002F768E">
        <w:rPr>
          <w:rFonts w:cs="David"/>
          <w:color w:val="000000" w:themeColor="text1"/>
        </w:rPr>
        <w:fldChar w:fldCharType="begin"/>
      </w:r>
      <w:r w:rsidR="00F030D2" w:rsidRPr="002F768E">
        <w:rPr>
          <w:rFonts w:cs="David"/>
          <w:color w:val="000000" w:themeColor="text1"/>
        </w:rPr>
        <w:instrText xml:space="preserve"> REF equation_7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87E2C" w:rsidRPr="00587E2C">
        <w:rPr>
          <w:rFonts w:cs="David"/>
          <w:noProof/>
          <w:color w:val="000000" w:themeColor="text1"/>
        </w:rPr>
        <w:t>8</w:t>
      </w:r>
      <w:r w:rsidR="00F030D2" w:rsidRPr="002F768E">
        <w:rPr>
          <w:rFonts w:cs="David"/>
          <w:color w:val="000000" w:themeColor="text1"/>
        </w:rPr>
        <w:fldChar w:fldCharType="end"/>
      </w:r>
      <w:r w:rsidR="00C2710A" w:rsidRPr="002F768E">
        <w:rPr>
          <w:rFonts w:cs="David"/>
          <w:color w:val="000000" w:themeColor="text1"/>
        </w:rPr>
        <w:t xml:space="preserve">, respectively). </w:t>
      </w:r>
      <w:r w:rsidR="002F20DD">
        <w:rPr>
          <w:rFonts w:cs="David"/>
          <w:color w:val="000000" w:themeColor="text1"/>
        </w:rPr>
        <w:t>The ultimate optimal solution in</w:t>
      </w:r>
      <w:r w:rsidR="004B13E0">
        <w:rPr>
          <w:rFonts w:cs="David"/>
          <w:color w:val="000000" w:themeColor="text1"/>
        </w:rPr>
        <w:t xml:space="preserve"> Fig.</w:t>
      </w:r>
      <w:r w:rsidR="002F20DD">
        <w:rPr>
          <w:rFonts w:cs="David"/>
          <w:color w:val="000000" w:themeColor="text1"/>
        </w:rPr>
        <w:t xml:space="preserve"> </w:t>
      </w:r>
      <w:r w:rsidR="004B13E0">
        <w:rPr>
          <w:rFonts w:cs="David"/>
          <w:color w:val="000000" w:themeColor="text1"/>
        </w:rPr>
        <w:fldChar w:fldCharType="begin"/>
      </w:r>
      <w:r w:rsidR="004B13E0">
        <w:rPr>
          <w:rFonts w:cs="David"/>
          <w:color w:val="000000" w:themeColor="text1"/>
        </w:rPr>
        <w:instrText xml:space="preserve"> REF _Ref15394236 \# 0 \h  \* MERGEFORMAT </w:instrText>
      </w:r>
      <w:r w:rsidR="004B13E0">
        <w:rPr>
          <w:rFonts w:cs="David"/>
          <w:color w:val="000000" w:themeColor="text1"/>
        </w:rPr>
      </w:r>
      <w:r w:rsidR="004B13E0">
        <w:rPr>
          <w:rFonts w:cs="David"/>
          <w:color w:val="000000" w:themeColor="text1"/>
        </w:rPr>
        <w:fldChar w:fldCharType="separate"/>
      </w:r>
      <w:r w:rsidR="00587E2C">
        <w:rPr>
          <w:rFonts w:cs="David"/>
          <w:color w:val="000000" w:themeColor="text1"/>
        </w:rPr>
        <w:t>3</w:t>
      </w:r>
      <w:r w:rsidR="004B13E0">
        <w:rPr>
          <w:rFonts w:cs="David"/>
          <w:color w:val="000000" w:themeColor="text1"/>
        </w:rPr>
        <w:fldChar w:fldCharType="end"/>
      </w:r>
      <w:r w:rsidR="004B13E0">
        <w:rPr>
          <w:rFonts w:cs="David"/>
          <w:color w:val="000000" w:themeColor="text1"/>
        </w:rPr>
        <w:t xml:space="preserve"> </w:t>
      </w:r>
      <w:r w:rsidR="002F20DD">
        <w:rPr>
          <w:rFonts w:cs="David"/>
          <w:color w:val="000000" w:themeColor="text1"/>
        </w:rPr>
        <w:t xml:space="preserve">would be the most upper left corner of the graph, which represents zero cost and highest PED. However, as this goal </w:t>
      </w:r>
      <w:r w:rsidR="00C57E0E">
        <w:rPr>
          <w:rFonts w:cs="David"/>
          <w:color w:val="000000" w:themeColor="text1"/>
        </w:rPr>
        <w:t>cannot</w:t>
      </w:r>
      <w:r w:rsidR="002F20DD">
        <w:rPr>
          <w:rFonts w:cs="David"/>
          <w:color w:val="000000" w:themeColor="text1"/>
        </w:rPr>
        <w:t xml:space="preserve"> be achieved due to the </w:t>
      </w:r>
      <w:r w:rsidR="00C57E0E">
        <w:rPr>
          <w:rFonts w:cs="David"/>
          <w:color w:val="000000" w:themeColor="text1"/>
        </w:rPr>
        <w:t>constraints</w:t>
      </w:r>
      <w:r w:rsidR="002F20DD">
        <w:rPr>
          <w:rFonts w:cs="David"/>
          <w:color w:val="000000" w:themeColor="text1"/>
        </w:rPr>
        <w:t xml:space="preserve"> of the problem, e</w:t>
      </w:r>
      <w:r w:rsidR="002F20DD" w:rsidRPr="002F768E">
        <w:rPr>
          <w:rFonts w:cs="David"/>
          <w:color w:val="000000" w:themeColor="text1"/>
        </w:rPr>
        <w:t xml:space="preserve">ach </w:t>
      </w:r>
      <w:r w:rsidR="007B547B" w:rsidRPr="002F768E">
        <w:rPr>
          <w:rFonts w:cs="David"/>
          <w:color w:val="000000" w:themeColor="text1"/>
        </w:rPr>
        <w:t xml:space="preserve">dot </w:t>
      </w:r>
      <w:r w:rsidR="00C661B6" w:rsidRPr="002F768E">
        <w:rPr>
          <w:rFonts w:cs="David"/>
          <w:color w:val="000000" w:themeColor="text1"/>
        </w:rPr>
        <w:t xml:space="preserve">in </w:t>
      </w:r>
      <w:r w:rsidR="0023459B">
        <w:rPr>
          <w:rFonts w:cs="David"/>
          <w:color w:val="000000" w:themeColor="text1"/>
        </w:rPr>
        <w:t xml:space="preserve">Fig. </w:t>
      </w:r>
      <w:r w:rsidR="0023459B">
        <w:rPr>
          <w:rFonts w:cs="David"/>
          <w:color w:val="000000" w:themeColor="text1"/>
        </w:rPr>
        <w:fldChar w:fldCharType="begin"/>
      </w:r>
      <w:r w:rsidR="0023459B">
        <w:rPr>
          <w:rFonts w:cs="David"/>
          <w:color w:val="000000" w:themeColor="text1"/>
        </w:rPr>
        <w:instrText xml:space="preserve"> REF _Ref15394236 \# 0 \h  \* MERGEFORMAT </w:instrText>
      </w:r>
      <w:r w:rsidR="0023459B">
        <w:rPr>
          <w:rFonts w:cs="David"/>
          <w:color w:val="000000" w:themeColor="text1"/>
        </w:rPr>
      </w:r>
      <w:r w:rsidR="0023459B">
        <w:rPr>
          <w:rFonts w:cs="David"/>
          <w:color w:val="000000" w:themeColor="text1"/>
        </w:rPr>
        <w:fldChar w:fldCharType="separate"/>
      </w:r>
      <w:r w:rsidR="00587E2C">
        <w:rPr>
          <w:rFonts w:cs="David"/>
          <w:color w:val="000000" w:themeColor="text1"/>
        </w:rPr>
        <w:t>3</w:t>
      </w:r>
      <w:r w:rsidR="0023459B">
        <w:rPr>
          <w:rFonts w:cs="David"/>
          <w:color w:val="000000" w:themeColor="text1"/>
        </w:rPr>
        <w:fldChar w:fldCharType="end"/>
      </w:r>
      <w:r w:rsidR="0023459B">
        <w:rPr>
          <w:rFonts w:cs="David"/>
          <w:color w:val="000000" w:themeColor="text1"/>
        </w:rPr>
        <w:t xml:space="preserve"> </w:t>
      </w:r>
      <w:r w:rsidR="007B547B" w:rsidRPr="002F768E">
        <w:rPr>
          <w:rFonts w:cs="David"/>
          <w:color w:val="000000" w:themeColor="text1"/>
        </w:rPr>
        <w:t xml:space="preserve">represents a non-dominated solution </w:t>
      </w:r>
      <w:r w:rsidR="007B547B">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_Ref14950498 \r \h </w:instrText>
      </w:r>
      <w:r w:rsidR="0021682C">
        <w:rPr>
          <w:rFonts w:cs="David"/>
          <w:color w:val="000000" w:themeColor="text1"/>
        </w:rPr>
      </w:r>
      <w:r w:rsidR="0021682C">
        <w:rPr>
          <w:rFonts w:cs="David"/>
          <w:color w:val="000000" w:themeColor="text1"/>
        </w:rPr>
        <w:fldChar w:fldCharType="separate"/>
      </w:r>
      <w:r w:rsidR="00587E2C">
        <w:rPr>
          <w:rFonts w:cs="David"/>
          <w:color w:val="000000" w:themeColor="text1"/>
          <w:cs/>
        </w:rPr>
        <w:t>‎</w:t>
      </w:r>
      <w:r w:rsidR="00587E2C">
        <w:rPr>
          <w:rFonts w:cs="David"/>
          <w:color w:val="000000" w:themeColor="text1"/>
        </w:rPr>
        <w:t>5.1.3</w:t>
      </w:r>
      <w:r w:rsidR="0021682C">
        <w:rPr>
          <w:rFonts w:cs="David"/>
          <w:color w:val="000000" w:themeColor="text1"/>
        </w:rPr>
        <w:fldChar w:fldCharType="end"/>
      </w:r>
      <w:r w:rsidR="007B547B">
        <w:rPr>
          <w:rFonts w:cs="David"/>
          <w:color w:val="000000" w:themeColor="text1"/>
        </w:rPr>
        <w:t>)</w:t>
      </w:r>
      <w:r w:rsidR="00FF0024">
        <w:rPr>
          <w:rFonts w:cs="David"/>
          <w:color w:val="000000" w:themeColor="text1"/>
        </w:rPr>
        <w:t>, i.e., an optimal solution for a given number of sensors.</w:t>
      </w:r>
      <w:r w:rsidR="007B547B">
        <w:rPr>
          <w:rFonts w:cs="David"/>
          <w:color w:val="000000" w:themeColor="text1"/>
        </w:rPr>
        <w:t xml:space="preserve"> The conflict between the cost of the network and its performance is reflected in the Pareto frontier - </w:t>
      </w:r>
      <w:r w:rsidR="00F217B0">
        <w:rPr>
          <w:rFonts w:cs="David"/>
          <w:color w:val="000000" w:themeColor="text1"/>
        </w:rPr>
        <w:t>h</w:t>
      </w:r>
      <w:r w:rsidR="00DA259E">
        <w:rPr>
          <w:rFonts w:cs="David"/>
          <w:color w:val="000000" w:themeColor="text1"/>
        </w:rPr>
        <w:t xml:space="preserve">igher PED values and better network performance are achieved by larger number of </w:t>
      </w:r>
      <w:r w:rsidR="00DD2B67">
        <w:rPr>
          <w:rFonts w:cs="David"/>
          <w:color w:val="000000" w:themeColor="text1"/>
        </w:rPr>
        <w:t>sensors but</w:t>
      </w:r>
      <w:r w:rsidR="00FC3993">
        <w:rPr>
          <w:rFonts w:cs="David"/>
          <w:color w:val="000000" w:themeColor="text1"/>
        </w:rPr>
        <w:t xml:space="preserve"> result in a more expensive sensor array.</w:t>
      </w:r>
      <w:r w:rsidR="007B547B">
        <w:rPr>
          <w:rFonts w:cs="David"/>
          <w:color w:val="000000" w:themeColor="text1"/>
        </w:rPr>
        <w:t xml:space="preserve"> </w:t>
      </w:r>
    </w:p>
    <w:p w14:paraId="2B96CF69" w14:textId="12AD2036" w:rsidR="009F0781" w:rsidRPr="00202893" w:rsidRDefault="00840693">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7696" behindDoc="1" locked="0" layoutInCell="1" allowOverlap="1" wp14:anchorId="514AA6A2" wp14:editId="2311207B">
                <wp:simplePos x="0" y="0"/>
                <wp:positionH relativeFrom="column">
                  <wp:posOffset>-53975</wp:posOffset>
                </wp:positionH>
                <wp:positionV relativeFrom="paragraph">
                  <wp:posOffset>1437005</wp:posOffset>
                </wp:positionV>
                <wp:extent cx="6151880" cy="3197225"/>
                <wp:effectExtent l="0" t="0" r="0" b="3175"/>
                <wp:wrapTight wrapText="bothSides">
                  <wp:wrapPolygon edited="0">
                    <wp:start x="0" y="0"/>
                    <wp:lineTo x="0" y="17331"/>
                    <wp:lineTo x="178" y="17846"/>
                    <wp:lineTo x="178" y="21536"/>
                    <wp:lineTo x="21538" y="21536"/>
                    <wp:lineTo x="21538" y="17417"/>
                    <wp:lineTo x="21448"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6151880" cy="3197225"/>
                          <a:chOff x="-51969" y="-110622"/>
                          <a:chExt cx="6255989" cy="3347863"/>
                        </a:xfrm>
                      </wpg:grpSpPr>
                      <wpg:grpSp>
                        <wpg:cNvPr id="24" name="Group 24"/>
                        <wpg:cNvGrpSpPr/>
                        <wpg:grpSpPr>
                          <a:xfrm>
                            <a:off x="-51969" y="-110622"/>
                            <a:ext cx="6255989" cy="3347863"/>
                            <a:chOff x="-239670" y="-243210"/>
                            <a:chExt cx="6757441" cy="4089231"/>
                          </a:xfrm>
                        </wpg:grpSpPr>
                        <pic:pic xmlns:pic="http://schemas.openxmlformats.org/drawingml/2006/picture">
                          <pic:nvPicPr>
                            <pic:cNvPr id="8" name="Picture 8"/>
                            <pic:cNvPicPr>
                              <a:picLocks noChangeAspect="1"/>
                            </pic:cNvPicPr>
                          </pic:nvPicPr>
                          <pic:blipFill rotWithShape="1">
                            <a:blip r:embed="rId18" cstate="print">
                              <a:extLst>
                                <a:ext uri="{28A0092B-C50C-407E-A947-70E740481C1C}">
                                  <a14:useLocalDpi xmlns:a14="http://schemas.microsoft.com/office/drawing/2010/main" val="0"/>
                                </a:ext>
                              </a:extLst>
                            </a:blip>
                            <a:srcRect l="5304" t="2769" r="4378" b="2365"/>
                            <a:stretch/>
                          </pic:blipFill>
                          <pic:spPr bwMode="auto">
                            <a:xfrm>
                              <a:off x="-239670" y="-243210"/>
                              <a:ext cx="6702280" cy="3277962"/>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159225" y="3057033"/>
                              <a:ext cx="6676996" cy="788988"/>
                            </a:xfrm>
                            <a:prstGeom prst="rect">
                              <a:avLst/>
                            </a:prstGeom>
                            <a:solidFill>
                              <a:prstClr val="white"/>
                            </a:solidFill>
                            <a:ln>
                              <a:noFill/>
                            </a:ln>
                          </wps:spPr>
                          <wps:txbx>
                            <w:txbxContent>
                              <w:p w14:paraId="5D6F3A21" w14:textId="7763FE91" w:rsidR="002C3227" w:rsidRPr="001E387C" w:rsidRDefault="002C3227" w:rsidP="000B23EA">
                                <w:pPr>
                                  <w:pStyle w:val="Caption"/>
                                  <w:spacing w:line="276" w:lineRule="auto"/>
                                  <w:rPr>
                                    <w:rFonts w:ascii="David" w:hAnsi="David" w:cs="David"/>
                                    <w:i w:val="0"/>
                                    <w:iCs w:val="0"/>
                                    <w:noProof/>
                                    <w:color w:val="000000" w:themeColor="text1"/>
                                    <w:sz w:val="24"/>
                                    <w:szCs w:val="20"/>
                                  </w:rPr>
                                </w:pPr>
                                <w:bookmarkStart w:id="202"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202"/>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2201674" y="40012"/>
                            <a:ext cx="262255" cy="262255"/>
                          </a:xfrm>
                          <a:prstGeom prst="rect">
                            <a:avLst/>
                          </a:prstGeom>
                          <a:noFill/>
                          <a:ln w="6350">
                            <a:noFill/>
                          </a:ln>
                        </wps:spPr>
                        <wps:txbx>
                          <w:txbxContent>
                            <w:p w14:paraId="33F8991B" w14:textId="0DA437A6" w:rsidR="002C3227" w:rsidRPr="002E70FE" w:rsidRDefault="002C3227">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5228053" y="40012"/>
                            <a:ext cx="262255" cy="262255"/>
                          </a:xfrm>
                          <a:prstGeom prst="rect">
                            <a:avLst/>
                          </a:prstGeom>
                          <a:noFill/>
                          <a:ln w="6350">
                            <a:noFill/>
                          </a:ln>
                        </wps:spPr>
                        <wps:txbx>
                          <w:txbxContent>
                            <w:p w14:paraId="10A18B69" w14:textId="6B74CAC2" w:rsidR="002C3227" w:rsidRPr="002E70FE" w:rsidRDefault="002C3227" w:rsidP="002E70FE">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AA6A2" id="Group 16" o:spid="_x0000_s1038" style="position:absolute;left:0;text-align:left;margin-left:-4.25pt;margin-top:113.15pt;width:484.4pt;height:251.75pt;z-index:-251638784;mso-width-relative:margin;mso-height-relative:margin" coordorigin="-519,-1106" coordsize="62559,334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">
                <v:group id="Group 24" o:spid="_x0000_s1039" style="position:absolute;left:-519;top:-1106;width:62559;height:33478" coordorigin="-2396,-2432" coordsize="67574,40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8" o:spid="_x0000_s1040" type="#_x0000_t75" style="position:absolute;left:-2396;top:-2432;width:67022;height:32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">
                    <v:imagedata r:id="rId19" o:title="" croptop="1815f" cropbottom="1550f" cropleft="3476f" cropright="2869f"/>
                  </v:shape>
                  <v:shape id="Text Box 23" o:spid="_x0000_s1041" type="#_x0000_t202" style="position:absolute;left:-1592;top:30570;width:66769;height:7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7763FE91" w:rsidR="002C3227" w:rsidRPr="001E387C" w:rsidRDefault="002C3227" w:rsidP="000B23EA">
                          <w:pPr>
                            <w:pStyle w:val="Caption"/>
                            <w:spacing w:line="276" w:lineRule="auto"/>
                            <w:rPr>
                              <w:rFonts w:ascii="David" w:hAnsi="David" w:cs="David"/>
                              <w:i w:val="0"/>
                              <w:iCs w:val="0"/>
                              <w:noProof/>
                              <w:color w:val="000000" w:themeColor="text1"/>
                              <w:sz w:val="24"/>
                              <w:szCs w:val="20"/>
                            </w:rPr>
                          </w:pPr>
                          <w:bookmarkStart w:id="196"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96"/>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v:textbox>
                  </v:shape>
                </v:group>
                <v:shape id="Text Box 12" o:spid="_x0000_s1042" type="#_x0000_t202" style="position:absolute;left:22016;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14:paraId="33F8991B" w14:textId="0DA437A6" w:rsidR="002C3227" w:rsidRPr="002E70FE" w:rsidRDefault="002C3227">
                        <w:pPr>
                          <w:rPr>
                            <w:rFonts w:cs="David"/>
                            <w:color w:val="000000" w:themeColor="text1"/>
                          </w:rPr>
                        </w:pPr>
                        <w:r w:rsidRPr="002E70FE">
                          <w:rPr>
                            <w:rFonts w:cs="David"/>
                            <w:color w:val="000000" w:themeColor="text1"/>
                          </w:rPr>
                          <w:t>a</w:t>
                        </w:r>
                      </w:p>
                    </w:txbxContent>
                  </v:textbox>
                </v:shape>
                <v:shape id="Text Box 13" o:spid="_x0000_s1043" type="#_x0000_t202" style="position:absolute;left:52280;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2UOyQAAAOA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4oNlDskAAADg&#13;&#10;AAAADwAAAAAAAAAAAAAAAAAHAgAAZHJzL2Rvd25yZXYueG1sUEsFBgAAAAADAAMAtwAAAP0CAAAA&#13;&#10;AA==&#13;&#10;" filled="f" stroked="f" strokeweight=".5pt">
                  <v:textbox>
                    <w:txbxContent>
                      <w:p w14:paraId="10A18B69" w14:textId="6B74CAC2" w:rsidR="002C3227" w:rsidRPr="002E70FE" w:rsidRDefault="002C3227" w:rsidP="002E70FE">
                        <w:pPr>
                          <w:rPr>
                            <w:rFonts w:cs="David"/>
                            <w:color w:val="000000" w:themeColor="text1"/>
                          </w:rPr>
                        </w:pPr>
                        <w:r>
                          <w:rPr>
                            <w:rFonts w:cs="David"/>
                            <w:color w:val="000000" w:themeColor="text1"/>
                          </w:rPr>
                          <w:t>b</w:t>
                        </w:r>
                      </w:p>
                    </w:txbxContent>
                  </v:textbox>
                </v:shape>
                <w10:wrap type="tight"/>
              </v:group>
            </w:pict>
          </mc:Fallback>
        </mc:AlternateContent>
      </w:r>
      <w:r w:rsidR="00484684">
        <w:rPr>
          <w:rFonts w:cs="David"/>
          <w:color w:val="000000" w:themeColor="text1"/>
        </w:rPr>
        <w:t>For the above-mentioned obtained solutions,</w:t>
      </w:r>
      <w:r w:rsidR="0085018C">
        <w:rPr>
          <w:rFonts w:cs="David"/>
          <w:color w:val="000000" w:themeColor="text1"/>
        </w:rPr>
        <w:t xml:space="preserve"> Fig.</w:t>
      </w:r>
      <w:r w:rsidR="00484684">
        <w:rPr>
          <w:rFonts w:cs="David"/>
          <w:color w:val="000000" w:themeColor="text1"/>
        </w:rPr>
        <w:t xml:space="preserve"> </w:t>
      </w:r>
      <w:r w:rsidR="00EC0BBB" w:rsidRPr="00EC0BBB">
        <w:rPr>
          <w:rFonts w:cs="David"/>
          <w:color w:val="000000" w:themeColor="text1"/>
        </w:rPr>
        <w:fldChar w:fldCharType="begin"/>
      </w:r>
      <w:r w:rsidR="00EC0BBB" w:rsidRPr="00EC0BBB">
        <w:rPr>
          <w:rFonts w:cs="David"/>
          <w:color w:val="000000" w:themeColor="text1"/>
        </w:rPr>
        <w:instrText xml:space="preserve"> REF figure_4 </w:instrText>
      </w:r>
      <w:r w:rsidR="0085018C">
        <w:rPr>
          <w:rFonts w:cs="David"/>
          <w:color w:val="000000" w:themeColor="text1"/>
        </w:rPr>
        <w:instrText xml:space="preserve">\# 0 </w:instrText>
      </w:r>
      <w:r w:rsidR="00EC0BBB" w:rsidRPr="00EC0BBB">
        <w:rPr>
          <w:rFonts w:cs="David"/>
          <w:color w:val="000000" w:themeColor="text1"/>
        </w:rPr>
        <w:instrText xml:space="preserve">\h  \* MERGEFORMAT </w:instrText>
      </w:r>
      <w:r w:rsidR="00EC0BBB" w:rsidRPr="00EC0BBB">
        <w:rPr>
          <w:rFonts w:cs="David"/>
          <w:color w:val="000000" w:themeColor="text1"/>
        </w:rPr>
      </w:r>
      <w:r w:rsidR="00EC0BBB" w:rsidRPr="00EC0BBB">
        <w:rPr>
          <w:rFonts w:cs="David"/>
          <w:color w:val="000000" w:themeColor="text1"/>
        </w:rPr>
        <w:fldChar w:fldCharType="separate"/>
      </w:r>
      <w:r w:rsidR="00587E2C">
        <w:rPr>
          <w:rFonts w:cs="David"/>
          <w:color w:val="000000" w:themeColor="text1"/>
        </w:rPr>
        <w:t>4</w:t>
      </w:r>
      <w:r w:rsidR="00EC0BBB" w:rsidRPr="00EC0BBB">
        <w:rPr>
          <w:rFonts w:cs="David"/>
          <w:color w:val="000000" w:themeColor="text1"/>
        </w:rPr>
        <w:fldChar w:fldCharType="end"/>
      </w:r>
      <w:r w:rsidR="0085018C">
        <w:rPr>
          <w:rFonts w:cs="David"/>
          <w:color w:val="000000" w:themeColor="text1"/>
        </w:rPr>
        <w:t xml:space="preserve"> </w:t>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B42C77">
        <w:rPr>
          <w:rFonts w:cs="David"/>
          <w:color w:val="000000" w:themeColor="text1"/>
        </w:rPr>
        <w:t>.</w:t>
      </w:r>
      <w:r w:rsidR="00D24E1C">
        <w:rPr>
          <w:rFonts w:cs="David"/>
          <w:color w:val="000000" w:themeColor="text1"/>
        </w:rPr>
        <w:t xml:space="preserve"> </w:t>
      </w:r>
      <w:r w:rsidR="00A85C01">
        <w:rPr>
          <w:rFonts w:cs="David"/>
          <w:color w:val="000000" w:themeColor="text1"/>
        </w:rPr>
        <w:t xml:space="preserve">Each </w:t>
      </w:r>
      <w:r w:rsidR="00A85C01" w:rsidRPr="002F768E">
        <w:rPr>
          <w:rFonts w:cs="David"/>
          <w:color w:val="000000" w:themeColor="text1"/>
        </w:rPr>
        <w:t>colored</w:t>
      </w:r>
      <w:r w:rsidR="00B42C77" w:rsidRPr="002F768E">
        <w:rPr>
          <w:rFonts w:cs="David"/>
          <w:color w:val="000000" w:themeColor="text1"/>
        </w:rPr>
        <w:t xml:space="preserve"> pixel on the </w:t>
      </w:r>
      <w:r w:rsidR="00B42C77" w:rsidRPr="002F768E">
        <w:rPr>
          <w:rFonts w:cs="David" w:hint="cs"/>
          <w:color w:val="000000" w:themeColor="text1"/>
        </w:rPr>
        <w:t xml:space="preserve">1000x1000 </w:t>
      </w:r>
      <w:r w:rsidR="00B42C77" w:rsidRPr="002F768E">
        <w:rPr>
          <w:rFonts w:cs="David"/>
          <w:color w:val="000000" w:themeColor="text1"/>
        </w:rPr>
        <w:t>m simulation</w:t>
      </w:r>
      <w:r w:rsidR="0080377F" w:rsidRPr="002F768E">
        <w:rPr>
          <w:rFonts w:cs="David"/>
          <w:color w:val="000000" w:themeColor="text1"/>
        </w:rPr>
        <w:t>-</w:t>
      </w:r>
      <w:r w:rsidR="00B42C77" w:rsidRPr="002F768E">
        <w:rPr>
          <w:rFonts w:cs="David"/>
          <w:color w:val="000000" w:themeColor="text1"/>
        </w:rPr>
        <w:t>map</w:t>
      </w:r>
      <w:r w:rsidR="00A85C01" w:rsidRPr="002F768E">
        <w:rPr>
          <w:rFonts w:cs="David"/>
          <w:color w:val="000000" w:themeColor="text1"/>
        </w:rPr>
        <w:t xml:space="preserve"> </w:t>
      </w:r>
      <w:r w:rsidR="00A85C01" w:rsidRPr="002F768E">
        <w:rPr>
          <w:rFonts w:cs="David"/>
          <w:color w:val="000000" w:themeColor="text1"/>
        </w:rPr>
        <w:lastRenderedPageBreak/>
        <w:t>represent</w:t>
      </w:r>
      <w:r w:rsidR="007130A6" w:rsidRPr="002F768E">
        <w:rPr>
          <w:rFonts w:cs="David"/>
          <w:color w:val="000000" w:themeColor="text1"/>
        </w:rPr>
        <w:t>s</w:t>
      </w:r>
      <w:r w:rsidR="00B42C77" w:rsidRPr="002F768E">
        <w:rPr>
          <w:rFonts w:cs="David"/>
          <w:color w:val="000000" w:themeColor="text1"/>
        </w:rPr>
        <w:t xml:space="preserve"> </w:t>
      </w:r>
      <w:r w:rsidR="008B37F5" w:rsidRPr="002F768E">
        <w:rPr>
          <w:rFonts w:cs="David"/>
          <w:color w:val="000000" w:themeColor="text1"/>
        </w:rPr>
        <w:t xml:space="preserve">the percentage of solutions </w:t>
      </w:r>
      <w:r w:rsidR="00C24457" w:rsidRPr="002F768E">
        <w:rPr>
          <w:rFonts w:cs="David"/>
          <w:color w:val="000000" w:themeColor="text1"/>
        </w:rPr>
        <w:t>a sensor was placed at that specific</w:t>
      </w:r>
      <w:r w:rsidR="008B37F5" w:rsidRPr="002F768E">
        <w:rPr>
          <w:rFonts w:cs="David"/>
          <w:color w:val="000000" w:themeColor="text1"/>
        </w:rPr>
        <w:t xml:space="preserve"> location</w:t>
      </w:r>
      <w:r w:rsidR="00D24E1C" w:rsidRPr="002F768E">
        <w:rPr>
          <w:rFonts w:cs="David"/>
          <w:color w:val="000000" w:themeColor="text1"/>
        </w:rPr>
        <w:t>.</w:t>
      </w:r>
      <w:r w:rsidR="002D0D93" w:rsidRPr="002F768E">
        <w:rPr>
          <w:rFonts w:cs="David"/>
          <w:color w:val="000000" w:themeColor="text1"/>
        </w:rPr>
        <w:t xml:space="preserve"> </w:t>
      </w:r>
      <w:r w:rsidR="009E5D54" w:rsidRPr="002F768E">
        <w:rPr>
          <w:rFonts w:cs="David"/>
          <w:color w:val="000000" w:themeColor="text1"/>
        </w:rPr>
        <w:t xml:space="preserve">It can be seen that the two objectives -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a</w:t>
      </w:r>
      <w:r w:rsidR="00545613" w:rsidRPr="002F768E">
        <w:rPr>
          <w:rFonts w:cs="David"/>
          <w:color w:val="000000" w:themeColor="text1"/>
        </w:rPr>
        <w:t xml:space="preserve">) </w:t>
      </w:r>
      <w:r w:rsidR="009E5D54" w:rsidRPr="002F768E">
        <w:rPr>
          <w:rFonts w:cs="David"/>
          <w:color w:val="000000" w:themeColor="text1"/>
        </w:rPr>
        <w:t>and</w:t>
      </w:r>
      <w:r w:rsidR="00545613" w:rsidRPr="002F768E">
        <w:rPr>
          <w:rFonts w:cs="David"/>
          <w:color w:val="000000" w:themeColor="text1"/>
        </w:rPr>
        <w:t xml:space="preserve"> </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b</w:t>
      </w:r>
      <w:r w:rsidR="00545613" w:rsidRPr="002F768E">
        <w:rPr>
          <w:rFonts w:cs="David"/>
          <w:color w:val="000000" w:themeColor="text1"/>
        </w:rPr>
        <w:t>)</w:t>
      </w:r>
      <w:r w:rsidR="009E5D54" w:rsidRPr="002F768E">
        <w:rPr>
          <w:rFonts w:cs="David"/>
          <w:color w:val="000000" w:themeColor="text1"/>
        </w:rPr>
        <w:t xml:space="preserve"> </w:t>
      </w:r>
      <w:r w:rsidR="00626C97" w:rsidRPr="002F768E">
        <w:rPr>
          <w:rFonts w:cs="David"/>
          <w:color w:val="000000" w:themeColor="text1"/>
        </w:rPr>
        <w:t xml:space="preserve">generate </w:t>
      </w:r>
      <w:r w:rsidR="009E5D54" w:rsidRPr="002F768E">
        <w:rPr>
          <w:rFonts w:cs="David"/>
          <w:color w:val="000000" w:themeColor="text1"/>
        </w:rPr>
        <w:t xml:space="preserve">quite </w:t>
      </w:r>
      <w:r w:rsidR="0080066D">
        <w:rPr>
          <w:rFonts w:cs="David"/>
          <w:color w:val="000000" w:themeColor="text1"/>
        </w:rPr>
        <w:t>similar</w:t>
      </w:r>
      <w:r w:rsidR="009E5D54">
        <w:rPr>
          <w:rFonts w:cs="David"/>
          <w:color w:val="000000" w:themeColor="text1"/>
        </w:rPr>
        <w:t xml:space="preserve"> preferable locations, though some </w:t>
      </w:r>
      <w:r w:rsidR="008608AE">
        <w:rPr>
          <w:rFonts w:cs="David"/>
          <w:color w:val="000000" w:themeColor="text1"/>
        </w:rPr>
        <w:t xml:space="preserve">differences are seen; in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 xml:space="preserve">a </w:t>
      </w:r>
      <w:r w:rsidR="004561D4">
        <w:rPr>
          <w:rFonts w:cs="David"/>
          <w:color w:val="000000" w:themeColor="text1"/>
        </w:rPr>
        <w:t xml:space="preserve">for example, the most preferable places (colored in dark blue) are between </w:t>
      </w:r>
      <w:r w:rsidR="00673AEA">
        <w:rPr>
          <w:rFonts w:cs="David"/>
          <w:color w:val="000000" w:themeColor="text1"/>
        </w:rPr>
        <w:t xml:space="preserve">sources </w:t>
      </w:r>
      <w:r w:rsidR="004561D4">
        <w:rPr>
          <w:rFonts w:cs="David"/>
          <w:color w:val="000000" w:themeColor="text1"/>
        </w:rPr>
        <w:t xml:space="preserve">and as close as possible to </w:t>
      </w:r>
      <w:r w:rsidR="00163114">
        <w:rPr>
          <w:rFonts w:cs="David"/>
          <w:color w:val="000000" w:themeColor="text1"/>
        </w:rPr>
        <w:t>a</w:t>
      </w:r>
      <w:r w:rsidR="00673AEA">
        <w:rPr>
          <w:rFonts w:cs="David"/>
          <w:color w:val="000000" w:themeColor="text1"/>
        </w:rPr>
        <w:t xml:space="preserve"> </w:t>
      </w:r>
      <w:r w:rsidR="004561D4">
        <w:rPr>
          <w:rFonts w:cs="David"/>
          <w:color w:val="000000" w:themeColor="text1"/>
        </w:rPr>
        <w:t xml:space="preserve">source. </w:t>
      </w:r>
      <w:r w:rsidR="00673AEA">
        <w:rPr>
          <w:rFonts w:cs="David"/>
          <w:color w:val="000000" w:themeColor="text1"/>
        </w:rPr>
        <w:t xml:space="preserve">In </w:t>
      </w:r>
      <w:r w:rsidR="003055BD">
        <w:rPr>
          <w:rFonts w:cs="David"/>
          <w:color w:val="000000" w:themeColor="text1"/>
        </w:rPr>
        <w:t xml:space="preserve">Fig. </w:t>
      </w:r>
      <w:r w:rsidR="003055BD" w:rsidRPr="00EC0BBB">
        <w:rPr>
          <w:rFonts w:cs="David"/>
          <w:color w:val="000000" w:themeColor="text1"/>
        </w:rPr>
        <w:fldChar w:fldCharType="begin"/>
      </w:r>
      <w:r w:rsidR="003055BD" w:rsidRPr="00EC0BBB">
        <w:rPr>
          <w:rFonts w:cs="David"/>
          <w:color w:val="000000" w:themeColor="text1"/>
        </w:rPr>
        <w:instrText xml:space="preserve"> REF figure_4 </w:instrText>
      </w:r>
      <w:r w:rsidR="003055BD">
        <w:rPr>
          <w:rFonts w:cs="David"/>
          <w:color w:val="000000" w:themeColor="text1"/>
        </w:rPr>
        <w:instrText xml:space="preserve">\# 0 </w:instrText>
      </w:r>
      <w:r w:rsidR="003055BD" w:rsidRPr="00EC0BBB">
        <w:rPr>
          <w:rFonts w:cs="David"/>
          <w:color w:val="000000" w:themeColor="text1"/>
        </w:rPr>
        <w:instrText xml:space="preserve">\h  \* MERGEFORMAT </w:instrText>
      </w:r>
      <w:r w:rsidR="003055BD" w:rsidRPr="00EC0BBB">
        <w:rPr>
          <w:rFonts w:cs="David"/>
          <w:color w:val="000000" w:themeColor="text1"/>
        </w:rPr>
      </w:r>
      <w:r w:rsidR="003055BD" w:rsidRPr="00EC0BBB">
        <w:rPr>
          <w:rFonts w:cs="David"/>
          <w:color w:val="000000" w:themeColor="text1"/>
        </w:rPr>
        <w:fldChar w:fldCharType="separate"/>
      </w:r>
      <w:r w:rsidR="00587E2C">
        <w:rPr>
          <w:rFonts w:cs="David"/>
          <w:color w:val="000000" w:themeColor="text1"/>
        </w:rPr>
        <w:t>4</w:t>
      </w:r>
      <w:r w:rsidR="003055BD" w:rsidRPr="00EC0BBB">
        <w:rPr>
          <w:rFonts w:cs="David"/>
          <w:color w:val="000000" w:themeColor="text1"/>
        </w:rPr>
        <w:fldChar w:fldCharType="end"/>
      </w:r>
      <w:r w:rsidR="003055BD">
        <w:rPr>
          <w:rFonts w:cs="David"/>
          <w:color w:val="000000" w:themeColor="text1"/>
        </w:rPr>
        <w:t xml:space="preserve">b </w:t>
      </w:r>
      <w:r w:rsidR="00B95B31">
        <w:rPr>
          <w:rFonts w:cs="David"/>
          <w:color w:val="000000" w:themeColor="text1"/>
        </w:rPr>
        <w:t xml:space="preserve">on the other hand, </w:t>
      </w:r>
      <w:r w:rsidR="00033B7C">
        <w:rPr>
          <w:rFonts w:cs="David"/>
          <w:color w:val="000000" w:themeColor="text1"/>
        </w:rPr>
        <w:t>preferred locations are in between sources, but not necessarily as close as possible to them.</w:t>
      </w:r>
      <w:r w:rsidR="00452ED1">
        <w:rPr>
          <w:rFonts w:cs="David"/>
          <w:color w:val="000000" w:themeColor="text1"/>
        </w:rPr>
        <w:t xml:space="preserve"> </w:t>
      </w:r>
      <w:r w:rsidR="003542A4">
        <w:rPr>
          <w:rFonts w:cs="David"/>
          <w:color w:val="000000" w:themeColor="text1"/>
        </w:rPr>
        <w:t>These results are illustrated in order to show the process of finding a suitable objective function</w:t>
      </w:r>
      <w:r w:rsidR="00D54286">
        <w:rPr>
          <w:rFonts w:cs="David"/>
          <w:color w:val="000000" w:themeColor="text1"/>
        </w:rPr>
        <w:t xml:space="preserve">. An evaluation </w:t>
      </w:r>
      <w:r w:rsidR="00892736">
        <w:rPr>
          <w:rFonts w:cs="David"/>
          <w:color w:val="000000" w:themeColor="text1"/>
        </w:rPr>
        <w:t xml:space="preserve">process of these solutions is further needed in order to </w:t>
      </w:r>
      <w:r w:rsidR="0067019C">
        <w:rPr>
          <w:rFonts w:cs="David"/>
          <w:color w:val="000000" w:themeColor="text1"/>
        </w:rPr>
        <w:t>determine which set of solutions performs better in measuring pollutant concentrations</w:t>
      </w:r>
      <w:r w:rsidR="0021771A">
        <w:rPr>
          <w:rFonts w:cs="David"/>
          <w:color w:val="000000" w:themeColor="text1"/>
        </w:rPr>
        <w:t xml:space="preserve"> and detecting </w:t>
      </w:r>
      <w:r w:rsidR="004A2FCF">
        <w:rPr>
          <w:rFonts w:cs="David"/>
          <w:color w:val="000000" w:themeColor="text1"/>
        </w:rPr>
        <w:t xml:space="preserve">changes in </w:t>
      </w:r>
      <w:r w:rsidR="004A2FCF">
        <w:t>emissions</w:t>
      </w:r>
      <w:r w:rsidR="00163114">
        <w:t xml:space="preserve">. </w:t>
      </w:r>
      <w:bookmarkStart w:id="203" w:name="figure_6"/>
    </w:p>
    <w:p w14:paraId="15F44CD1" w14:textId="744501B0" w:rsidR="009F0781" w:rsidRDefault="00B00E64">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1552" behindDoc="1" locked="0" layoutInCell="1" allowOverlap="1" wp14:anchorId="233AE0DE" wp14:editId="58B6CF2B">
                <wp:simplePos x="0" y="0"/>
                <wp:positionH relativeFrom="column">
                  <wp:posOffset>2460462</wp:posOffset>
                </wp:positionH>
                <wp:positionV relativeFrom="paragraph">
                  <wp:posOffset>591820</wp:posOffset>
                </wp:positionV>
                <wp:extent cx="3373120" cy="3223541"/>
                <wp:effectExtent l="0" t="0" r="5080" b="2540"/>
                <wp:wrapTight wrapText="bothSides">
                  <wp:wrapPolygon edited="0">
                    <wp:start x="0" y="0"/>
                    <wp:lineTo x="0" y="17702"/>
                    <wp:lineTo x="732" y="17702"/>
                    <wp:lineTo x="732" y="21532"/>
                    <wp:lineTo x="21551" y="21532"/>
                    <wp:lineTo x="21551" y="17447"/>
                    <wp:lineTo x="21307"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373120" cy="3223541"/>
                          <a:chOff x="322359" y="115401"/>
                          <a:chExt cx="2789824" cy="2680373"/>
                        </a:xfrm>
                      </wpg:grpSpPr>
                      <pic:pic xmlns:pic="http://schemas.openxmlformats.org/drawingml/2006/picture">
                        <pic:nvPicPr>
                          <pic:cNvPr id="9" name="Picture 9"/>
                          <pic:cNvPicPr>
                            <a:picLocks noChangeAspect="1"/>
                          </pic:cNvPicPr>
                        </pic:nvPicPr>
                        <pic:blipFill rotWithShape="1">
                          <a:blip r:embed="rId20" cstate="print">
                            <a:extLst>
                              <a:ext uri="{28A0092B-C50C-407E-A947-70E740481C1C}">
                                <a14:useLocalDpi xmlns:a14="http://schemas.microsoft.com/office/drawing/2010/main" val="0"/>
                              </a:ext>
                            </a:extLst>
                          </a:blip>
                          <a:srcRect l="1" r="2153" b="8"/>
                          <a:stretch/>
                        </pic:blipFill>
                        <pic:spPr bwMode="auto">
                          <a:xfrm>
                            <a:off x="322359" y="115401"/>
                            <a:ext cx="2744240" cy="2199674"/>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441384" y="2279402"/>
                            <a:ext cx="2670799" cy="516372"/>
                          </a:xfrm>
                          <a:prstGeom prst="rect">
                            <a:avLst/>
                          </a:prstGeom>
                          <a:solidFill>
                            <a:prstClr val="white"/>
                          </a:solidFill>
                          <a:ln>
                            <a:noFill/>
                          </a:ln>
                        </wps:spPr>
                        <wps:txbx>
                          <w:txbxContent>
                            <w:p w14:paraId="07A797EF" w14:textId="6D93CC62" w:rsidR="002C3227" w:rsidRPr="00BB336A" w:rsidRDefault="002C3227" w:rsidP="00357C62">
                              <w:pPr>
                                <w:pStyle w:val="Caption"/>
                                <w:spacing w:line="276" w:lineRule="auto"/>
                                <w:rPr>
                                  <w:rFonts w:ascii="David" w:hAnsi="David" w:cs="David"/>
                                  <w:i w:val="0"/>
                                  <w:iCs w:val="0"/>
                                  <w:color w:val="000000" w:themeColor="text1"/>
                                  <w:sz w:val="20"/>
                                  <w:szCs w:val="20"/>
                                </w:rPr>
                              </w:pPr>
                              <w:bookmarkStart w:id="204"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204"/>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205" w:name="OLE_LINK58"/>
                              <w:bookmarkStart w:id="206"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205"/>
                              <w:bookmarkEnd w:id="206"/>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E0DE" id="Group 26" o:spid="_x0000_s1044" style="position:absolute;left:0;text-align:left;margin-left:193.75pt;margin-top:46.6pt;width:265.6pt;height:253.8pt;z-index:-251644928;mso-width-relative:margin;mso-height-relative:margin" coordorigin="3223,1154" coordsize="27898,268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">
                <v:shape id="Picture 9" o:spid="_x0000_s1045" type="#_x0000_t75" style="position:absolute;left:3223;top:1154;width:27442;height:21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">
                  <v:imagedata r:id="rId21" o:title="" cropbottom="5f" cropleft="1f" cropright="1411f"/>
                </v:shape>
                <v:shape id="Text Box 25" o:spid="_x0000_s1046" type="#_x0000_t202" style="position:absolute;left:4413;top:22794;width:26708;height:51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6D93CC62" w:rsidR="002C3227" w:rsidRPr="00BB336A" w:rsidRDefault="002C3227" w:rsidP="00357C62">
                        <w:pPr>
                          <w:pStyle w:val="Caption"/>
                          <w:spacing w:line="276" w:lineRule="auto"/>
                          <w:rPr>
                            <w:rFonts w:ascii="David" w:hAnsi="David" w:cs="David"/>
                            <w:i w:val="0"/>
                            <w:iCs w:val="0"/>
                            <w:color w:val="000000" w:themeColor="text1"/>
                            <w:sz w:val="20"/>
                            <w:szCs w:val="20"/>
                          </w:rPr>
                        </w:pPr>
                        <w:bookmarkStart w:id="201"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201"/>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202" w:name="OLE_LINK58"/>
                        <w:bookmarkStart w:id="203"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202"/>
                        <w:bookmarkEnd w:id="203"/>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v:textbox>
                </v:shape>
                <w10:wrap type="tight"/>
              </v:group>
            </w:pict>
          </mc:Fallback>
        </mc:AlternateContent>
      </w:r>
      <w:r w:rsidR="009F0781">
        <w:rPr>
          <w:rFonts w:cs="David"/>
          <w:color w:val="000000" w:themeColor="text1"/>
        </w:rPr>
        <w:t>For comparison, mean concentrations of the tested simulation-set</w:t>
      </w:r>
      <w:r w:rsidR="00742939">
        <w:rPr>
          <w:rFonts w:cs="David"/>
          <w:color w:val="000000" w:themeColor="text1"/>
        </w:rPr>
        <w:t xml:space="preserve">, considering all possible weather states and their frequencies, </w:t>
      </w:r>
      <w:r w:rsidR="009F0781">
        <w:rPr>
          <w:rFonts w:cs="David"/>
          <w:color w:val="000000" w:themeColor="text1"/>
        </w:rPr>
        <w:t>are shown in</w:t>
      </w:r>
      <w:r w:rsidR="00B91E69">
        <w:rPr>
          <w:rFonts w:cs="David"/>
          <w:color w:val="000000" w:themeColor="text1"/>
        </w:rPr>
        <w:t xml:space="preserve"> Fig.</w:t>
      </w:r>
      <w:r w:rsidR="009F0781">
        <w:rPr>
          <w:rFonts w:cs="David"/>
          <w:color w:val="000000" w:themeColor="text1"/>
        </w:rPr>
        <w:t xml:space="preserve"> </w:t>
      </w:r>
      <w:r w:rsidR="009F0781" w:rsidRPr="00D8197D">
        <w:rPr>
          <w:rFonts w:cs="David"/>
          <w:color w:val="000000" w:themeColor="text1"/>
        </w:rPr>
        <w:fldChar w:fldCharType="begin"/>
      </w:r>
      <w:r w:rsidR="009F0781" w:rsidRPr="00D8197D">
        <w:rPr>
          <w:rFonts w:cs="David"/>
          <w:color w:val="000000" w:themeColor="text1"/>
        </w:rPr>
        <w:instrText xml:space="preserve"> REF figure_5 </w:instrText>
      </w:r>
      <w:r w:rsidR="00B91E69">
        <w:rPr>
          <w:rFonts w:cs="David"/>
          <w:color w:val="000000" w:themeColor="text1"/>
        </w:rPr>
        <w:instrText xml:space="preserve">\# 0 </w:instrText>
      </w:r>
      <w:r w:rsidR="009F0781" w:rsidRPr="00D8197D">
        <w:rPr>
          <w:rFonts w:cs="David"/>
          <w:color w:val="000000" w:themeColor="text1"/>
        </w:rPr>
        <w:instrText xml:space="preserve">\h  \* MERGEFORMAT </w:instrText>
      </w:r>
      <w:r w:rsidR="009F0781" w:rsidRPr="00D8197D">
        <w:rPr>
          <w:rFonts w:cs="David"/>
          <w:color w:val="000000" w:themeColor="text1"/>
        </w:rPr>
      </w:r>
      <w:r w:rsidR="009F0781" w:rsidRPr="00D8197D">
        <w:rPr>
          <w:rFonts w:cs="David"/>
          <w:color w:val="000000" w:themeColor="text1"/>
        </w:rPr>
        <w:fldChar w:fldCharType="separate"/>
      </w:r>
      <w:r w:rsidR="00587E2C">
        <w:rPr>
          <w:rFonts w:cs="David"/>
          <w:color w:val="000000" w:themeColor="text1"/>
        </w:rPr>
        <w:t>5</w:t>
      </w:r>
      <w:r w:rsidR="009F0781" w:rsidRPr="00D8197D">
        <w:rPr>
          <w:rFonts w:cs="David"/>
          <w:color w:val="000000" w:themeColor="text1"/>
        </w:rPr>
        <w:fldChar w:fldCharType="end"/>
      </w:r>
      <w:r w:rsidR="00B91E69">
        <w:rPr>
          <w:rFonts w:cs="David"/>
          <w:color w:val="000000" w:themeColor="text1"/>
        </w:rPr>
        <w:t xml:space="preserve"> </w:t>
      </w:r>
      <w:r w:rsidR="009F0781">
        <w:rPr>
          <w:rFonts w:cs="David"/>
          <w:color w:val="000000" w:themeColor="text1"/>
        </w:rPr>
        <w:t xml:space="preserve">No clear correlation is seen between </w:t>
      </w:r>
      <w:del w:id="207" w:author="Idit Balachsan" w:date="2019-08-12T14:28:00Z">
        <w:r w:rsidR="009F0781" w:rsidDel="003C62E7">
          <w:rPr>
            <w:rFonts w:cs="David"/>
            <w:color w:val="000000" w:themeColor="text1"/>
          </w:rPr>
          <w:delText xml:space="preserve">high </w:delText>
        </w:r>
      </w:del>
      <w:r w:rsidR="009F0781">
        <w:rPr>
          <w:rFonts w:cs="David"/>
          <w:color w:val="000000" w:themeColor="text1"/>
        </w:rPr>
        <w:t>average concentrations and preferable locations of sensors</w:t>
      </w:r>
      <w:r w:rsidR="00840693">
        <w:rPr>
          <w:rFonts w:cs="David"/>
          <w:color w:val="000000" w:themeColor="text1"/>
        </w:rPr>
        <w:t xml:space="preserve"> (</w:t>
      </w:r>
      <w:r w:rsidR="00F05B0A">
        <w:rPr>
          <w:rFonts w:cs="David"/>
          <w:color w:val="000000" w:themeColor="text1"/>
        </w:rPr>
        <w:t xml:space="preserve">Fig. </w:t>
      </w:r>
      <w:r w:rsidR="00F05B0A" w:rsidRPr="00EC0BBB">
        <w:rPr>
          <w:rFonts w:cs="David"/>
          <w:color w:val="000000" w:themeColor="text1"/>
        </w:rPr>
        <w:fldChar w:fldCharType="begin"/>
      </w:r>
      <w:r w:rsidR="00F05B0A" w:rsidRPr="00EC0BBB">
        <w:rPr>
          <w:rFonts w:cs="David"/>
          <w:color w:val="000000" w:themeColor="text1"/>
        </w:rPr>
        <w:instrText xml:space="preserve"> REF figure_4 </w:instrText>
      </w:r>
      <w:r w:rsidR="00F05B0A">
        <w:rPr>
          <w:rFonts w:cs="David"/>
          <w:color w:val="000000" w:themeColor="text1"/>
        </w:rPr>
        <w:instrText xml:space="preserve">\# 0 </w:instrText>
      </w:r>
      <w:r w:rsidR="00F05B0A" w:rsidRPr="00EC0BBB">
        <w:rPr>
          <w:rFonts w:cs="David"/>
          <w:color w:val="000000" w:themeColor="text1"/>
        </w:rPr>
        <w:instrText xml:space="preserve">\h  \* MERGEFORMAT </w:instrText>
      </w:r>
      <w:r w:rsidR="00F05B0A" w:rsidRPr="00EC0BBB">
        <w:rPr>
          <w:rFonts w:cs="David"/>
          <w:color w:val="000000" w:themeColor="text1"/>
        </w:rPr>
      </w:r>
      <w:r w:rsidR="00F05B0A" w:rsidRPr="00EC0BBB">
        <w:rPr>
          <w:rFonts w:cs="David"/>
          <w:color w:val="000000" w:themeColor="text1"/>
        </w:rPr>
        <w:fldChar w:fldCharType="separate"/>
      </w:r>
      <w:r w:rsidR="00587E2C">
        <w:rPr>
          <w:rFonts w:cs="David"/>
          <w:color w:val="000000" w:themeColor="text1"/>
        </w:rPr>
        <w:t>4</w:t>
      </w:r>
      <w:r w:rsidR="00F05B0A" w:rsidRPr="00EC0BBB">
        <w:rPr>
          <w:rFonts w:cs="David"/>
          <w:color w:val="000000" w:themeColor="text1"/>
        </w:rPr>
        <w:fldChar w:fldCharType="end"/>
      </w:r>
      <w:r w:rsidR="00840693">
        <w:rPr>
          <w:rFonts w:cs="David"/>
          <w:color w:val="000000" w:themeColor="text1"/>
        </w:rPr>
        <w:t>), showing</w:t>
      </w:r>
      <w:r w:rsidR="00115428">
        <w:rPr>
          <w:rFonts w:cs="David"/>
          <w:color w:val="000000" w:themeColor="text1"/>
        </w:rPr>
        <w:t xml:space="preserve"> sensors are not necessarily placed at </w:t>
      </w:r>
      <w:r w:rsidR="000E26A4">
        <w:rPr>
          <w:rFonts w:cs="David"/>
          <w:color w:val="000000" w:themeColor="text1"/>
        </w:rPr>
        <w:t>locations</w:t>
      </w:r>
      <w:r w:rsidR="00115428">
        <w:rPr>
          <w:rFonts w:cs="David"/>
          <w:color w:val="000000" w:themeColor="text1"/>
        </w:rPr>
        <w:t xml:space="preserve"> where concentrations are high.</w:t>
      </w:r>
      <w:r w:rsidR="003E4502">
        <w:rPr>
          <w:rFonts w:cs="David"/>
          <w:color w:val="000000" w:themeColor="text1"/>
        </w:rPr>
        <w:t xml:space="preserve"> Pearson correlation between </w:t>
      </w:r>
      <w:r w:rsidR="00502528">
        <w:rPr>
          <w:rFonts w:cs="David"/>
          <w:color w:val="000000" w:themeColor="text1"/>
        </w:rPr>
        <w:t xml:space="preserve">Fig. </w:t>
      </w:r>
      <w:r w:rsidR="00502528" w:rsidRPr="00EC0BBB">
        <w:rPr>
          <w:rFonts w:cs="David"/>
          <w:color w:val="000000" w:themeColor="text1"/>
        </w:rPr>
        <w:fldChar w:fldCharType="begin"/>
      </w:r>
      <w:r w:rsidR="00502528" w:rsidRPr="00EC0BBB">
        <w:rPr>
          <w:rFonts w:cs="David"/>
          <w:color w:val="000000" w:themeColor="text1"/>
        </w:rPr>
        <w:instrText xml:space="preserve"> REF figure_4 </w:instrText>
      </w:r>
      <w:r w:rsidR="00502528">
        <w:rPr>
          <w:rFonts w:cs="David"/>
          <w:color w:val="000000" w:themeColor="text1"/>
        </w:rPr>
        <w:instrText xml:space="preserve">\# 0 </w:instrText>
      </w:r>
      <w:r w:rsidR="00502528" w:rsidRPr="00EC0BBB">
        <w:rPr>
          <w:rFonts w:cs="David"/>
          <w:color w:val="000000" w:themeColor="text1"/>
        </w:rPr>
        <w:instrText xml:space="preserve">\h  \* MERGEFORMAT </w:instrText>
      </w:r>
      <w:r w:rsidR="00502528" w:rsidRPr="00EC0BBB">
        <w:rPr>
          <w:rFonts w:cs="David"/>
          <w:color w:val="000000" w:themeColor="text1"/>
        </w:rPr>
      </w:r>
      <w:r w:rsidR="00502528" w:rsidRPr="00EC0BBB">
        <w:rPr>
          <w:rFonts w:cs="David"/>
          <w:color w:val="000000" w:themeColor="text1"/>
        </w:rPr>
        <w:fldChar w:fldCharType="separate"/>
      </w:r>
      <w:r w:rsidR="00587E2C">
        <w:rPr>
          <w:rFonts w:cs="David"/>
          <w:color w:val="000000" w:themeColor="text1"/>
        </w:rPr>
        <w:t>4</w:t>
      </w:r>
      <w:r w:rsidR="00502528" w:rsidRPr="00EC0BBB">
        <w:rPr>
          <w:rFonts w:cs="David"/>
          <w:color w:val="000000" w:themeColor="text1"/>
        </w:rPr>
        <w:fldChar w:fldCharType="end"/>
      </w:r>
      <w:r w:rsidR="001C6186">
        <w:rPr>
          <w:rFonts w:cs="David"/>
          <w:color w:val="000000" w:themeColor="text1"/>
        </w:rPr>
        <w:t>a</w:t>
      </w:r>
      <w:r w:rsidR="00A94EA8">
        <w:rPr>
          <w:rFonts w:cs="David"/>
          <w:color w:val="000000" w:themeColor="text1"/>
        </w:rPr>
        <w:t xml:space="preserve"> </w:t>
      </w:r>
      <w:r w:rsidR="007E49C4">
        <w:rPr>
          <w:rFonts w:cs="David"/>
          <w:color w:val="000000" w:themeColor="text1"/>
        </w:rPr>
        <w:t xml:space="preserve">and </w:t>
      </w:r>
      <w:r w:rsidR="00502528">
        <w:rPr>
          <w:rFonts w:cs="David"/>
          <w:color w:val="000000" w:themeColor="text1"/>
        </w:rPr>
        <w:t xml:space="preserve">Fig. </w:t>
      </w:r>
      <w:r w:rsidR="00502528" w:rsidRPr="00D8197D">
        <w:rPr>
          <w:rFonts w:cs="David"/>
          <w:color w:val="000000" w:themeColor="text1"/>
        </w:rPr>
        <w:fldChar w:fldCharType="begin"/>
      </w:r>
      <w:r w:rsidR="00502528" w:rsidRPr="00D8197D">
        <w:rPr>
          <w:rFonts w:cs="David"/>
          <w:color w:val="000000" w:themeColor="text1"/>
        </w:rPr>
        <w:instrText xml:space="preserve"> REF figure_5 </w:instrText>
      </w:r>
      <w:r w:rsidR="00502528">
        <w:rPr>
          <w:rFonts w:cs="David"/>
          <w:color w:val="000000" w:themeColor="text1"/>
        </w:rPr>
        <w:instrText xml:space="preserve">\# 0 </w:instrText>
      </w:r>
      <w:r w:rsidR="00502528" w:rsidRPr="00D8197D">
        <w:rPr>
          <w:rFonts w:cs="David"/>
          <w:color w:val="000000" w:themeColor="text1"/>
        </w:rPr>
        <w:instrText xml:space="preserve">\h  \* MERGEFORMAT </w:instrText>
      </w:r>
      <w:r w:rsidR="00502528" w:rsidRPr="00D8197D">
        <w:rPr>
          <w:rFonts w:cs="David"/>
          <w:color w:val="000000" w:themeColor="text1"/>
        </w:rPr>
      </w:r>
      <w:r w:rsidR="00502528" w:rsidRPr="00D8197D">
        <w:rPr>
          <w:rFonts w:cs="David"/>
          <w:color w:val="000000" w:themeColor="text1"/>
        </w:rPr>
        <w:fldChar w:fldCharType="separate"/>
      </w:r>
      <w:r w:rsidR="00587E2C">
        <w:rPr>
          <w:rFonts w:cs="David"/>
          <w:color w:val="000000" w:themeColor="text1"/>
        </w:rPr>
        <w:t>5</w:t>
      </w:r>
      <w:r w:rsidR="00502528" w:rsidRPr="00D8197D">
        <w:rPr>
          <w:rFonts w:cs="David"/>
          <w:color w:val="000000" w:themeColor="text1"/>
        </w:rPr>
        <w:fldChar w:fldCharType="end"/>
      </w:r>
      <w:r w:rsidR="00502528">
        <w:rPr>
          <w:rFonts w:cs="David"/>
          <w:color w:val="000000" w:themeColor="text1"/>
        </w:rPr>
        <w:t xml:space="preserve"> </w:t>
      </w:r>
      <w:r w:rsidR="00C54473">
        <w:rPr>
          <w:rFonts w:cs="David"/>
          <w:color w:val="000000" w:themeColor="text1"/>
        </w:rPr>
        <w:t xml:space="preserve">and between </w:t>
      </w:r>
      <w:r w:rsidR="00502528">
        <w:rPr>
          <w:rFonts w:cs="David"/>
          <w:color w:val="000000" w:themeColor="text1"/>
        </w:rPr>
        <w:t xml:space="preserve">Fig. </w:t>
      </w:r>
      <w:r w:rsidR="00502528" w:rsidRPr="00EC0BBB">
        <w:rPr>
          <w:rFonts w:cs="David"/>
          <w:color w:val="000000" w:themeColor="text1"/>
        </w:rPr>
        <w:fldChar w:fldCharType="begin"/>
      </w:r>
      <w:r w:rsidR="00502528" w:rsidRPr="00EC0BBB">
        <w:rPr>
          <w:rFonts w:cs="David"/>
          <w:color w:val="000000" w:themeColor="text1"/>
        </w:rPr>
        <w:instrText xml:space="preserve"> REF figure_4 </w:instrText>
      </w:r>
      <w:r w:rsidR="00502528">
        <w:rPr>
          <w:rFonts w:cs="David"/>
          <w:color w:val="000000" w:themeColor="text1"/>
        </w:rPr>
        <w:instrText xml:space="preserve">\# 0 </w:instrText>
      </w:r>
      <w:r w:rsidR="00502528" w:rsidRPr="00EC0BBB">
        <w:rPr>
          <w:rFonts w:cs="David"/>
          <w:color w:val="000000" w:themeColor="text1"/>
        </w:rPr>
        <w:instrText xml:space="preserve">\h  \* MERGEFORMAT </w:instrText>
      </w:r>
      <w:r w:rsidR="00502528" w:rsidRPr="00EC0BBB">
        <w:rPr>
          <w:rFonts w:cs="David"/>
          <w:color w:val="000000" w:themeColor="text1"/>
        </w:rPr>
      </w:r>
      <w:r w:rsidR="00502528" w:rsidRPr="00EC0BBB">
        <w:rPr>
          <w:rFonts w:cs="David"/>
          <w:color w:val="000000" w:themeColor="text1"/>
        </w:rPr>
        <w:fldChar w:fldCharType="separate"/>
      </w:r>
      <w:r w:rsidR="00587E2C">
        <w:rPr>
          <w:rFonts w:cs="David"/>
          <w:color w:val="000000" w:themeColor="text1"/>
        </w:rPr>
        <w:t>4</w:t>
      </w:r>
      <w:r w:rsidR="00502528" w:rsidRPr="00EC0BBB">
        <w:rPr>
          <w:rFonts w:cs="David"/>
          <w:color w:val="000000" w:themeColor="text1"/>
        </w:rPr>
        <w:fldChar w:fldCharType="end"/>
      </w:r>
      <w:r w:rsidR="00502528">
        <w:rPr>
          <w:rFonts w:cs="David"/>
          <w:color w:val="000000" w:themeColor="text1"/>
        </w:rPr>
        <w:t xml:space="preserve">b </w:t>
      </w:r>
      <w:r w:rsidR="00C54473">
        <w:rPr>
          <w:rFonts w:cs="David"/>
          <w:color w:val="000000" w:themeColor="text1"/>
        </w:rPr>
        <w:t xml:space="preserve">and </w:t>
      </w:r>
      <w:r w:rsidR="00502528">
        <w:rPr>
          <w:rFonts w:cs="David"/>
          <w:color w:val="000000" w:themeColor="text1"/>
        </w:rPr>
        <w:t xml:space="preserve">Fig. </w:t>
      </w:r>
      <w:r w:rsidR="00502528" w:rsidRPr="00D8197D">
        <w:rPr>
          <w:rFonts w:cs="David"/>
          <w:color w:val="000000" w:themeColor="text1"/>
        </w:rPr>
        <w:fldChar w:fldCharType="begin"/>
      </w:r>
      <w:r w:rsidR="00502528" w:rsidRPr="00D8197D">
        <w:rPr>
          <w:rFonts w:cs="David"/>
          <w:color w:val="000000" w:themeColor="text1"/>
        </w:rPr>
        <w:instrText xml:space="preserve"> REF figure_5 </w:instrText>
      </w:r>
      <w:r w:rsidR="00502528">
        <w:rPr>
          <w:rFonts w:cs="David"/>
          <w:color w:val="000000" w:themeColor="text1"/>
        </w:rPr>
        <w:instrText xml:space="preserve">\# 0 </w:instrText>
      </w:r>
      <w:r w:rsidR="00502528" w:rsidRPr="00D8197D">
        <w:rPr>
          <w:rFonts w:cs="David"/>
          <w:color w:val="000000" w:themeColor="text1"/>
        </w:rPr>
        <w:instrText xml:space="preserve">\h  \* MERGEFORMAT </w:instrText>
      </w:r>
      <w:r w:rsidR="00502528" w:rsidRPr="00D8197D">
        <w:rPr>
          <w:rFonts w:cs="David"/>
          <w:color w:val="000000" w:themeColor="text1"/>
        </w:rPr>
      </w:r>
      <w:r w:rsidR="00502528" w:rsidRPr="00D8197D">
        <w:rPr>
          <w:rFonts w:cs="David"/>
          <w:color w:val="000000" w:themeColor="text1"/>
        </w:rPr>
        <w:fldChar w:fldCharType="separate"/>
      </w:r>
      <w:r w:rsidR="00587E2C">
        <w:rPr>
          <w:rFonts w:cs="David"/>
          <w:color w:val="000000" w:themeColor="text1"/>
        </w:rPr>
        <w:t>5</w:t>
      </w:r>
      <w:r w:rsidR="00502528" w:rsidRPr="00D8197D">
        <w:rPr>
          <w:rFonts w:cs="David"/>
          <w:color w:val="000000" w:themeColor="text1"/>
        </w:rPr>
        <w:fldChar w:fldCharType="end"/>
      </w:r>
      <w:r w:rsidR="00502528">
        <w:rPr>
          <w:rFonts w:cs="David"/>
          <w:color w:val="000000" w:themeColor="text1"/>
        </w:rPr>
        <w:t xml:space="preserve"> </w:t>
      </w:r>
      <w:r w:rsidR="002D0C36">
        <w:rPr>
          <w:rFonts w:cs="David"/>
          <w:color w:val="000000" w:themeColor="text1"/>
        </w:rPr>
        <w:t xml:space="preserve">is </w:t>
      </w:r>
      <w:r w:rsidR="00614845" w:rsidRPr="00614845">
        <w:rPr>
          <w:rFonts w:cs="David"/>
          <w:color w:val="000000" w:themeColor="text1"/>
        </w:rPr>
        <w:t>0.47</w:t>
      </w:r>
      <w:r w:rsidR="00614845">
        <w:rPr>
          <w:rFonts w:cs="David"/>
          <w:color w:val="000000" w:themeColor="text1"/>
        </w:rPr>
        <w:t xml:space="preserve"> and 0.51</w:t>
      </w:r>
      <w:r w:rsidR="00115428">
        <w:rPr>
          <w:rFonts w:cs="David"/>
          <w:color w:val="000000" w:themeColor="text1"/>
        </w:rPr>
        <w:t>,</w:t>
      </w:r>
      <w:r w:rsidR="00614845">
        <w:rPr>
          <w:rFonts w:cs="David"/>
          <w:color w:val="000000" w:themeColor="text1"/>
        </w:rPr>
        <w:t xml:space="preserve"> respectively. </w:t>
      </w:r>
    </w:p>
    <w:p w14:paraId="3D92CE25" w14:textId="56706699" w:rsidR="001054AE" w:rsidRDefault="00502528" w:rsidP="001054AE">
      <w:pPr>
        <w:autoSpaceDE w:val="0"/>
        <w:autoSpaceDN w:val="0"/>
        <w:adjustRightInd w:val="0"/>
        <w:ind w:firstLine="720"/>
      </w:pPr>
      <w:bookmarkStart w:id="208" w:name="OLE_LINK54"/>
      <w:bookmarkStart w:id="209" w:name="OLE_LINK55"/>
      <w:bookmarkEnd w:id="203"/>
      <w:r>
        <w:t xml:space="preserve">Figure </w:t>
      </w:r>
      <w:r w:rsidR="007D5076">
        <w:fldChar w:fldCharType="begin"/>
      </w:r>
      <w:r w:rsidR="007D5076">
        <w:instrText xml:space="preserve"> REF _Ref14962973 </w:instrText>
      </w:r>
      <w:r>
        <w:instrText xml:space="preserve">\# 0 </w:instrText>
      </w:r>
      <w:r w:rsidR="007D5076">
        <w:instrText xml:space="preserve">\h  \* MERGEFORMAT </w:instrText>
      </w:r>
      <w:r w:rsidR="007D5076">
        <w:fldChar w:fldCharType="separate"/>
      </w:r>
      <w:r w:rsidR="00587E2C">
        <w:t>7</w:t>
      </w:r>
      <w:r w:rsidR="007D5076">
        <w:fldChar w:fldCharType="end"/>
      </w:r>
      <w:r w:rsidR="008B2A72">
        <w:t xml:space="preserve"> </w:t>
      </w:r>
      <w:bookmarkEnd w:id="208"/>
      <w:bookmarkEnd w:id="209"/>
      <w:r w:rsidR="00AE78D2" w:rsidRPr="00FC11CC">
        <w:t>(</w:t>
      </w:r>
      <w:r w:rsidR="00AE78D2">
        <w:t xml:space="preserve">see </w:t>
      </w:r>
      <w:r w:rsidR="00EA7527">
        <w:t>A</w:t>
      </w:r>
      <w:r w:rsidR="00EA7527">
        <w:fldChar w:fldCharType="begin"/>
      </w:r>
      <w:r w:rsidR="00EA7527">
        <w:instrText xml:space="preserve"> REF Appendix_C \h </w:instrText>
      </w:r>
      <w:r w:rsidR="00EA7527">
        <w:fldChar w:fldCharType="separate"/>
      </w:r>
      <w:r w:rsidR="00587E2C">
        <w:t>ppendix C</w:t>
      </w:r>
      <w:r w:rsidR="00EA7527">
        <w:fldChar w:fldCharType="end"/>
      </w:r>
      <w:r w:rsidR="00AE78D2">
        <w:t xml:space="preserve">) shows several optimal solutions from one optimization run, using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A2548">
        <w:rPr>
          <w:rFonts w:cs="David"/>
          <w:color w:val="000000" w:themeColor="text1"/>
        </w:rPr>
        <w:t xml:space="preserve"> as the first objective and </w:t>
      </w:r>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oMath>
      <w:r w:rsidR="000A2548">
        <w:rPr>
          <w:rFonts w:cs="David"/>
          <w:color w:val="000000" w:themeColor="text1"/>
        </w:rPr>
        <w:t xml:space="preserve"> as the second </w:t>
      </w:r>
      <w:r w:rsidR="00AE78D2">
        <w:rPr>
          <w:rFonts w:cs="David"/>
          <w:color w:val="000000" w:themeColor="text1"/>
        </w:rPr>
        <w:t>objective</w:t>
      </w:r>
      <w:r w:rsidR="00AE78D2">
        <w:t xml:space="preserve">. </w:t>
      </w:r>
      <w:r w:rsidR="006A38C3">
        <w:t xml:space="preserve">Solutions for </w:t>
      </w:r>
      <w:r w:rsidR="00DF4464">
        <w:t xml:space="preserve">relatively </w:t>
      </w:r>
      <w:r w:rsidR="00EF652C">
        <w:t>small</w:t>
      </w:r>
      <w:r w:rsidR="006A38C3">
        <w:t xml:space="preserve"> number of sensors</w:t>
      </w:r>
      <w:r w:rsidR="00CA1992">
        <w:t xml:space="preserve"> </w:t>
      </w:r>
      <w:r w:rsidR="00402BE2">
        <w:t>(</w:t>
      </w:r>
      <w:r w:rsidR="00840693">
        <w:t xml:space="preserve">low-cost </w:t>
      </w:r>
      <w:r w:rsidR="00402BE2">
        <w:t>network</w:t>
      </w:r>
      <w:r w:rsidR="005E7141">
        <w:t>s</w:t>
      </w:r>
      <w:r w:rsidR="00402BE2">
        <w:t xml:space="preserve">) </w:t>
      </w:r>
      <w:r w:rsidR="00120808">
        <w:t xml:space="preserve">- </w:t>
      </w:r>
      <w:r w:rsidR="00EF652C">
        <w:t xml:space="preserve">2, </w:t>
      </w:r>
      <w:r w:rsidR="008D4E26">
        <w:t xml:space="preserve">4, 5, </w:t>
      </w:r>
      <w:r w:rsidR="006E3861">
        <w:t>7</w:t>
      </w:r>
      <w:r w:rsidR="008D4E26">
        <w:t xml:space="preserve">, </w:t>
      </w:r>
      <w:r w:rsidR="006E3861">
        <w:t>8</w:t>
      </w:r>
      <w:r w:rsidR="008D4E26">
        <w:t xml:space="preserve"> and 15 are displayed, in order to </w:t>
      </w:r>
      <w:r w:rsidR="00DF4464">
        <w:t xml:space="preserve">highlight the </w:t>
      </w:r>
      <w:r w:rsidR="003D3CFE">
        <w:t xml:space="preserve">process of </w:t>
      </w:r>
      <w:r w:rsidR="00CE7E8B">
        <w:t>sensors</w:t>
      </w:r>
      <w:r w:rsidR="003D3CFE">
        <w:t>’ deployment.</w:t>
      </w:r>
      <w:r w:rsidR="00CE7E8B">
        <w:t xml:space="preserve"> </w:t>
      </w:r>
      <w:r w:rsidR="00134A54">
        <w:t xml:space="preserve">It seems that preferable locations of sensors </w:t>
      </w:r>
      <w:r w:rsidR="00F90758">
        <w:t>follow the highest derivative of the gas concentration in the air as these places are more sensitive to the nature of the source. This assumption will be tested in the suggested study</w:t>
      </w:r>
      <w:r w:rsidR="005A65DE">
        <w:t>.</w:t>
      </w:r>
      <w:r w:rsidR="00BB79F8">
        <w:t xml:space="preserve"> </w:t>
      </w:r>
      <w:r w:rsidR="00AE78D2">
        <w:t xml:space="preserve">A colormap of minimal PED values of each transformation pair between </w:t>
      </w:r>
      <w:r w:rsidR="00362D7A">
        <w:t xml:space="preserve">each </w:t>
      </w:r>
      <w:r w:rsidR="00AE78D2">
        <w:t>number of active sources are attached to each displayed solution.</w:t>
      </w:r>
      <w:r w:rsidR="00BB04B9">
        <w:t xml:space="preserve"> </w:t>
      </w:r>
      <w:r w:rsidR="00362D7A">
        <w:t xml:space="preserve">For example, </w:t>
      </w:r>
      <w:r w:rsidR="00605A7C">
        <w:t xml:space="preserve">in the colormap </w:t>
      </w:r>
      <w:r w:rsidR="005303F4">
        <w:t xml:space="preserve">to the right of </w:t>
      </w:r>
      <w:r>
        <w:t xml:space="preserve">Fig. </w:t>
      </w:r>
      <w:r>
        <w:fldChar w:fldCharType="begin"/>
      </w:r>
      <w:r>
        <w:instrText xml:space="preserve"> REF _Ref14962973 \# 0 \h  \* MERGEFORMAT </w:instrText>
      </w:r>
      <w:r>
        <w:fldChar w:fldCharType="separate"/>
      </w:r>
      <w:r w:rsidR="00587E2C">
        <w:t>7</w:t>
      </w:r>
      <w:r>
        <w:fldChar w:fldCharType="end"/>
      </w:r>
      <w:r w:rsidR="005303F4">
        <w:t>a, the minimal PED value</w:t>
      </w:r>
      <w:r w:rsidR="00605A7C">
        <w:t>s</w:t>
      </w:r>
      <w:r w:rsidR="005303F4">
        <w:t xml:space="preserve"> of the transformation pair</w:t>
      </w:r>
      <w:r w:rsidR="00BB6A0F">
        <w:t>s</w:t>
      </w:r>
      <w:r w:rsidR="005303F4">
        <w:t xml:space="preserve"> 2&lt;-&gt;5 </w:t>
      </w:r>
      <w:r w:rsidR="00BB6A0F">
        <w:t>and</w:t>
      </w:r>
      <w:r w:rsidR="005303F4">
        <w:t xml:space="preserve"> 1&lt;-&gt;4 </w:t>
      </w:r>
      <w:r w:rsidR="00605A7C">
        <w:t xml:space="preserve">are </w:t>
      </w:r>
      <w:r w:rsidR="00605A7C" w:rsidRPr="00605A7C">
        <w:t xml:space="preserve">around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605A7C">
        <w:t xml:space="preserve"> </w:t>
      </w:r>
      <w:r w:rsidR="00605A7C" w:rsidRPr="00605A7C">
        <w:rPr>
          <w:rFonts w:hint="cs"/>
        </w:rPr>
        <w:sym w:font="Symbol" w:char="F06D"/>
      </w:r>
      <w:r w:rsidR="00605A7C" w:rsidRPr="00605A7C">
        <w:rPr>
          <w:rFonts w:hint="cs"/>
        </w:rPr>
        <w:t>g</w:t>
      </w:r>
      <w:r w:rsidR="00D4358D">
        <w:t xml:space="preserve"> </w:t>
      </w:r>
      <w:r w:rsidR="00605A7C" w:rsidRPr="00605A7C">
        <w:rPr>
          <w:rFonts w:hint="cs"/>
        </w:rPr>
        <w:t>m</w:t>
      </w:r>
      <w:r w:rsidR="00D4358D">
        <w:rPr>
          <w:vertAlign w:val="superscript"/>
        </w:rPr>
        <w:t>-3</w:t>
      </w:r>
      <w:r w:rsidR="00605A7C">
        <w:t xml:space="preserve"> (30 ppm).</w:t>
      </w:r>
      <w:r w:rsidR="009003F3">
        <w:t xml:space="preserve"> </w:t>
      </w:r>
      <w:r w:rsidR="000A63F6">
        <w:t xml:space="preserve">The higher the number of deployed sensors, the higher the minimal PED values. </w:t>
      </w:r>
    </w:p>
    <w:p w14:paraId="53023217" w14:textId="77777777" w:rsidR="001054AE" w:rsidRPr="001054AE" w:rsidRDefault="001054AE" w:rsidP="001054AE">
      <w:pPr>
        <w:autoSpaceDE w:val="0"/>
        <w:autoSpaceDN w:val="0"/>
        <w:adjustRightInd w:val="0"/>
        <w:ind w:firstLine="720"/>
      </w:pPr>
    </w:p>
    <w:p w14:paraId="6197D4E1" w14:textId="7A6205E4" w:rsidR="00537979" w:rsidRPr="00A10451" w:rsidRDefault="00537979" w:rsidP="0089641E">
      <w:pPr>
        <w:pStyle w:val="Heading1"/>
      </w:pPr>
      <w:bookmarkStart w:id="210" w:name="_Toc15392607"/>
      <w:r w:rsidRPr="00A10451">
        <w:rPr>
          <w:rFonts w:hint="cs"/>
        </w:rPr>
        <w:lastRenderedPageBreak/>
        <w:t>Work schedule</w:t>
      </w:r>
      <w:bookmarkEnd w:id="210"/>
      <w:r w:rsidR="00710BC2">
        <w:t xml:space="preserve"> </w:t>
      </w:r>
    </w:p>
    <w:p w14:paraId="434224DD" w14:textId="767B49B8" w:rsidR="00A03C7F" w:rsidRPr="0044351B" w:rsidRDefault="002979E4" w:rsidP="00E87BA7">
      <w:pPr>
        <w:ind w:right="-2"/>
        <w:rPr>
          <w:rFonts w:cs="David"/>
        </w:rPr>
      </w:pPr>
      <w:r>
        <w:rPr>
          <w:rFonts w:cs="David"/>
          <w:b/>
          <w:bCs/>
          <w:noProof/>
        </w:rPr>
        <mc:AlternateContent>
          <mc:Choice Requires="wpg">
            <w:drawing>
              <wp:anchor distT="0" distB="0" distL="114300" distR="114300" simplePos="0" relativeHeight="251680768" behindDoc="0" locked="0" layoutInCell="1" allowOverlap="1" wp14:anchorId="52A94389" wp14:editId="0F705DAE">
                <wp:simplePos x="0" y="0"/>
                <wp:positionH relativeFrom="column">
                  <wp:posOffset>761576</wp:posOffset>
                </wp:positionH>
                <wp:positionV relativeFrom="paragraph">
                  <wp:posOffset>784648</wp:posOffset>
                </wp:positionV>
                <wp:extent cx="4313767" cy="8037618"/>
                <wp:effectExtent l="0" t="0" r="4445" b="1905"/>
                <wp:wrapNone/>
                <wp:docPr id="31" name="Group 31"/>
                <wp:cNvGraphicFramePr/>
                <a:graphic xmlns:a="http://schemas.openxmlformats.org/drawingml/2006/main">
                  <a:graphicData uri="http://schemas.microsoft.com/office/word/2010/wordprocessingGroup">
                    <wpg:wgp>
                      <wpg:cNvGrpSpPr/>
                      <wpg:grpSpPr>
                        <a:xfrm>
                          <a:off x="0" y="0"/>
                          <a:ext cx="4313767" cy="8037618"/>
                          <a:chOff x="20" y="0"/>
                          <a:chExt cx="4717375" cy="8386445"/>
                        </a:xfrm>
                      </wpg:grpSpPr>
                      <pic:pic xmlns:pic="http://schemas.openxmlformats.org/drawingml/2006/picture">
                        <pic:nvPicPr>
                          <pic:cNvPr id="29" name="Picture 29"/>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rot="16200000">
                            <a:off x="-1834515" y="1834535"/>
                            <a:ext cx="8386445" cy="4717375"/>
                          </a:xfrm>
                          <a:prstGeom prst="rect">
                            <a:avLst/>
                          </a:prstGeom>
                        </pic:spPr>
                      </pic:pic>
                      <wps:wsp>
                        <wps:cNvPr id="30" name="Text Box 30"/>
                        <wps:cNvSpPr txBox="1"/>
                        <wps:spPr>
                          <a:xfrm>
                            <a:off x="3803967" y="5832158"/>
                            <a:ext cx="314325" cy="405130"/>
                          </a:xfrm>
                          <a:prstGeom prst="rect">
                            <a:avLst/>
                          </a:prstGeom>
                          <a:solidFill>
                            <a:schemeClr val="lt1"/>
                          </a:solidFill>
                          <a:ln w="6350">
                            <a:noFill/>
                          </a:ln>
                        </wps:spPr>
                        <wps:txbx>
                          <w:txbxContent>
                            <w:p w14:paraId="7E55C834" w14:textId="77777777" w:rsidR="002C3227" w:rsidRDefault="002C32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94389" id="Group 31" o:spid="_x0000_s1047" style="position:absolute;left:0;text-align:left;margin-left:59.95pt;margin-top:61.8pt;width:339.65pt;height:632.9pt;z-index:251680768;mso-width-relative:margin;mso-height-relative:margin" coordorigin="" coordsize="47173,83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48" type="#_x0000_t75" style="position:absolute;left:-18345;top:18345;width:83864;height:47173;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">
                  <v:imagedata r:id="rId23" o:title=""/>
                </v:shape>
                <v:shapetype id="_x0000_t202" coordsize="21600,21600" o:spt="202" path="m,l,21600r21600,l21600,xe">
                  <v:stroke joinstyle="miter"/>
                  <v:path gradientshapeok="t" o:connecttype="rect"/>
                </v:shapetype>
                <v:shape id="Text Box 30" o:spid="_x0000_s1049" type="#_x0000_t202" style="position:absolute;left:38039;top:58321;width:3143;height:40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7E55C834" w14:textId="77777777" w:rsidR="002C3227" w:rsidRDefault="002C3227"/>
                    </w:txbxContent>
                  </v:textbox>
                </v:shape>
              </v:group>
            </w:pict>
          </mc:Fallback>
        </mc:AlternateContent>
      </w:r>
      <w:r w:rsidR="00FE2CC5" w:rsidRPr="0044351B">
        <w:rPr>
          <w:rFonts w:cs="David"/>
        </w:rPr>
        <w:t xml:space="preserve">The following Gantt diagram </w:t>
      </w:r>
      <w:r w:rsidR="00A21BDE">
        <w:rPr>
          <w:rFonts w:cs="David"/>
        </w:rPr>
        <w:t>(</w:t>
      </w:r>
      <w:r w:rsidR="0098063E">
        <w:rPr>
          <w:rFonts w:cs="David"/>
        </w:rPr>
        <w:t xml:space="preserve">Fig. </w:t>
      </w:r>
      <w:r w:rsidR="00A21BDE">
        <w:rPr>
          <w:rFonts w:cs="David"/>
        </w:rPr>
        <w:fldChar w:fldCharType="begin"/>
      </w:r>
      <w:r w:rsidR="00A21BDE">
        <w:rPr>
          <w:rFonts w:cs="David"/>
        </w:rPr>
        <w:instrText xml:space="preserve"> REF _Ref15390496 </w:instrText>
      </w:r>
      <w:r w:rsidR="0098063E">
        <w:rPr>
          <w:rFonts w:cs="David"/>
        </w:rPr>
        <w:instrText xml:space="preserve">\# 0 </w:instrText>
      </w:r>
      <w:r w:rsidR="00A21BDE">
        <w:rPr>
          <w:rFonts w:cs="David"/>
        </w:rPr>
        <w:instrText xml:space="preserve">\h  \* MERGEFORMAT </w:instrText>
      </w:r>
      <w:r w:rsidR="00A21BDE">
        <w:rPr>
          <w:rFonts w:cs="David"/>
        </w:rPr>
      </w:r>
      <w:r w:rsidR="00A21BDE">
        <w:rPr>
          <w:rFonts w:cs="David"/>
        </w:rPr>
        <w:fldChar w:fldCharType="separate"/>
      </w:r>
      <w:r w:rsidR="00587E2C">
        <w:rPr>
          <w:rFonts w:cs="David"/>
        </w:rPr>
        <w:t>6</w:t>
      </w:r>
      <w:r w:rsidR="00A21BDE">
        <w:rPr>
          <w:rFonts w:cs="David"/>
        </w:rPr>
        <w:fldChar w:fldCharType="end"/>
      </w:r>
      <w:r w:rsidR="00A21BDE">
        <w:rPr>
          <w:rFonts w:cs="David"/>
        </w:rPr>
        <w:t xml:space="preserve">) </w:t>
      </w:r>
      <w:r w:rsidR="00FE2CC5" w:rsidRPr="0044351B">
        <w:rPr>
          <w:rFonts w:cs="David"/>
        </w:rPr>
        <w:t xml:space="preserve">presents the work schedule of the first two planned modules, as well as work accomplished so far. Milestones are marked in triangles and tasks are marked in rectangles. Each major task is broken down into smaller tasks, which are specified underneath it. </w:t>
      </w:r>
    </w:p>
    <w:p w14:paraId="31E96032" w14:textId="0674D0BB" w:rsidR="00710BC2" w:rsidRDefault="00710BC2" w:rsidP="00E87BA7">
      <w:pPr>
        <w:ind w:right="-2"/>
        <w:rPr>
          <w:rFonts w:cs="David"/>
          <w:b/>
          <w:bCs/>
        </w:rPr>
      </w:pPr>
    </w:p>
    <w:p w14:paraId="13B9E33C" w14:textId="11B773BB" w:rsidR="00710BC2" w:rsidRDefault="00710BC2" w:rsidP="00E87BA7">
      <w:pPr>
        <w:ind w:right="-2"/>
        <w:rPr>
          <w:rFonts w:cs="David"/>
          <w:b/>
          <w:bCs/>
        </w:rPr>
      </w:pPr>
    </w:p>
    <w:p w14:paraId="42D11FB2" w14:textId="0A8D6ACC" w:rsidR="00710BC2" w:rsidRDefault="00710BC2" w:rsidP="00E87BA7">
      <w:pPr>
        <w:ind w:right="-2"/>
        <w:rPr>
          <w:rFonts w:cs="David"/>
          <w:b/>
          <w:bCs/>
        </w:rPr>
      </w:pPr>
    </w:p>
    <w:p w14:paraId="4ED669AB" w14:textId="390D9E01" w:rsidR="00710BC2" w:rsidRDefault="00710BC2" w:rsidP="00E87BA7">
      <w:pPr>
        <w:ind w:right="-2"/>
        <w:rPr>
          <w:rFonts w:cs="David"/>
          <w:b/>
          <w:bCs/>
        </w:rPr>
      </w:pPr>
    </w:p>
    <w:p w14:paraId="371BD3BF" w14:textId="1960F109" w:rsidR="00710BC2" w:rsidRDefault="00710BC2" w:rsidP="00E87BA7">
      <w:pPr>
        <w:ind w:right="-2"/>
        <w:rPr>
          <w:rFonts w:cs="David"/>
          <w:b/>
          <w:bCs/>
        </w:rPr>
      </w:pPr>
    </w:p>
    <w:p w14:paraId="5D3DA86E" w14:textId="7829F5E6" w:rsidR="00710BC2" w:rsidRDefault="00710BC2" w:rsidP="00E87BA7">
      <w:pPr>
        <w:ind w:right="-2"/>
        <w:rPr>
          <w:rFonts w:cs="David"/>
          <w:b/>
          <w:bCs/>
        </w:rPr>
      </w:pPr>
    </w:p>
    <w:p w14:paraId="65FE63CF" w14:textId="3CC96DEC" w:rsidR="00710BC2" w:rsidRDefault="00710BC2" w:rsidP="00E87BA7">
      <w:pPr>
        <w:ind w:right="-2"/>
        <w:rPr>
          <w:rFonts w:cs="David"/>
          <w:b/>
          <w:bCs/>
        </w:rPr>
      </w:pPr>
    </w:p>
    <w:p w14:paraId="41C7E2D1" w14:textId="0623D2A9" w:rsidR="00710BC2" w:rsidRDefault="00710BC2" w:rsidP="00E87BA7">
      <w:pPr>
        <w:ind w:right="-2"/>
        <w:rPr>
          <w:rFonts w:cs="David"/>
          <w:b/>
          <w:bCs/>
        </w:rPr>
      </w:pPr>
    </w:p>
    <w:p w14:paraId="5E9BBF49" w14:textId="18064D95" w:rsidR="00710BC2" w:rsidRDefault="00710BC2" w:rsidP="00E87BA7">
      <w:pPr>
        <w:ind w:right="-2"/>
        <w:rPr>
          <w:rFonts w:cs="David"/>
          <w:b/>
          <w:bCs/>
        </w:rPr>
      </w:pPr>
    </w:p>
    <w:p w14:paraId="44DAFC7C" w14:textId="2014F318" w:rsidR="00710BC2" w:rsidRDefault="00710BC2" w:rsidP="00E87BA7">
      <w:pPr>
        <w:ind w:right="-2"/>
        <w:rPr>
          <w:rFonts w:cs="David"/>
          <w:b/>
          <w:bCs/>
        </w:rPr>
      </w:pPr>
    </w:p>
    <w:p w14:paraId="5EBEB596" w14:textId="55491B79" w:rsidR="00710BC2" w:rsidRDefault="00710BC2" w:rsidP="00E87BA7">
      <w:pPr>
        <w:ind w:right="-2"/>
        <w:rPr>
          <w:rFonts w:cs="David"/>
          <w:b/>
          <w:bCs/>
        </w:rPr>
      </w:pPr>
    </w:p>
    <w:p w14:paraId="70AFE4F2" w14:textId="26EEF8A6" w:rsidR="00710BC2" w:rsidRDefault="00710BC2" w:rsidP="00E87BA7">
      <w:pPr>
        <w:ind w:right="-2"/>
        <w:rPr>
          <w:rFonts w:cs="David"/>
          <w:b/>
          <w:bCs/>
        </w:rPr>
      </w:pPr>
    </w:p>
    <w:p w14:paraId="38C5BEF6" w14:textId="153BC839" w:rsidR="00710BC2" w:rsidRDefault="00710BC2" w:rsidP="00E87BA7">
      <w:pPr>
        <w:ind w:right="-2"/>
        <w:rPr>
          <w:rFonts w:cs="David"/>
          <w:b/>
          <w:bCs/>
        </w:rPr>
      </w:pPr>
    </w:p>
    <w:p w14:paraId="317CF8EB" w14:textId="22660A6B" w:rsidR="00710BC2" w:rsidRDefault="00710BC2" w:rsidP="00E87BA7">
      <w:pPr>
        <w:ind w:right="-2"/>
        <w:rPr>
          <w:rFonts w:cs="David"/>
          <w:b/>
          <w:bCs/>
        </w:rPr>
      </w:pPr>
    </w:p>
    <w:p w14:paraId="3FAA6371" w14:textId="06B5C537" w:rsidR="00710BC2" w:rsidRDefault="00710BC2" w:rsidP="00E87BA7">
      <w:pPr>
        <w:ind w:right="-2"/>
        <w:rPr>
          <w:rFonts w:cs="David"/>
          <w:b/>
          <w:bCs/>
        </w:rPr>
      </w:pPr>
    </w:p>
    <w:p w14:paraId="065B7652" w14:textId="7DD6E920" w:rsidR="00710BC2" w:rsidRDefault="00710BC2" w:rsidP="00E87BA7">
      <w:pPr>
        <w:ind w:right="-2"/>
        <w:rPr>
          <w:rFonts w:cs="David"/>
          <w:b/>
          <w:bCs/>
        </w:rPr>
      </w:pPr>
    </w:p>
    <w:p w14:paraId="38BA5973" w14:textId="60066F1C" w:rsidR="00710BC2" w:rsidRDefault="00710BC2" w:rsidP="00E87BA7">
      <w:pPr>
        <w:ind w:right="-2"/>
        <w:rPr>
          <w:rFonts w:cs="David"/>
          <w:b/>
          <w:bCs/>
        </w:rPr>
      </w:pPr>
    </w:p>
    <w:p w14:paraId="71E1794F" w14:textId="7CD2DD15" w:rsidR="00710BC2" w:rsidRDefault="002979E4" w:rsidP="00E87BA7">
      <w:pPr>
        <w:ind w:right="-2"/>
        <w:rPr>
          <w:rFonts w:cs="David"/>
          <w:b/>
          <w:bCs/>
        </w:rPr>
      </w:pPr>
      <w:r>
        <w:rPr>
          <w:noProof/>
        </w:rPr>
        <mc:AlternateContent>
          <mc:Choice Requires="wps">
            <w:drawing>
              <wp:anchor distT="0" distB="0" distL="114300" distR="114300" simplePos="0" relativeHeight="251705344" behindDoc="0" locked="0" layoutInCell="1" allowOverlap="1" wp14:anchorId="06717845" wp14:editId="5F3831AA">
                <wp:simplePos x="0" y="0"/>
                <wp:positionH relativeFrom="column">
                  <wp:posOffset>1958975</wp:posOffset>
                </wp:positionH>
                <wp:positionV relativeFrom="paragraph">
                  <wp:posOffset>92286</wp:posOffset>
                </wp:positionV>
                <wp:extent cx="7290012" cy="635"/>
                <wp:effectExtent l="0" t="4763" r="0" b="0"/>
                <wp:wrapNone/>
                <wp:docPr id="3" name="Text Box 3"/>
                <wp:cNvGraphicFramePr/>
                <a:graphic xmlns:a="http://schemas.openxmlformats.org/drawingml/2006/main">
                  <a:graphicData uri="http://schemas.microsoft.com/office/word/2010/wordprocessingShape">
                    <wps:wsp>
                      <wps:cNvSpPr txBox="1"/>
                      <wps:spPr>
                        <a:xfrm rot="16200000">
                          <a:off x="0" y="0"/>
                          <a:ext cx="7290012" cy="635"/>
                        </a:xfrm>
                        <a:prstGeom prst="rect">
                          <a:avLst/>
                        </a:prstGeom>
                        <a:solidFill>
                          <a:prstClr val="white"/>
                        </a:solidFill>
                        <a:ln>
                          <a:noFill/>
                        </a:ln>
                      </wps:spPr>
                      <wps:txbx>
                        <w:txbxContent>
                          <w:p w14:paraId="191549A3" w14:textId="5E8035F1" w:rsidR="002C3227" w:rsidRPr="0044351B" w:rsidRDefault="002C3227" w:rsidP="0044351B">
                            <w:pPr>
                              <w:pStyle w:val="Caption"/>
                              <w:rPr>
                                <w:rFonts w:ascii="David" w:hAnsi="David" w:cs="David"/>
                                <w:i w:val="0"/>
                                <w:iCs w:val="0"/>
                                <w:color w:val="000000" w:themeColor="text1"/>
                                <w:sz w:val="20"/>
                                <w:szCs w:val="20"/>
                              </w:rPr>
                            </w:pPr>
                            <w:bookmarkStart w:id="211" w:name="_Ref15390496"/>
                            <w:r w:rsidRPr="0044351B">
                              <w:rPr>
                                <w:rFonts w:ascii="David" w:hAnsi="David" w:cs="David"/>
                                <w:b/>
                                <w:bCs/>
                                <w:i w:val="0"/>
                                <w:iCs w:val="0"/>
                                <w:color w:val="000000" w:themeColor="text1"/>
                                <w:sz w:val="20"/>
                                <w:szCs w:val="20"/>
                              </w:rPr>
                              <w:t xml:space="preserve">Figure </w:t>
                            </w:r>
                            <w:r w:rsidRPr="0044351B">
                              <w:rPr>
                                <w:rFonts w:ascii="David" w:hAnsi="David" w:cs="David"/>
                                <w:b/>
                                <w:bCs/>
                                <w:i w:val="0"/>
                                <w:iCs w:val="0"/>
                                <w:color w:val="000000" w:themeColor="text1"/>
                                <w:sz w:val="20"/>
                                <w:szCs w:val="20"/>
                              </w:rPr>
                              <w:fldChar w:fldCharType="begin"/>
                            </w:r>
                            <w:r w:rsidRPr="0044351B">
                              <w:rPr>
                                <w:rFonts w:ascii="David" w:hAnsi="David" w:cs="David"/>
                                <w:b/>
                                <w:bCs/>
                                <w:i w:val="0"/>
                                <w:iCs w:val="0"/>
                                <w:color w:val="000000" w:themeColor="text1"/>
                                <w:sz w:val="20"/>
                                <w:szCs w:val="20"/>
                              </w:rPr>
                              <w:instrText xml:space="preserve"> SEQ Figure \* ARABIC </w:instrText>
                            </w:r>
                            <w:r w:rsidRPr="0044351B">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44351B">
                              <w:rPr>
                                <w:rFonts w:ascii="David" w:hAnsi="David" w:cs="David"/>
                                <w:b/>
                                <w:bCs/>
                                <w:i w:val="0"/>
                                <w:iCs w:val="0"/>
                                <w:color w:val="000000" w:themeColor="text1"/>
                                <w:sz w:val="20"/>
                                <w:szCs w:val="20"/>
                              </w:rPr>
                              <w:fldChar w:fldCharType="end"/>
                            </w:r>
                            <w:bookmarkEnd w:id="211"/>
                            <w:r w:rsidRPr="0044351B">
                              <w:rPr>
                                <w:rFonts w:ascii="David" w:hAnsi="David" w:cs="David"/>
                                <w:b/>
                                <w:bCs/>
                                <w:i w:val="0"/>
                                <w:iCs w:val="0"/>
                                <w:color w:val="000000" w:themeColor="text1"/>
                                <w:sz w:val="20"/>
                                <w:szCs w:val="20"/>
                              </w:rPr>
                              <w:t>.</w:t>
                            </w:r>
                            <w:r w:rsidRPr="0044351B">
                              <w:rPr>
                                <w:rFonts w:ascii="David" w:hAnsi="David" w:cs="David"/>
                                <w:i w:val="0"/>
                                <w:iCs w:val="0"/>
                                <w:color w:val="000000" w:themeColor="text1"/>
                                <w:sz w:val="20"/>
                                <w:szCs w:val="20"/>
                              </w:rPr>
                              <w:t xml:space="preserve"> Research Gantt diagram. Milestones are marked in triangles. Tasks are marked in rectangles.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717845" id="Text Box 3" o:spid="_x0000_s1050" type="#_x0000_t202" style="position:absolute;left:0;text-align:left;margin-left:154.25pt;margin-top:7.25pt;width:574pt;height:.0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" stroked="f">
                <v:textbox style="mso-fit-shape-to-text:t" inset="0,0,0,0">
                  <w:txbxContent>
                    <w:p w14:paraId="191549A3" w14:textId="5E8035F1" w:rsidR="002C3227" w:rsidRPr="0044351B" w:rsidRDefault="002C3227" w:rsidP="0044351B">
                      <w:pPr>
                        <w:pStyle w:val="Caption"/>
                        <w:rPr>
                          <w:rFonts w:ascii="David" w:hAnsi="David" w:cs="David"/>
                          <w:i w:val="0"/>
                          <w:iCs w:val="0"/>
                          <w:color w:val="000000" w:themeColor="text1"/>
                          <w:sz w:val="20"/>
                          <w:szCs w:val="20"/>
                        </w:rPr>
                      </w:pPr>
                      <w:bookmarkStart w:id="209" w:name="_Ref15390496"/>
                      <w:r w:rsidRPr="0044351B">
                        <w:rPr>
                          <w:rFonts w:ascii="David" w:hAnsi="David" w:cs="David"/>
                          <w:b/>
                          <w:bCs/>
                          <w:i w:val="0"/>
                          <w:iCs w:val="0"/>
                          <w:color w:val="000000" w:themeColor="text1"/>
                          <w:sz w:val="20"/>
                          <w:szCs w:val="20"/>
                        </w:rPr>
                        <w:t xml:space="preserve">Figure </w:t>
                      </w:r>
                      <w:r w:rsidRPr="0044351B">
                        <w:rPr>
                          <w:rFonts w:ascii="David" w:hAnsi="David" w:cs="David"/>
                          <w:b/>
                          <w:bCs/>
                          <w:i w:val="0"/>
                          <w:iCs w:val="0"/>
                          <w:color w:val="000000" w:themeColor="text1"/>
                          <w:sz w:val="20"/>
                          <w:szCs w:val="20"/>
                        </w:rPr>
                        <w:fldChar w:fldCharType="begin"/>
                      </w:r>
                      <w:r w:rsidRPr="0044351B">
                        <w:rPr>
                          <w:rFonts w:ascii="David" w:hAnsi="David" w:cs="David"/>
                          <w:b/>
                          <w:bCs/>
                          <w:i w:val="0"/>
                          <w:iCs w:val="0"/>
                          <w:color w:val="000000" w:themeColor="text1"/>
                          <w:sz w:val="20"/>
                          <w:szCs w:val="20"/>
                        </w:rPr>
                        <w:instrText xml:space="preserve"> SEQ Figure \* ARABIC </w:instrText>
                      </w:r>
                      <w:r w:rsidRPr="0044351B">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44351B">
                        <w:rPr>
                          <w:rFonts w:ascii="David" w:hAnsi="David" w:cs="David"/>
                          <w:b/>
                          <w:bCs/>
                          <w:i w:val="0"/>
                          <w:iCs w:val="0"/>
                          <w:color w:val="000000" w:themeColor="text1"/>
                          <w:sz w:val="20"/>
                          <w:szCs w:val="20"/>
                        </w:rPr>
                        <w:fldChar w:fldCharType="end"/>
                      </w:r>
                      <w:bookmarkEnd w:id="209"/>
                      <w:r w:rsidRPr="0044351B">
                        <w:rPr>
                          <w:rFonts w:ascii="David" w:hAnsi="David" w:cs="David"/>
                          <w:b/>
                          <w:bCs/>
                          <w:i w:val="0"/>
                          <w:iCs w:val="0"/>
                          <w:color w:val="000000" w:themeColor="text1"/>
                          <w:sz w:val="20"/>
                          <w:szCs w:val="20"/>
                        </w:rPr>
                        <w:t>.</w:t>
                      </w:r>
                      <w:r w:rsidRPr="0044351B">
                        <w:rPr>
                          <w:rFonts w:ascii="David" w:hAnsi="David" w:cs="David"/>
                          <w:i w:val="0"/>
                          <w:iCs w:val="0"/>
                          <w:color w:val="000000" w:themeColor="text1"/>
                          <w:sz w:val="20"/>
                          <w:szCs w:val="20"/>
                        </w:rPr>
                        <w:t xml:space="preserve"> Research Gantt diagram. Milestones are marked in triangles. Tasks are marked in rectangles. </w:t>
                      </w:r>
                    </w:p>
                  </w:txbxContent>
                </v:textbox>
              </v:shape>
            </w:pict>
          </mc:Fallback>
        </mc:AlternateContent>
      </w:r>
    </w:p>
    <w:p w14:paraId="47B58CED" w14:textId="36B14DDB" w:rsidR="00710BC2" w:rsidRPr="00A10451" w:rsidRDefault="00710BC2" w:rsidP="00E87BA7">
      <w:pPr>
        <w:ind w:right="-2"/>
        <w:rPr>
          <w:rFonts w:cs="David"/>
          <w:b/>
          <w:bCs/>
        </w:rPr>
      </w:pPr>
    </w:p>
    <w:p w14:paraId="4A7377B0" w14:textId="1AEC45C7" w:rsidR="00A03C7F" w:rsidRDefault="00A03C7F" w:rsidP="00E87BA7">
      <w:pPr>
        <w:ind w:right="-2"/>
        <w:rPr>
          <w:rFonts w:cs="David"/>
          <w:b/>
          <w:bCs/>
        </w:rPr>
      </w:pPr>
    </w:p>
    <w:p w14:paraId="753DA96C" w14:textId="07907526" w:rsidR="00710BC2" w:rsidRDefault="00710BC2" w:rsidP="00E87BA7">
      <w:pPr>
        <w:ind w:right="-2"/>
        <w:rPr>
          <w:rFonts w:cs="David"/>
          <w:b/>
          <w:bCs/>
        </w:rPr>
      </w:pPr>
    </w:p>
    <w:p w14:paraId="73F75D66" w14:textId="3918F986" w:rsidR="00710BC2" w:rsidRDefault="00710BC2" w:rsidP="00E87BA7">
      <w:pPr>
        <w:ind w:right="-2"/>
        <w:rPr>
          <w:rFonts w:cs="David"/>
          <w:b/>
          <w:bCs/>
        </w:rPr>
      </w:pPr>
    </w:p>
    <w:p w14:paraId="0E296818" w14:textId="31EA2DFF" w:rsidR="005B289D" w:rsidRDefault="005B289D" w:rsidP="00E87BA7">
      <w:pPr>
        <w:ind w:right="-2"/>
        <w:rPr>
          <w:rFonts w:cs="David"/>
          <w:b/>
          <w:bCs/>
        </w:rPr>
      </w:pPr>
    </w:p>
    <w:p w14:paraId="22CF1CA2" w14:textId="7E8A3190" w:rsidR="005B289D" w:rsidRDefault="005B289D" w:rsidP="00E87BA7">
      <w:pPr>
        <w:ind w:right="-2"/>
        <w:rPr>
          <w:rFonts w:cs="David"/>
          <w:b/>
          <w:bCs/>
        </w:rPr>
      </w:pPr>
    </w:p>
    <w:p w14:paraId="169C62CB" w14:textId="0E054FCB" w:rsidR="005B289D" w:rsidRDefault="005B289D" w:rsidP="00E87BA7">
      <w:pPr>
        <w:ind w:right="-2"/>
        <w:rPr>
          <w:rFonts w:cs="David"/>
          <w:b/>
          <w:bCs/>
        </w:rPr>
      </w:pPr>
    </w:p>
    <w:p w14:paraId="32C499A8" w14:textId="73FFEB89" w:rsidR="005B289D" w:rsidRDefault="005B289D" w:rsidP="00E87BA7">
      <w:pPr>
        <w:ind w:right="-2"/>
        <w:rPr>
          <w:rFonts w:cs="David"/>
          <w:b/>
          <w:bCs/>
        </w:rPr>
      </w:pPr>
    </w:p>
    <w:p w14:paraId="446A54BD" w14:textId="3D0C5CC8" w:rsidR="005B289D" w:rsidRDefault="005B289D" w:rsidP="00E87BA7">
      <w:pPr>
        <w:ind w:right="-2"/>
        <w:rPr>
          <w:rFonts w:cs="David"/>
          <w:b/>
          <w:bCs/>
        </w:rPr>
      </w:pPr>
    </w:p>
    <w:p w14:paraId="764890C2" w14:textId="5DE3105C" w:rsidR="005B289D" w:rsidRDefault="005B289D" w:rsidP="00E87BA7">
      <w:pPr>
        <w:ind w:right="-2"/>
        <w:rPr>
          <w:rFonts w:cs="David"/>
          <w:b/>
          <w:bCs/>
        </w:rPr>
      </w:pPr>
    </w:p>
    <w:p w14:paraId="19BABB15" w14:textId="2B8B1E5D" w:rsidR="005B289D" w:rsidRDefault="005B289D" w:rsidP="00E87BA7">
      <w:pPr>
        <w:ind w:right="-2"/>
        <w:rPr>
          <w:rFonts w:cs="David"/>
          <w:b/>
          <w:bCs/>
        </w:rPr>
      </w:pPr>
    </w:p>
    <w:p w14:paraId="5E66E8F8" w14:textId="53F82FDC" w:rsidR="005B289D" w:rsidRDefault="005B289D" w:rsidP="00E87BA7">
      <w:pPr>
        <w:ind w:right="-2"/>
        <w:rPr>
          <w:rFonts w:cs="David"/>
          <w:b/>
          <w:bCs/>
        </w:rPr>
      </w:pPr>
    </w:p>
    <w:p w14:paraId="1DFDC6A8" w14:textId="77777777" w:rsidR="005B289D" w:rsidRDefault="005B289D" w:rsidP="00E87BA7">
      <w:pPr>
        <w:ind w:right="-2"/>
        <w:rPr>
          <w:rFonts w:cs="David"/>
          <w:b/>
          <w:bCs/>
        </w:rPr>
      </w:pPr>
    </w:p>
    <w:p w14:paraId="331D8D74" w14:textId="45C28650" w:rsidR="00710BC2" w:rsidRDefault="00710BC2" w:rsidP="00E87BA7">
      <w:pPr>
        <w:ind w:right="-2"/>
        <w:rPr>
          <w:rFonts w:cs="David"/>
          <w:b/>
          <w:bCs/>
        </w:rPr>
      </w:pPr>
    </w:p>
    <w:p w14:paraId="068E7641" w14:textId="7BFE6D35" w:rsidR="00FD6B50" w:rsidRDefault="00FD6B50" w:rsidP="00E87BA7">
      <w:pPr>
        <w:ind w:right="-2"/>
        <w:rPr>
          <w:rFonts w:cs="David"/>
          <w:b/>
          <w:bCs/>
        </w:rPr>
      </w:pPr>
    </w:p>
    <w:p w14:paraId="0C6204D9" w14:textId="0D81875A" w:rsidR="00C8396F" w:rsidRPr="000F1099" w:rsidRDefault="00C8396F" w:rsidP="00E87BA7"/>
    <w:p w14:paraId="17600C01" w14:textId="1F7157F9" w:rsidR="008901CA" w:rsidRPr="00710BC2" w:rsidRDefault="005A1EBF" w:rsidP="0089641E">
      <w:pPr>
        <w:pStyle w:val="Heading1"/>
      </w:pPr>
      <w:bookmarkStart w:id="212" w:name="_Toc15392608"/>
      <w:r w:rsidRPr="00710BC2">
        <w:rPr>
          <w:rFonts w:hint="cs"/>
        </w:rPr>
        <w:lastRenderedPageBreak/>
        <w:t>References</w:t>
      </w:r>
      <w:bookmarkEnd w:id="212"/>
    </w:p>
    <w:p w14:paraId="1194E547" w14:textId="182C81FA" w:rsidR="008901CA" w:rsidRPr="00C8396F" w:rsidRDefault="008901CA" w:rsidP="00E87BA7">
      <w:pPr>
        <w:ind w:right="-2"/>
        <w:rPr>
          <w:rFonts w:cs="David"/>
          <w:color w:val="000000" w:themeColor="text1"/>
          <w:sz w:val="18"/>
          <w:szCs w:val="18"/>
        </w:rPr>
      </w:pPr>
    </w:p>
    <w:p w14:paraId="5FFD7A8F" w14:textId="36864957" w:rsidR="0017416B" w:rsidRPr="0017416B" w:rsidRDefault="008901CA" w:rsidP="0017416B">
      <w:pPr>
        <w:widowControl w:val="0"/>
        <w:autoSpaceDE w:val="0"/>
        <w:autoSpaceDN w:val="0"/>
        <w:adjustRightInd w:val="0"/>
        <w:spacing w:line="240" w:lineRule="auto"/>
        <w:ind w:left="640" w:hanging="640"/>
        <w:rPr>
          <w:rFonts w:cs="David"/>
          <w:noProof/>
          <w:sz w:val="19"/>
          <w:szCs w:val="19"/>
        </w:rPr>
      </w:pPr>
      <w:r w:rsidRPr="0017416B">
        <w:rPr>
          <w:rFonts w:cs="David" w:hint="cs"/>
          <w:color w:val="000000" w:themeColor="text1"/>
          <w:sz w:val="19"/>
          <w:szCs w:val="19"/>
        </w:rPr>
        <w:fldChar w:fldCharType="begin" w:fldLock="1"/>
      </w:r>
      <w:r w:rsidRPr="0017416B">
        <w:rPr>
          <w:rFonts w:cs="David" w:hint="cs"/>
          <w:color w:val="000000" w:themeColor="text1"/>
          <w:sz w:val="19"/>
          <w:szCs w:val="19"/>
        </w:rPr>
        <w:instrText xml:space="preserve">ADDIN Mendeley Bibliography CSL_BIBLIOGRAPHY </w:instrText>
      </w:r>
      <w:r w:rsidRPr="0017416B">
        <w:rPr>
          <w:rFonts w:cs="David" w:hint="cs"/>
          <w:color w:val="000000" w:themeColor="text1"/>
          <w:sz w:val="19"/>
          <w:szCs w:val="19"/>
        </w:rPr>
        <w:fldChar w:fldCharType="separate"/>
      </w:r>
      <w:r w:rsidR="0017416B" w:rsidRPr="0017416B">
        <w:rPr>
          <w:rFonts w:cs="David"/>
          <w:noProof/>
          <w:sz w:val="19"/>
          <w:szCs w:val="19"/>
        </w:rPr>
        <w:t>[1]</w:t>
      </w:r>
      <w:r w:rsidR="0017416B" w:rsidRPr="0017416B">
        <w:rPr>
          <w:rFonts w:cs="David"/>
          <w:noProof/>
          <w:sz w:val="19"/>
          <w:szCs w:val="19"/>
        </w:rPr>
        <w:tab/>
        <w:t xml:space="preserve">J. H. Seinfeld and S. N. Pandis, </w:t>
      </w:r>
      <w:r w:rsidR="0017416B" w:rsidRPr="0017416B">
        <w:rPr>
          <w:rFonts w:cs="David"/>
          <w:i/>
          <w:iCs/>
          <w:noProof/>
          <w:sz w:val="19"/>
          <w:szCs w:val="19"/>
        </w:rPr>
        <w:t>Atmospheric chemistry and physics - from air pollution to climate change</w:t>
      </w:r>
      <w:r w:rsidR="0017416B" w:rsidRPr="0017416B">
        <w:rPr>
          <w:rFonts w:cs="David"/>
          <w:noProof/>
          <w:sz w:val="19"/>
          <w:szCs w:val="19"/>
        </w:rPr>
        <w:t>, Second edi. Wiley-Interscience, 2006.</w:t>
      </w:r>
    </w:p>
    <w:p w14:paraId="1A53AD1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w:t>
      </w:r>
      <w:r w:rsidRPr="0017416B">
        <w:rPr>
          <w:rFonts w:cs="David"/>
          <w:noProof/>
          <w:sz w:val="19"/>
          <w:szCs w:val="19"/>
        </w:rPr>
        <w:tab/>
        <w:t xml:space="preserve">D. J. Jacob and D. A. Winner, “Effect of climate change on air quality - citation,” </w:t>
      </w:r>
      <w:r w:rsidRPr="0017416B">
        <w:rPr>
          <w:rFonts w:cs="David"/>
          <w:i/>
          <w:iCs/>
          <w:noProof/>
          <w:sz w:val="19"/>
          <w:szCs w:val="19"/>
        </w:rPr>
        <w:t>Atmos. Environ.</w:t>
      </w:r>
      <w:r w:rsidRPr="0017416B">
        <w:rPr>
          <w:rFonts w:cs="David"/>
          <w:noProof/>
          <w:sz w:val="19"/>
          <w:szCs w:val="19"/>
        </w:rPr>
        <w:t>, vol. 43, no. 1, pp. 51–63, 2009.</w:t>
      </w:r>
    </w:p>
    <w:p w14:paraId="17254AB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w:t>
      </w:r>
      <w:r w:rsidRPr="0017416B">
        <w:rPr>
          <w:rFonts w:cs="David"/>
          <w:noProof/>
          <w:sz w:val="19"/>
          <w:szCs w:val="19"/>
        </w:rPr>
        <w:tab/>
        <w:t xml:space="preserve">“Greenhouse Gas Emissions,” </w:t>
      </w:r>
      <w:r w:rsidRPr="0017416B">
        <w:rPr>
          <w:rFonts w:cs="David"/>
          <w:i/>
          <w:iCs/>
          <w:noProof/>
          <w:sz w:val="19"/>
          <w:szCs w:val="19"/>
        </w:rPr>
        <w:t>EPA, United States Environmental Protection Agency</w:t>
      </w:r>
      <w:r w:rsidRPr="0017416B">
        <w:rPr>
          <w:rFonts w:cs="David"/>
          <w:noProof/>
          <w:sz w:val="19"/>
          <w:szCs w:val="19"/>
        </w:rPr>
        <w:t>, 2019. [Online]. Available: https://www.epa.gov/ghgemissions/overview-greenhouse-gases. [Accessed: 23-May-2019].</w:t>
      </w:r>
    </w:p>
    <w:p w14:paraId="0CAF264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w:t>
      </w:r>
      <w:r w:rsidRPr="0017416B">
        <w:rPr>
          <w:rFonts w:cs="David"/>
          <w:noProof/>
          <w:sz w:val="19"/>
          <w:szCs w:val="19"/>
        </w:rPr>
        <w:tab/>
        <w:t xml:space="preserve">“Israel ministry of environmental protection,” </w:t>
      </w:r>
      <w:r w:rsidRPr="0017416B">
        <w:rPr>
          <w:rFonts w:cs="David"/>
          <w:i/>
          <w:iCs/>
          <w:noProof/>
          <w:sz w:val="19"/>
          <w:szCs w:val="19"/>
        </w:rPr>
        <w:t>The Impact of Air Pollution from Industry</w:t>
      </w:r>
      <w:r w:rsidRPr="0017416B">
        <w:rPr>
          <w:rFonts w:cs="David"/>
          <w:noProof/>
          <w:sz w:val="19"/>
          <w:szCs w:val="19"/>
        </w:rPr>
        <w:t>, 2015. [Online]. Available: http://www.sviva.gov.il/English/env_topics/Health-and-Environment/Health-Impact-of-Environmental-Nuisances/Pages/The-Impact-of-Air-Pollution-from-Industry.aspx. [Accessed: 23-May-2019].</w:t>
      </w:r>
    </w:p>
    <w:p w14:paraId="365BE0D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w:t>
      </w:r>
      <w:r w:rsidRPr="0017416B">
        <w:rPr>
          <w:rFonts w:cs="David"/>
          <w:noProof/>
          <w:sz w:val="19"/>
          <w:szCs w:val="19"/>
        </w:rPr>
        <w:tab/>
        <w:t>WHO, “Ambient air pollution: Health impacts,” 2019. [Online]. Available: https://www.who.int/airpollution/ambient/health-impacts/en/. [Accessed: 10-Mar-2019].</w:t>
      </w:r>
    </w:p>
    <w:p w14:paraId="7DCE2FC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w:t>
      </w:r>
      <w:r w:rsidRPr="0017416B">
        <w:rPr>
          <w:rFonts w:cs="David"/>
          <w:noProof/>
          <w:sz w:val="19"/>
          <w:szCs w:val="19"/>
        </w:rPr>
        <w:tab/>
        <w:t xml:space="preserve">IPCC, </w:t>
      </w:r>
      <w:r w:rsidRPr="0017416B">
        <w:rPr>
          <w:rFonts w:cs="David"/>
          <w:i/>
          <w:iCs/>
          <w:noProof/>
          <w:sz w:val="19"/>
          <w:szCs w:val="19"/>
        </w:rPr>
        <w:t>Climate Change 2013</w:t>
      </w:r>
      <w:r w:rsidRPr="0017416B">
        <w:rPr>
          <w:rFonts w:cs="David"/>
          <w:noProof/>
          <w:sz w:val="19"/>
          <w:szCs w:val="19"/>
        </w:rPr>
        <w:t>, vol. 5. 2014.</w:t>
      </w:r>
    </w:p>
    <w:p w14:paraId="6A0D1AD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[7]</w:t>
      </w:r>
      <w:r w:rsidRPr="0017416B">
        <w:rPr>
          <w:rFonts w:cs="David"/>
          <w:noProof/>
          <w:sz w:val="19"/>
          <w:szCs w:val="19"/>
        </w:rPr>
        <w:tab/>
        <w:t xml:space="preserve">A. M. Fiore, V. Naik, and E. M. Leibensperger, “Air quality and climate connections,” </w:t>
      </w:r>
      <w:r w:rsidRPr="0017416B">
        <w:rPr>
          <w:rFonts w:cs="David"/>
          <w:i/>
          <w:iCs/>
          <w:noProof/>
          <w:sz w:val="19"/>
          <w:szCs w:val="19"/>
        </w:rPr>
        <w:t>J. Air Waste Manag. Assoc.</w:t>
      </w:r>
      <w:r w:rsidRPr="0017416B">
        <w:rPr>
          <w:rFonts w:cs="David"/>
          <w:noProof/>
          <w:sz w:val="19"/>
          <w:szCs w:val="19"/>
        </w:rPr>
        <w:t>, vol. 65, no. 6, pp. 645–685, 2015.</w:t>
      </w:r>
    </w:p>
    <w:p w14:paraId="13CCD4D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[8]</w:t>
      </w:r>
      <w:r w:rsidRPr="0017416B">
        <w:rPr>
          <w:rFonts w:cs="David"/>
          <w:noProof/>
          <w:sz w:val="19"/>
          <w:szCs w:val="19"/>
        </w:rPr>
        <w:tab/>
        <w:t xml:space="preserve">M. Jerrett </w:t>
      </w:r>
      <w:r w:rsidRPr="0017416B">
        <w:rPr>
          <w:rFonts w:cs="David"/>
          <w:i/>
          <w:iCs/>
          <w:noProof/>
          <w:sz w:val="19"/>
          <w:szCs w:val="19"/>
        </w:rPr>
        <w:t>et al.</w:t>
      </w:r>
      <w:r w:rsidRPr="0017416B">
        <w:rPr>
          <w:rFonts w:cs="David"/>
          <w:noProof/>
          <w:sz w:val="19"/>
          <w:szCs w:val="19"/>
        </w:rPr>
        <w:t xml:space="preserve">, “A review and evaluation of intraurban air pollution exposure models,” </w:t>
      </w:r>
      <w:r w:rsidRPr="0017416B">
        <w:rPr>
          <w:rFonts w:cs="David"/>
          <w:i/>
          <w:iCs/>
          <w:noProof/>
          <w:sz w:val="19"/>
          <w:szCs w:val="19"/>
        </w:rPr>
        <w:t>J. Expo. Anal. Environ. Epidemiol.</w:t>
      </w:r>
      <w:r w:rsidRPr="0017416B">
        <w:rPr>
          <w:rFonts w:cs="David"/>
          <w:noProof/>
          <w:sz w:val="19"/>
          <w:szCs w:val="19"/>
        </w:rPr>
        <w:t>, vol. 15, no. 2, pp. 185–204, 2005.</w:t>
      </w:r>
    </w:p>
    <w:p w14:paraId="340D672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[9]</w:t>
      </w:r>
      <w:r w:rsidRPr="0017416B">
        <w:rPr>
          <w:rFonts w:cs="David"/>
          <w:noProof/>
          <w:sz w:val="19"/>
          <w:szCs w:val="19"/>
        </w:rPr>
        <w:tab/>
        <w:t xml:space="preserve">F. Kizel </w:t>
      </w:r>
      <w:r w:rsidRPr="0017416B">
        <w:rPr>
          <w:rFonts w:cs="David"/>
          <w:i/>
          <w:iCs/>
          <w:noProof/>
          <w:sz w:val="19"/>
          <w:szCs w:val="19"/>
        </w:rPr>
        <w:t>et al.</w:t>
      </w:r>
      <w:r w:rsidRPr="0017416B">
        <w:rPr>
          <w:rFonts w:cs="David"/>
          <w:noProof/>
          <w:sz w:val="19"/>
          <w:szCs w:val="19"/>
        </w:rPr>
        <w:t xml:space="preserve">, “Node-to-node field calibration of wireless distributed air pollution sensor network,” </w:t>
      </w:r>
      <w:r w:rsidRPr="0017416B">
        <w:rPr>
          <w:rFonts w:cs="David"/>
          <w:i/>
          <w:iCs/>
          <w:noProof/>
          <w:sz w:val="19"/>
          <w:szCs w:val="19"/>
        </w:rPr>
        <w:t>Environ. Pollut.</w:t>
      </w:r>
      <w:r w:rsidRPr="0017416B">
        <w:rPr>
          <w:rFonts w:cs="David"/>
          <w:noProof/>
          <w:sz w:val="19"/>
          <w:szCs w:val="19"/>
        </w:rPr>
        <w:t>, vol. 233, pp. 900–909, 2018.</w:t>
      </w:r>
    </w:p>
    <w:p w14:paraId="013A844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[10]</w:t>
      </w:r>
      <w:r w:rsidRPr="0017416B">
        <w:rPr>
          <w:rFonts w:cs="David"/>
          <w:noProof/>
          <w:sz w:val="19"/>
          <w:szCs w:val="19"/>
        </w:rPr>
        <w:tab/>
        <w:t xml:space="preserve">U. Lerner, T. Yacobi, I. Levy, S. A. Moltchanov, T. Cole-Hunter, and B. Fishbain, “The effect of ego-motion on environmental monitoring,” </w:t>
      </w:r>
      <w:r w:rsidRPr="0017416B">
        <w:rPr>
          <w:rFonts w:cs="David"/>
          <w:i/>
          <w:iCs/>
          <w:noProof/>
          <w:sz w:val="19"/>
          <w:szCs w:val="19"/>
        </w:rPr>
        <w:t>Sci. Total Environ.</w:t>
      </w:r>
      <w:r w:rsidRPr="0017416B">
        <w:rPr>
          <w:rFonts w:cs="David"/>
          <w:noProof/>
          <w:sz w:val="19"/>
          <w:szCs w:val="19"/>
        </w:rPr>
        <w:t>, vol. 533, pp. 8–16, 2015.</w:t>
      </w:r>
    </w:p>
    <w:p w14:paraId="3CF26EF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[11]</w:t>
      </w:r>
      <w:r w:rsidRPr="0017416B">
        <w:rPr>
          <w:rFonts w:cs="David"/>
          <w:noProof/>
          <w:sz w:val="19"/>
          <w:szCs w:val="19"/>
        </w:rPr>
        <w:tab/>
        <w:t xml:space="preserve">S. Moltchanov, I. Levy, Y. Etzion, U. Lerner, D. M. Broday, and B. Fishbain, “On the feasibility of measuring urban air pollution by wireless distributed sensor networks,” </w:t>
      </w:r>
      <w:r w:rsidRPr="0017416B">
        <w:rPr>
          <w:rFonts w:cs="David"/>
          <w:i/>
          <w:iCs/>
          <w:noProof/>
          <w:sz w:val="19"/>
          <w:szCs w:val="19"/>
        </w:rPr>
        <w:t>Sci. Total Environ.</w:t>
      </w:r>
      <w:r w:rsidRPr="0017416B">
        <w:rPr>
          <w:rFonts w:cs="David"/>
          <w:noProof/>
          <w:sz w:val="19"/>
          <w:szCs w:val="19"/>
        </w:rPr>
        <w:t>, vol. 502, pp. 537–547, 2015.</w:t>
      </w:r>
    </w:p>
    <w:p w14:paraId="3B97D04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[12]</w:t>
      </w:r>
      <w:r w:rsidRPr="0017416B">
        <w:rPr>
          <w:rFonts w:cs="David"/>
          <w:noProof/>
          <w:sz w:val="19"/>
          <w:szCs w:val="19"/>
        </w:rPr>
        <w:tab/>
        <w:t xml:space="preserve">A. Marjovi, A. Arfire, and A. Martinoli, “High Resolution Air Pollution Maps in Urban Environments Using Mobile Sensor Networks,” </w:t>
      </w:r>
      <w:r w:rsidRPr="0017416B">
        <w:rPr>
          <w:rFonts w:cs="David"/>
          <w:i/>
          <w:iCs/>
          <w:noProof/>
          <w:sz w:val="19"/>
          <w:szCs w:val="19"/>
        </w:rPr>
        <w:t>2015 Int. Conf. Distrib. Comput. Sens. Syst.</w:t>
      </w:r>
      <w:r w:rsidRPr="0017416B">
        <w:rPr>
          <w:rFonts w:cs="David"/>
          <w:noProof/>
          <w:sz w:val="19"/>
          <w:szCs w:val="19"/>
        </w:rPr>
        <w:t>, pp. 11–20, 2015.</w:t>
      </w:r>
    </w:p>
    <w:p w14:paraId="4A1DEAD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[13]</w:t>
      </w:r>
      <w:r w:rsidRPr="0017416B">
        <w:rPr>
          <w:rFonts w:cs="David"/>
          <w:noProof/>
          <w:sz w:val="19"/>
          <w:szCs w:val="19"/>
        </w:rPr>
        <w:tab/>
        <w:t xml:space="preserve">M. I. Mead </w:t>
      </w:r>
      <w:r w:rsidRPr="0017416B">
        <w:rPr>
          <w:rFonts w:cs="David"/>
          <w:i/>
          <w:iCs/>
          <w:noProof/>
          <w:sz w:val="19"/>
          <w:szCs w:val="19"/>
        </w:rPr>
        <w:t>et al.</w:t>
      </w:r>
      <w:r w:rsidRPr="0017416B">
        <w:rPr>
          <w:rFonts w:cs="David"/>
          <w:noProof/>
          <w:sz w:val="19"/>
          <w:szCs w:val="19"/>
        </w:rPr>
        <w:t xml:space="preserve">, “The use of electrochemical sensors for monitoring urban air quality in low-cost, high-density networks,” </w:t>
      </w:r>
      <w:r w:rsidRPr="0017416B">
        <w:rPr>
          <w:rFonts w:cs="David"/>
          <w:i/>
          <w:iCs/>
          <w:noProof/>
          <w:sz w:val="19"/>
          <w:szCs w:val="19"/>
        </w:rPr>
        <w:t>Atmos. Environ.</w:t>
      </w:r>
      <w:r w:rsidRPr="0017416B">
        <w:rPr>
          <w:rFonts w:cs="David"/>
          <w:noProof/>
          <w:sz w:val="19"/>
          <w:szCs w:val="19"/>
        </w:rPr>
        <w:t>, vol. 70, pp. 186–203, 2013.</w:t>
      </w:r>
    </w:p>
    <w:p w14:paraId="78C80D8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[14]</w:t>
      </w:r>
      <w:r w:rsidRPr="0017416B">
        <w:rPr>
          <w:rFonts w:cs="David"/>
          <w:noProof/>
          <w:sz w:val="19"/>
          <w:szCs w:val="19"/>
        </w:rPr>
        <w:tab/>
        <w:t xml:space="preserve">R. Piedrahita </w:t>
      </w:r>
      <w:r w:rsidRPr="0017416B">
        <w:rPr>
          <w:rFonts w:cs="David"/>
          <w:i/>
          <w:iCs/>
          <w:noProof/>
          <w:sz w:val="19"/>
          <w:szCs w:val="19"/>
        </w:rPr>
        <w:t>et al.</w:t>
      </w:r>
      <w:r w:rsidRPr="0017416B">
        <w:rPr>
          <w:rFonts w:cs="David"/>
          <w:noProof/>
          <w:sz w:val="19"/>
          <w:szCs w:val="19"/>
        </w:rPr>
        <w:t xml:space="preserve">, “The next generation of low-cost personal air quality sensors for quantitative exposure monitoring,” </w:t>
      </w:r>
      <w:r w:rsidRPr="0017416B">
        <w:rPr>
          <w:rFonts w:cs="David"/>
          <w:i/>
          <w:iCs/>
          <w:noProof/>
          <w:sz w:val="19"/>
          <w:szCs w:val="19"/>
        </w:rPr>
        <w:t>Atmos. Meas. Tech.</w:t>
      </w:r>
      <w:r w:rsidRPr="0017416B">
        <w:rPr>
          <w:rFonts w:cs="David"/>
          <w:noProof/>
          <w:sz w:val="19"/>
          <w:szCs w:val="19"/>
        </w:rPr>
        <w:t>, vol. 7, no. 10, pp. 3325–3336, 2014.</w:t>
      </w:r>
    </w:p>
    <w:p w14:paraId="2DBBEDCE"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[15]</w:t>
      </w:r>
      <w:r w:rsidRPr="0017416B">
        <w:rPr>
          <w:rFonts w:cs="David"/>
          <w:noProof/>
          <w:sz w:val="19"/>
          <w:szCs w:val="19"/>
        </w:rPr>
        <w:tab/>
        <w:t xml:space="preserve">N. Castell </w:t>
      </w:r>
      <w:r w:rsidRPr="0017416B">
        <w:rPr>
          <w:rFonts w:cs="David"/>
          <w:i/>
          <w:iCs/>
          <w:noProof/>
          <w:sz w:val="19"/>
          <w:szCs w:val="19"/>
        </w:rPr>
        <w:t>et al.</w:t>
      </w:r>
      <w:r w:rsidRPr="0017416B">
        <w:rPr>
          <w:rFonts w:cs="David"/>
          <w:noProof/>
          <w:sz w:val="19"/>
          <w:szCs w:val="19"/>
        </w:rPr>
        <w:t xml:space="preserve">, “Can commercial low-cost sensor platforms contribute to air quality monitoring and exposure estimates?,” </w:t>
      </w:r>
      <w:r w:rsidRPr="0017416B">
        <w:rPr>
          <w:rFonts w:cs="David"/>
          <w:i/>
          <w:iCs/>
          <w:noProof/>
          <w:sz w:val="19"/>
          <w:szCs w:val="19"/>
        </w:rPr>
        <w:t>Environ. Int.</w:t>
      </w:r>
      <w:r w:rsidRPr="0017416B">
        <w:rPr>
          <w:rFonts w:cs="David"/>
          <w:noProof/>
          <w:sz w:val="19"/>
          <w:szCs w:val="19"/>
        </w:rPr>
        <w:t>, vol. 99, pp. 293–302, 2017.</w:t>
      </w:r>
    </w:p>
    <w:p w14:paraId="1D9EB1C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[16]</w:t>
      </w:r>
      <w:r w:rsidRPr="0017416B">
        <w:rPr>
          <w:rFonts w:cs="David"/>
          <w:noProof/>
          <w:sz w:val="19"/>
          <w:szCs w:val="19"/>
        </w:rPr>
        <w:tab/>
        <w:t xml:space="preserve">A. Nebenzal and B. Fishbain, </w:t>
      </w:r>
      <w:r w:rsidRPr="0017416B">
        <w:rPr>
          <w:rFonts w:cs="David"/>
          <w:i/>
          <w:iCs/>
          <w:noProof/>
          <w:sz w:val="19"/>
          <w:szCs w:val="19"/>
        </w:rPr>
        <w:t>Hough-Transform-Based Interpolation Scheme for Generating Accurate Dense Spatial Maps of Air Pollutants from Sparse Sensin</w:t>
      </w:r>
      <w:r w:rsidRPr="0017416B">
        <w:rPr>
          <w:rFonts w:cs="David"/>
          <w:noProof/>
          <w:sz w:val="19"/>
          <w:szCs w:val="19"/>
        </w:rPr>
        <w:t>, vol. 507. Springer International Publishing, 2017.</w:t>
      </w:r>
    </w:p>
    <w:p w14:paraId="6C16229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[17]</w:t>
      </w:r>
      <w:r w:rsidRPr="0017416B">
        <w:rPr>
          <w:rFonts w:cs="David"/>
          <w:noProof/>
          <w:sz w:val="19"/>
          <w:szCs w:val="19"/>
        </w:rPr>
        <w:tab/>
        <w:t xml:space="preserve">P. H. Ryan and G. K. LeMasters, “A Review of Land-use Regression Models for Characterizing Intraurban Air Pollution Exposure,” </w:t>
      </w:r>
      <w:r w:rsidRPr="0017416B">
        <w:rPr>
          <w:rFonts w:cs="David"/>
          <w:i/>
          <w:iCs/>
          <w:noProof/>
          <w:sz w:val="19"/>
          <w:szCs w:val="19"/>
        </w:rPr>
        <w:t>Inhal. Toxicol.</w:t>
      </w:r>
      <w:r w:rsidRPr="0017416B">
        <w:rPr>
          <w:rFonts w:cs="David"/>
          <w:noProof/>
          <w:sz w:val="19"/>
          <w:szCs w:val="19"/>
        </w:rPr>
        <w:t>, vol. 19, no. sup1, pp. 127–133, Jan. 2007.</w:t>
      </w:r>
    </w:p>
    <w:p w14:paraId="283AB14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[18]</w:t>
      </w:r>
      <w:r w:rsidRPr="0017416B">
        <w:rPr>
          <w:rFonts w:cs="David"/>
          <w:noProof/>
          <w:sz w:val="19"/>
          <w:szCs w:val="19"/>
        </w:rPr>
        <w:tab/>
        <w:t xml:space="preserve">J. M. Stockie, “The Mathematics of Atmospheric Dispersion Modeling,” </w:t>
      </w:r>
      <w:r w:rsidRPr="0017416B">
        <w:rPr>
          <w:rFonts w:cs="David"/>
          <w:i/>
          <w:iCs/>
          <w:noProof/>
          <w:sz w:val="19"/>
          <w:szCs w:val="19"/>
        </w:rPr>
        <w:t>SIAM Rev.</w:t>
      </w:r>
      <w:r w:rsidRPr="0017416B">
        <w:rPr>
          <w:rFonts w:cs="David"/>
          <w:noProof/>
          <w:sz w:val="19"/>
          <w:szCs w:val="19"/>
        </w:rPr>
        <w:t>, vol. 53, no. 2, pp. 349–372, 2011.</w:t>
      </w:r>
    </w:p>
    <w:p w14:paraId="6EB005A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[19]</w:t>
      </w:r>
      <w:r w:rsidRPr="0017416B">
        <w:rPr>
          <w:rFonts w:cs="David"/>
          <w:noProof/>
          <w:sz w:val="19"/>
          <w:szCs w:val="19"/>
        </w:rPr>
        <w:tab/>
        <w:t xml:space="preserve">A. F. Stein, V. Isakov, J. Godowitch, and R. R. Draxler, “A hybrid modeling approach to resolve pollutant concentrations in an urban area,” </w:t>
      </w:r>
      <w:r w:rsidRPr="0017416B">
        <w:rPr>
          <w:rFonts w:cs="David"/>
          <w:i/>
          <w:iCs/>
          <w:noProof/>
          <w:sz w:val="19"/>
          <w:szCs w:val="19"/>
        </w:rPr>
        <w:t>Atmos. Environ.</w:t>
      </w:r>
      <w:r w:rsidRPr="0017416B">
        <w:rPr>
          <w:rFonts w:cs="David"/>
          <w:noProof/>
          <w:sz w:val="19"/>
          <w:szCs w:val="19"/>
        </w:rPr>
        <w:t>, vol. 41, no. 40, pp. 9410–9426, 2007.</w:t>
      </w:r>
    </w:p>
    <w:p w14:paraId="71D6949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[20]</w:t>
      </w:r>
      <w:r w:rsidRPr="0017416B">
        <w:rPr>
          <w:rFonts w:cs="David"/>
          <w:noProof/>
          <w:sz w:val="19"/>
          <w:szCs w:val="19"/>
        </w:rPr>
        <w:tab/>
        <w:t xml:space="preserve">R. L. Burritt and C. Saka, “Quality of physical environmental management accounting information, Lessons from Pollutant Release and Transfer Registers,” </w:t>
      </w:r>
      <w:r w:rsidRPr="0017416B">
        <w:rPr>
          <w:rFonts w:cs="David"/>
          <w:i/>
          <w:iCs/>
          <w:noProof/>
          <w:sz w:val="19"/>
          <w:szCs w:val="19"/>
        </w:rPr>
        <w:t>Sustain. Account. Report.</w:t>
      </w:r>
      <w:r w:rsidRPr="0017416B">
        <w:rPr>
          <w:rFonts w:cs="David"/>
          <w:noProof/>
          <w:sz w:val="19"/>
          <w:szCs w:val="19"/>
        </w:rPr>
        <w:t>, pp. 373–407, 2006.</w:t>
      </w:r>
    </w:p>
    <w:p w14:paraId="50103210"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[21]</w:t>
      </w:r>
      <w:r w:rsidRPr="0017416B">
        <w:rPr>
          <w:rFonts w:cs="David"/>
          <w:noProof/>
          <w:sz w:val="19"/>
          <w:szCs w:val="19"/>
        </w:rPr>
        <w:tab/>
        <w:t xml:space="preserve">D. Kerret and G. M. Gray, “What do we learn from emissions reporting? Analytical considerations and comparison of pollutant release and transfer registers in the United States, Canada, England, and Australia,” </w:t>
      </w:r>
      <w:r w:rsidRPr="0017416B">
        <w:rPr>
          <w:rFonts w:cs="David"/>
          <w:i/>
          <w:iCs/>
          <w:noProof/>
          <w:sz w:val="19"/>
          <w:szCs w:val="19"/>
        </w:rPr>
        <w:t>Risk Anal.</w:t>
      </w:r>
      <w:r w:rsidRPr="0017416B">
        <w:rPr>
          <w:rFonts w:cs="David"/>
          <w:noProof/>
          <w:sz w:val="19"/>
          <w:szCs w:val="19"/>
        </w:rPr>
        <w:t>, vol. 27, no. 1, pp. 203–223, 2007.</w:t>
      </w:r>
    </w:p>
    <w:p w14:paraId="185D605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[22]</w:t>
      </w:r>
      <w:r w:rsidRPr="0017416B">
        <w:rPr>
          <w:rFonts w:cs="David"/>
          <w:noProof/>
          <w:sz w:val="19"/>
          <w:szCs w:val="19"/>
        </w:rPr>
        <w:tab/>
        <w:t xml:space="preserve">R. Sullivan and A. Gouldson, “Pollutant release and transfer registers: Examining the value of government-led reporting on corporate environmental performance,” </w:t>
      </w:r>
      <w:r w:rsidRPr="0017416B">
        <w:rPr>
          <w:rFonts w:cs="David"/>
          <w:i/>
          <w:iCs/>
          <w:noProof/>
          <w:sz w:val="19"/>
          <w:szCs w:val="19"/>
        </w:rPr>
        <w:t>Corp. Soc. Responsib. Environ. Manag.</w:t>
      </w:r>
      <w:r w:rsidRPr="0017416B">
        <w:rPr>
          <w:rFonts w:cs="David"/>
          <w:noProof/>
          <w:sz w:val="19"/>
          <w:szCs w:val="19"/>
        </w:rPr>
        <w:t>, vol. 14, no. 5, pp. 263–273, 2007.</w:t>
      </w:r>
    </w:p>
    <w:p w14:paraId="51468D60"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[23]</w:t>
      </w:r>
      <w:r w:rsidRPr="0017416B">
        <w:rPr>
          <w:rFonts w:cs="David"/>
          <w:noProof/>
          <w:sz w:val="19"/>
          <w:szCs w:val="19"/>
        </w:rPr>
        <w:tab/>
        <w:t xml:space="preserve">M. Hutchinson, H. Oh, and W. H. Chen, “A review of source term estimation methods for atmospheric dispersion events using static or mobile sensors,” </w:t>
      </w:r>
      <w:r w:rsidRPr="0017416B">
        <w:rPr>
          <w:rFonts w:cs="David"/>
          <w:i/>
          <w:iCs/>
          <w:noProof/>
          <w:sz w:val="19"/>
          <w:szCs w:val="19"/>
        </w:rPr>
        <w:t>Inf. Fusion</w:t>
      </w:r>
      <w:r w:rsidRPr="0017416B">
        <w:rPr>
          <w:rFonts w:cs="David"/>
          <w:noProof/>
          <w:sz w:val="19"/>
          <w:szCs w:val="19"/>
        </w:rPr>
        <w:t>, vol. 36, pp. 130–148, 2017.</w:t>
      </w:r>
    </w:p>
    <w:p w14:paraId="1AAA818E"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[24]</w:t>
      </w:r>
      <w:r w:rsidRPr="0017416B">
        <w:rPr>
          <w:rFonts w:cs="David"/>
          <w:noProof/>
          <w:sz w:val="19"/>
          <w:szCs w:val="19"/>
        </w:rPr>
        <w:tab/>
        <w:t xml:space="preserve">P. S. Kanaroglou </w:t>
      </w:r>
      <w:r w:rsidRPr="0017416B">
        <w:rPr>
          <w:rFonts w:cs="David"/>
          <w:i/>
          <w:iCs/>
          <w:noProof/>
          <w:sz w:val="19"/>
          <w:szCs w:val="19"/>
        </w:rPr>
        <w:t>et al.</w:t>
      </w:r>
      <w:r w:rsidRPr="0017416B">
        <w:rPr>
          <w:rFonts w:cs="David"/>
          <w:noProof/>
          <w:sz w:val="19"/>
          <w:szCs w:val="19"/>
        </w:rPr>
        <w:t xml:space="preserve">, “Establishing an air pollution monitoring network for intra-urban population exposure assessment: A location-allocation approach,” </w:t>
      </w:r>
      <w:r w:rsidRPr="0017416B">
        <w:rPr>
          <w:rFonts w:cs="David"/>
          <w:i/>
          <w:iCs/>
          <w:noProof/>
          <w:sz w:val="19"/>
          <w:szCs w:val="19"/>
        </w:rPr>
        <w:t>Atmos. Environ.</w:t>
      </w:r>
      <w:r w:rsidRPr="0017416B">
        <w:rPr>
          <w:rFonts w:cs="David"/>
          <w:noProof/>
          <w:sz w:val="19"/>
          <w:szCs w:val="19"/>
        </w:rPr>
        <w:t>, vol. 39, no. 13, pp. 2399–2409, 2005.</w:t>
      </w:r>
    </w:p>
    <w:p w14:paraId="1A38EAB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[25]</w:t>
      </w:r>
      <w:r w:rsidRPr="0017416B">
        <w:rPr>
          <w:rFonts w:cs="David"/>
          <w:noProof/>
          <w:sz w:val="19"/>
          <w:szCs w:val="19"/>
        </w:rPr>
        <w:tab/>
        <w:t xml:space="preserve">B. Liu, O. Dousse, P. Nain, and D. Towsley, “Dynamic coverage of mobile sensor networks,” </w:t>
      </w:r>
      <w:r w:rsidRPr="0017416B">
        <w:rPr>
          <w:rFonts w:cs="David"/>
          <w:i/>
          <w:iCs/>
          <w:noProof/>
          <w:sz w:val="19"/>
          <w:szCs w:val="19"/>
        </w:rPr>
        <w:t>IEEE Trans. Parallel Distrib. Syst.</w:t>
      </w:r>
      <w:r w:rsidRPr="0017416B">
        <w:rPr>
          <w:rFonts w:cs="David"/>
          <w:noProof/>
          <w:sz w:val="19"/>
          <w:szCs w:val="19"/>
        </w:rPr>
        <w:t>, vol. 24, no. 2, pp. 301–311, 2013.</w:t>
      </w:r>
    </w:p>
    <w:p w14:paraId="14916F4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[26]</w:t>
      </w:r>
      <w:r w:rsidRPr="0017416B">
        <w:rPr>
          <w:rFonts w:cs="David"/>
          <w:noProof/>
          <w:sz w:val="19"/>
          <w:szCs w:val="19"/>
        </w:rPr>
        <w:tab/>
        <w:t xml:space="preserve">Q. Zhao and A. Swami, “Coverage and Connectivity in Wireless Sensor Networks,” </w:t>
      </w:r>
      <w:r w:rsidRPr="0017416B">
        <w:rPr>
          <w:rFonts w:cs="David"/>
          <w:i/>
          <w:iCs/>
          <w:noProof/>
          <w:sz w:val="19"/>
          <w:szCs w:val="19"/>
        </w:rPr>
        <w:t>Adapt. Cross Layer Des. Wirel. Networks</w:t>
      </w:r>
      <w:r w:rsidRPr="0017416B">
        <w:rPr>
          <w:rFonts w:cs="David"/>
          <w:noProof/>
          <w:sz w:val="19"/>
          <w:szCs w:val="19"/>
        </w:rPr>
        <w:t>, pp. 301–323, 2010.</w:t>
      </w:r>
    </w:p>
    <w:p w14:paraId="2A67003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[27]</w:t>
      </w:r>
      <w:r w:rsidRPr="0017416B">
        <w:rPr>
          <w:rFonts w:cs="David"/>
          <w:noProof/>
          <w:sz w:val="19"/>
          <w:szCs w:val="19"/>
        </w:rPr>
        <w:tab/>
        <w:t xml:space="preserve">H. Zhang and C. Liu, “A Review on Node Deployment of Wireless Sensor Network,” </w:t>
      </w:r>
      <w:r w:rsidRPr="0017416B">
        <w:rPr>
          <w:rFonts w:cs="David"/>
          <w:i/>
          <w:iCs/>
          <w:noProof/>
          <w:sz w:val="19"/>
          <w:szCs w:val="19"/>
        </w:rPr>
        <w:t>IJCSI Int. J. Comput. Sci. Issues</w:t>
      </w:r>
      <w:r w:rsidRPr="0017416B">
        <w:rPr>
          <w:rFonts w:cs="David"/>
          <w:noProof/>
          <w:sz w:val="19"/>
          <w:szCs w:val="19"/>
        </w:rPr>
        <w:t>, vol. 9, no. 6, pp. 378–383, 2012.</w:t>
      </w:r>
    </w:p>
    <w:p w14:paraId="4C7FF66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[28]</w:t>
      </w:r>
      <w:r w:rsidRPr="0017416B">
        <w:rPr>
          <w:rFonts w:cs="David"/>
          <w:noProof/>
          <w:sz w:val="19"/>
          <w:szCs w:val="19"/>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17416B">
        <w:rPr>
          <w:rFonts w:cs="David"/>
          <w:i/>
          <w:iCs/>
          <w:noProof/>
          <w:sz w:val="19"/>
          <w:szCs w:val="19"/>
        </w:rPr>
        <w:t>Sci. Total Environ.</w:t>
      </w:r>
      <w:r w:rsidRPr="0017416B">
        <w:rPr>
          <w:rFonts w:cs="David"/>
          <w:noProof/>
          <w:sz w:val="19"/>
          <w:szCs w:val="19"/>
        </w:rPr>
        <w:t>, vol. 575, no. September 2016, pp. 639–648, 2017.</w:t>
      </w:r>
    </w:p>
    <w:p w14:paraId="641C9EA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[29]</w:t>
      </w:r>
      <w:r w:rsidRPr="0017416B">
        <w:rPr>
          <w:rFonts w:cs="David"/>
          <w:noProof/>
          <w:sz w:val="19"/>
          <w:szCs w:val="19"/>
        </w:rPr>
        <w:tab/>
        <w:t xml:space="preserve">U. Lerner, O. Hirshfeld, and B. Fishbain, “Optimal Deployment of a Heterogeneous Environmental Sensor Network,” </w:t>
      </w:r>
      <w:r w:rsidRPr="0017416B">
        <w:rPr>
          <w:rFonts w:cs="David"/>
          <w:i/>
          <w:iCs/>
          <w:noProof/>
          <w:sz w:val="19"/>
          <w:szCs w:val="19"/>
        </w:rPr>
        <w:t>Jorunal Environ. Informatics</w:t>
      </w:r>
      <w:r w:rsidRPr="0017416B">
        <w:rPr>
          <w:rFonts w:cs="David"/>
          <w:noProof/>
          <w:sz w:val="19"/>
          <w:szCs w:val="19"/>
        </w:rPr>
        <w:t>, no. X, pp. 1–9, 2018.</w:t>
      </w:r>
    </w:p>
    <w:p w14:paraId="38FECF8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[30]</w:t>
      </w:r>
      <w:r w:rsidRPr="0017416B">
        <w:rPr>
          <w:rFonts w:cs="David"/>
          <w:noProof/>
          <w:sz w:val="19"/>
          <w:szCs w:val="19"/>
        </w:rPr>
        <w:tab/>
        <w:t xml:space="preserve">B. Carter and R. Ragade, “A probabilistic model for the deployment of sensors,” </w:t>
      </w:r>
      <w:r w:rsidRPr="0017416B">
        <w:rPr>
          <w:rFonts w:cs="David"/>
          <w:i/>
          <w:iCs/>
          <w:noProof/>
          <w:sz w:val="19"/>
          <w:szCs w:val="19"/>
        </w:rPr>
        <w:t>SAS 2009 - IEEE Sensors Appl. Symp. Proc.</w:t>
      </w:r>
      <w:r w:rsidRPr="0017416B">
        <w:rPr>
          <w:rFonts w:cs="David"/>
          <w:noProof/>
          <w:sz w:val="19"/>
          <w:szCs w:val="19"/>
        </w:rPr>
        <w:t>, pp. 7–12, 2009.</w:t>
      </w:r>
    </w:p>
    <w:p w14:paraId="226C084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[31]</w:t>
      </w:r>
      <w:r w:rsidRPr="0017416B">
        <w:rPr>
          <w:rFonts w:cs="David"/>
          <w:noProof/>
          <w:sz w:val="19"/>
          <w:szCs w:val="19"/>
        </w:rPr>
        <w:tab/>
        <w:t xml:space="preserve">A. Boubrima, W. Bechkit, and H. Rivano, “Optimal WSN Deployment Models for Air Pollution Monitoring,” </w:t>
      </w:r>
      <w:r w:rsidRPr="0017416B">
        <w:rPr>
          <w:rFonts w:cs="David"/>
          <w:i/>
          <w:iCs/>
          <w:noProof/>
          <w:sz w:val="19"/>
          <w:szCs w:val="19"/>
        </w:rPr>
        <w:t>IEEE Trans. Wirel. Commun.</w:t>
      </w:r>
      <w:r w:rsidRPr="0017416B">
        <w:rPr>
          <w:rFonts w:cs="David"/>
          <w:noProof/>
          <w:sz w:val="19"/>
          <w:szCs w:val="19"/>
        </w:rPr>
        <w:t>, vol. 16, no. 5, pp. 2723–2735, 2017.</w:t>
      </w:r>
    </w:p>
    <w:p w14:paraId="2586089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[32]</w:t>
      </w:r>
      <w:r w:rsidRPr="0017416B">
        <w:rPr>
          <w:rFonts w:cs="David"/>
          <w:noProof/>
          <w:sz w:val="19"/>
          <w:szCs w:val="19"/>
        </w:rPr>
        <w:tab/>
        <w:t xml:space="preserve">A. Boubrima, W. Bechkit, H. Rivano, and L. Soulhac, “Leveraging the potential of WSN for an efficient correction of air pollution fine-grained simulations,” </w:t>
      </w:r>
      <w:r w:rsidRPr="0017416B">
        <w:rPr>
          <w:rFonts w:cs="David"/>
          <w:i/>
          <w:iCs/>
          <w:noProof/>
          <w:sz w:val="19"/>
          <w:szCs w:val="19"/>
        </w:rPr>
        <w:t>Proc. - Int. Conf. Comput. Commun. Networks, ICCCN</w:t>
      </w:r>
      <w:r w:rsidRPr="0017416B">
        <w:rPr>
          <w:rFonts w:cs="David"/>
          <w:noProof/>
          <w:sz w:val="19"/>
          <w:szCs w:val="19"/>
        </w:rPr>
        <w:t>, vol. 2018-July, 2018.</w:t>
      </w:r>
    </w:p>
    <w:p w14:paraId="2203AA2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lastRenderedPageBreak/>
        <w:t>[33]</w:t>
      </w:r>
      <w:r w:rsidRPr="0017416B">
        <w:rPr>
          <w:rFonts w:cs="David"/>
          <w:noProof/>
          <w:sz w:val="19"/>
          <w:szCs w:val="19"/>
        </w:rPr>
        <w:tab/>
        <w:t xml:space="preserve">J. D. Berman, L. Jin, M. L. Bell, and F. C. Curriero, “Developing a geostatistical simulation method to inform the quantity and placement of new monitors for a follow-up air sampling campaign,” </w:t>
      </w:r>
      <w:r w:rsidRPr="0017416B">
        <w:rPr>
          <w:rFonts w:cs="David"/>
          <w:i/>
          <w:iCs/>
          <w:noProof/>
          <w:sz w:val="19"/>
          <w:szCs w:val="19"/>
        </w:rPr>
        <w:t>J. Expo. Sci. Environ. Epidemiol.</w:t>
      </w:r>
      <w:r w:rsidRPr="0017416B">
        <w:rPr>
          <w:rFonts w:cs="David"/>
          <w:noProof/>
          <w:sz w:val="19"/>
          <w:szCs w:val="19"/>
        </w:rPr>
        <w:t>, vol. 29, no. 2, pp. 248–257, 2019.</w:t>
      </w:r>
    </w:p>
    <w:p w14:paraId="01A336D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[34]</w:t>
      </w:r>
      <w:r w:rsidRPr="0017416B">
        <w:rPr>
          <w:rFonts w:cs="David"/>
          <w:noProof/>
          <w:sz w:val="19"/>
          <w:szCs w:val="19"/>
        </w:rPr>
        <w:tab/>
        <w:t xml:space="preserve">R. Berkowicz, M. Winther, and M. Ketzel, “Traffic pollution modelling and emission data,” </w:t>
      </w:r>
      <w:r w:rsidRPr="0017416B">
        <w:rPr>
          <w:rFonts w:cs="David"/>
          <w:i/>
          <w:iCs/>
          <w:noProof/>
          <w:sz w:val="19"/>
          <w:szCs w:val="19"/>
        </w:rPr>
        <w:t>Environ. Model. Softw.</w:t>
      </w:r>
      <w:r w:rsidRPr="0017416B">
        <w:rPr>
          <w:rFonts w:cs="David"/>
          <w:noProof/>
          <w:sz w:val="19"/>
          <w:szCs w:val="19"/>
        </w:rPr>
        <w:t>, vol. 21, no. 4, pp. 454–460, 2006.</w:t>
      </w:r>
    </w:p>
    <w:p w14:paraId="6D7CABED"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[35]</w:t>
      </w:r>
      <w:r w:rsidRPr="0017416B">
        <w:rPr>
          <w:rFonts w:cs="David"/>
          <w:noProof/>
          <w:sz w:val="19"/>
          <w:szCs w:val="19"/>
        </w:rPr>
        <w:tab/>
        <w:t xml:space="preserve">C. C. Austin, B. Roberge, and N. Goyer, “Cross-sensitivities of electrochemical detectors used to monitor worker exposures to airborne contaminants: False positive responses in the absence of target analytes,” </w:t>
      </w:r>
      <w:r w:rsidRPr="0017416B">
        <w:rPr>
          <w:rFonts w:cs="David"/>
          <w:i/>
          <w:iCs/>
          <w:noProof/>
          <w:sz w:val="19"/>
          <w:szCs w:val="19"/>
        </w:rPr>
        <w:t>J. Environ. Monit.</w:t>
      </w:r>
      <w:r w:rsidRPr="0017416B">
        <w:rPr>
          <w:rFonts w:cs="David"/>
          <w:noProof/>
          <w:sz w:val="19"/>
          <w:szCs w:val="19"/>
        </w:rPr>
        <w:t>, vol. 8, no. 1, pp. 161–166, 2006.</w:t>
      </w:r>
    </w:p>
    <w:p w14:paraId="62DC95A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[36]</w:t>
      </w:r>
      <w:r w:rsidRPr="0017416B">
        <w:rPr>
          <w:rFonts w:cs="David"/>
          <w:noProof/>
          <w:sz w:val="19"/>
          <w:szCs w:val="19"/>
        </w:rPr>
        <w:tab/>
        <w:t xml:space="preserve">K. Chakrabarty, S. S. Iyengar, H. Qi, and E. Cho, “Grid coverage for surveillance and target location in distributed sensor networks,” </w:t>
      </w:r>
      <w:r w:rsidRPr="0017416B">
        <w:rPr>
          <w:rFonts w:cs="David"/>
          <w:i/>
          <w:iCs/>
          <w:noProof/>
          <w:sz w:val="19"/>
          <w:szCs w:val="19"/>
        </w:rPr>
        <w:t>IEEE Trans. Comput.</w:t>
      </w:r>
      <w:r w:rsidRPr="0017416B">
        <w:rPr>
          <w:rFonts w:cs="David"/>
          <w:noProof/>
          <w:sz w:val="19"/>
          <w:szCs w:val="19"/>
        </w:rPr>
        <w:t>, vol. 51, no. 12, pp. 1448–1453, 2002.</w:t>
      </w:r>
    </w:p>
    <w:p w14:paraId="436675C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[37]</w:t>
      </w:r>
      <w:r w:rsidRPr="0017416B">
        <w:rPr>
          <w:rFonts w:cs="David"/>
          <w:noProof/>
          <w:sz w:val="19"/>
          <w:szCs w:val="19"/>
        </w:rPr>
        <w:tab/>
        <w:t xml:space="preserve">I. K. Altinel, N. Aras, E. Güney, and C. Ersoy, “Binary integer programming formulation and heuristics for differentiated coverage in heterogeneous sensor networks,” </w:t>
      </w:r>
      <w:r w:rsidRPr="0017416B">
        <w:rPr>
          <w:rFonts w:cs="David"/>
          <w:i/>
          <w:iCs/>
          <w:noProof/>
          <w:sz w:val="19"/>
          <w:szCs w:val="19"/>
        </w:rPr>
        <w:t>Comput. Networks</w:t>
      </w:r>
      <w:r w:rsidRPr="0017416B">
        <w:rPr>
          <w:rFonts w:cs="David"/>
          <w:noProof/>
          <w:sz w:val="19"/>
          <w:szCs w:val="19"/>
        </w:rPr>
        <w:t>, vol. 52, no. 12, pp. 2419–2431, 2008.</w:t>
      </w:r>
    </w:p>
    <w:p w14:paraId="4CC1E12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[38]</w:t>
      </w:r>
      <w:r w:rsidRPr="0017416B">
        <w:rPr>
          <w:rFonts w:cs="David"/>
          <w:noProof/>
          <w:sz w:val="19"/>
          <w:szCs w:val="19"/>
        </w:rPr>
        <w:tab/>
        <w:t xml:space="preserve">Y. Kuroki, G. S. Young, and S. E. Haupt, “UAV navigation by an expert system for contaminant mapping with a genetic algorithm,” </w:t>
      </w:r>
      <w:r w:rsidRPr="0017416B">
        <w:rPr>
          <w:rFonts w:cs="David"/>
          <w:i/>
          <w:iCs/>
          <w:noProof/>
          <w:sz w:val="19"/>
          <w:szCs w:val="19"/>
        </w:rPr>
        <w:t>Expert Syst. Appl.</w:t>
      </w:r>
      <w:r w:rsidRPr="0017416B">
        <w:rPr>
          <w:rFonts w:cs="David"/>
          <w:noProof/>
          <w:sz w:val="19"/>
          <w:szCs w:val="19"/>
        </w:rPr>
        <w:t>, vol. 37, no. 6, pp. 4687–4697, 2010.</w:t>
      </w:r>
    </w:p>
    <w:p w14:paraId="44E8AC4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[39]</w:t>
      </w:r>
      <w:r w:rsidRPr="0017416B">
        <w:rPr>
          <w:rFonts w:cs="David"/>
          <w:noProof/>
          <w:sz w:val="19"/>
          <w:szCs w:val="19"/>
        </w:rPr>
        <w:tab/>
        <w:t xml:space="preserve">A. Belkhiri, W. Bechkit, H. Rivano, and M. Koudil, “Context aware MWSN optimal redeployment strategies for air pollution timely monitoring,” </w:t>
      </w:r>
      <w:r w:rsidRPr="0017416B">
        <w:rPr>
          <w:rFonts w:cs="David"/>
          <w:i/>
          <w:iCs/>
          <w:noProof/>
          <w:sz w:val="19"/>
          <w:szCs w:val="19"/>
        </w:rPr>
        <w:t>IEEE Int. Conf. Commun.</w:t>
      </w:r>
      <w:r w:rsidRPr="0017416B">
        <w:rPr>
          <w:rFonts w:cs="David"/>
          <w:noProof/>
          <w:sz w:val="19"/>
          <w:szCs w:val="19"/>
        </w:rPr>
        <w:t>, vol. 2018-May, 2018.</w:t>
      </w:r>
    </w:p>
    <w:p w14:paraId="2D250DD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[40]</w:t>
      </w:r>
      <w:r w:rsidRPr="0017416B">
        <w:rPr>
          <w:rFonts w:cs="David"/>
          <w:noProof/>
          <w:sz w:val="19"/>
          <w:szCs w:val="19"/>
        </w:rPr>
        <w:tab/>
        <w:t xml:space="preserve">H. Kellerer, U. Pferschy, and D. Pisinger, </w:t>
      </w:r>
      <w:r w:rsidRPr="0017416B">
        <w:rPr>
          <w:rFonts w:cs="David"/>
          <w:i/>
          <w:iCs/>
          <w:noProof/>
          <w:sz w:val="19"/>
          <w:szCs w:val="19"/>
        </w:rPr>
        <w:t>Knapsack Problems</w:t>
      </w:r>
      <w:r w:rsidRPr="0017416B">
        <w:rPr>
          <w:rFonts w:cs="David"/>
          <w:noProof/>
          <w:sz w:val="19"/>
          <w:szCs w:val="19"/>
        </w:rPr>
        <w:t>. Springer, 2004.</w:t>
      </w:r>
    </w:p>
    <w:p w14:paraId="0190848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[41]</w:t>
      </w:r>
      <w:r w:rsidRPr="0017416B">
        <w:rPr>
          <w:rFonts w:cs="David"/>
          <w:noProof/>
          <w:sz w:val="19"/>
          <w:szCs w:val="19"/>
        </w:rPr>
        <w:tab/>
        <w:t xml:space="preserve">R. M. Karp, “Reducibility among combinatorial problems,” in </w:t>
      </w:r>
      <w:r w:rsidRPr="0017416B">
        <w:rPr>
          <w:rFonts w:cs="David"/>
          <w:i/>
          <w:iCs/>
          <w:noProof/>
          <w:sz w:val="19"/>
          <w:szCs w:val="19"/>
        </w:rPr>
        <w:t>Complexity of computer computations</w:t>
      </w:r>
      <w:r w:rsidRPr="0017416B">
        <w:rPr>
          <w:rFonts w:cs="David"/>
          <w:noProof/>
          <w:sz w:val="19"/>
          <w:szCs w:val="19"/>
        </w:rPr>
        <w:t>, Springer, 1972, pp. 85–103.</w:t>
      </w:r>
    </w:p>
    <w:p w14:paraId="20387128"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[42]</w:t>
      </w:r>
      <w:r w:rsidRPr="0017416B">
        <w:rPr>
          <w:rFonts w:cs="David"/>
          <w:noProof/>
          <w:sz w:val="19"/>
          <w:szCs w:val="19"/>
        </w:rPr>
        <w:tab/>
        <w:t xml:space="preserve">A. E. Eiben and J. E. Smith, </w:t>
      </w:r>
      <w:r w:rsidRPr="0017416B">
        <w:rPr>
          <w:rFonts w:cs="David"/>
          <w:i/>
          <w:iCs/>
          <w:noProof/>
          <w:sz w:val="19"/>
          <w:szCs w:val="19"/>
        </w:rPr>
        <w:t>Introduction to evolutionary computing</w:t>
      </w:r>
      <w:r w:rsidRPr="0017416B">
        <w:rPr>
          <w:rFonts w:cs="David"/>
          <w:noProof/>
          <w:sz w:val="19"/>
          <w:szCs w:val="19"/>
        </w:rPr>
        <w:t>, 2nd Editio., vol. 53. Springer, 2007.</w:t>
      </w:r>
    </w:p>
    <w:p w14:paraId="3059BDA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[43]</w:t>
      </w:r>
      <w:r w:rsidRPr="0017416B">
        <w:rPr>
          <w:rFonts w:cs="David"/>
          <w:noProof/>
          <w:sz w:val="19"/>
          <w:szCs w:val="19"/>
        </w:rPr>
        <w:tab/>
        <w:t xml:space="preserve">G. O. Concepts, </w:t>
      </w:r>
      <w:r w:rsidRPr="0017416B">
        <w:rPr>
          <w:rFonts w:cs="David"/>
          <w:i/>
          <w:iCs/>
          <w:noProof/>
          <w:sz w:val="19"/>
          <w:szCs w:val="19"/>
        </w:rPr>
        <w:t>Introduction to Optimum Design, Chapter 16 -Global Optimization Concepts and Methods</w:t>
      </w:r>
      <w:r w:rsidRPr="0017416B">
        <w:rPr>
          <w:rFonts w:cs="David"/>
          <w:noProof/>
          <w:sz w:val="19"/>
          <w:szCs w:val="19"/>
        </w:rPr>
        <w:t>, Fourth Edi. Elsevier Inc., 2017.</w:t>
      </w:r>
    </w:p>
    <w:p w14:paraId="7DCDCF3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[44]</w:t>
      </w:r>
      <w:r w:rsidRPr="0017416B">
        <w:rPr>
          <w:rFonts w:cs="David"/>
          <w:noProof/>
          <w:sz w:val="19"/>
          <w:szCs w:val="19"/>
        </w:rPr>
        <w:tab/>
        <w:t xml:space="preserve">S. E. Haupt, G. S. Young, and C. T. Allen, “A genetic algorithm method to assimilate sensor data for a toxic contaminant release,” </w:t>
      </w:r>
      <w:r w:rsidRPr="0017416B">
        <w:rPr>
          <w:rFonts w:cs="David"/>
          <w:i/>
          <w:iCs/>
          <w:noProof/>
          <w:sz w:val="19"/>
          <w:szCs w:val="19"/>
        </w:rPr>
        <w:t>J. Comput.</w:t>
      </w:r>
      <w:r w:rsidRPr="0017416B">
        <w:rPr>
          <w:rFonts w:cs="David"/>
          <w:noProof/>
          <w:sz w:val="19"/>
          <w:szCs w:val="19"/>
        </w:rPr>
        <w:t>, vol. 2, no. 6, pp. 85–93, 2007.</w:t>
      </w:r>
    </w:p>
    <w:p w14:paraId="5B93C98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[45]</w:t>
      </w:r>
      <w:r w:rsidRPr="0017416B">
        <w:rPr>
          <w:rFonts w:cs="David"/>
          <w:noProof/>
          <w:sz w:val="19"/>
          <w:szCs w:val="19"/>
        </w:rPr>
        <w:tab/>
        <w:t xml:space="preserve">J. H. Holland, </w:t>
      </w:r>
      <w:r w:rsidRPr="0017416B">
        <w:rPr>
          <w:rFonts w:cs="David"/>
          <w:i/>
          <w:iCs/>
          <w:noProof/>
          <w:sz w:val="19"/>
          <w:szCs w:val="19"/>
        </w:rPr>
        <w:t>Adaptation in natural and artificial systems: an introductory analysis with applications to biology, control, and artificial intelligence</w:t>
      </w:r>
      <w:r w:rsidRPr="0017416B">
        <w:rPr>
          <w:rFonts w:cs="David"/>
          <w:noProof/>
          <w:sz w:val="19"/>
          <w:szCs w:val="19"/>
        </w:rPr>
        <w:t>. MIT press, 1992.</w:t>
      </w:r>
    </w:p>
    <w:p w14:paraId="4FA8615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[46]</w:t>
      </w:r>
      <w:r w:rsidRPr="0017416B">
        <w:rPr>
          <w:rFonts w:cs="David"/>
          <w:noProof/>
          <w:sz w:val="19"/>
          <w:szCs w:val="19"/>
        </w:rPr>
        <w:tab/>
        <w:t xml:space="preserve">R. Ramadan, H. El-Rewini, and K. Abdelghany, “Optimal and approximate approaches for deployment of heterogeneous sensing devices,” </w:t>
      </w:r>
      <w:r w:rsidRPr="0017416B">
        <w:rPr>
          <w:rFonts w:cs="David"/>
          <w:i/>
          <w:iCs/>
          <w:noProof/>
          <w:sz w:val="19"/>
          <w:szCs w:val="19"/>
        </w:rPr>
        <w:t>Eurasip J. Wirel. Commun. Netw.</w:t>
      </w:r>
      <w:r w:rsidRPr="0017416B">
        <w:rPr>
          <w:rFonts w:cs="David"/>
          <w:noProof/>
          <w:sz w:val="19"/>
          <w:szCs w:val="19"/>
        </w:rPr>
        <w:t>, vol. 2007, 2007.</w:t>
      </w:r>
    </w:p>
    <w:p w14:paraId="09AA4F9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[47]</w:t>
      </w:r>
      <w:r w:rsidRPr="0017416B">
        <w:rPr>
          <w:rFonts w:cs="David"/>
          <w:noProof/>
          <w:sz w:val="19"/>
          <w:szCs w:val="19"/>
        </w:rPr>
        <w:tab/>
        <w:t xml:space="preserve">A. Preis and A. Ostfeld, “Genetic algorithm for contaminant source characterization using imperfect sensors,” </w:t>
      </w:r>
      <w:r w:rsidRPr="0017416B">
        <w:rPr>
          <w:rFonts w:cs="David"/>
          <w:i/>
          <w:iCs/>
          <w:noProof/>
          <w:sz w:val="19"/>
          <w:szCs w:val="19"/>
        </w:rPr>
        <w:t>Civ. Eng. Environ. Syst.</w:t>
      </w:r>
      <w:r w:rsidRPr="0017416B">
        <w:rPr>
          <w:rFonts w:cs="David"/>
          <w:noProof/>
          <w:sz w:val="19"/>
          <w:szCs w:val="19"/>
        </w:rPr>
        <w:t>, vol. 25, no. 1, pp. 29–39, 2008.</w:t>
      </w:r>
    </w:p>
    <w:p w14:paraId="65BD4F8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[48]</w:t>
      </w:r>
      <w:r w:rsidRPr="0017416B">
        <w:rPr>
          <w:rFonts w:cs="David"/>
          <w:noProof/>
          <w:sz w:val="19"/>
          <w:szCs w:val="19"/>
        </w:rPr>
        <w:tab/>
        <w:t xml:space="preserve">Z. E. Nicklow John, Reed Patrick, Savic Dragan, Dessalegne Tibebe, Harrell Laura, Chan-Hilton Amy, Karamouz Mohammad, Minsker Barbara, Ostfeld Avi, Singh Abhishek, “State of the Art for Genetic Algorithms and Beyond in Water Resources Planning and Management,” </w:t>
      </w:r>
      <w:r w:rsidRPr="0017416B">
        <w:rPr>
          <w:rFonts w:cs="David"/>
          <w:i/>
          <w:iCs/>
          <w:noProof/>
          <w:sz w:val="19"/>
          <w:szCs w:val="19"/>
        </w:rPr>
        <w:t>J. Water Resour. Plan. Manag.</w:t>
      </w:r>
      <w:r w:rsidRPr="0017416B">
        <w:rPr>
          <w:rFonts w:cs="David"/>
          <w:noProof/>
          <w:sz w:val="19"/>
          <w:szCs w:val="19"/>
        </w:rPr>
        <w:t>, vol. 136, no. 4, pp. 412–432, 2010.</w:t>
      </w:r>
    </w:p>
    <w:p w14:paraId="2AA0631B"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[49]</w:t>
      </w:r>
      <w:r w:rsidRPr="0017416B">
        <w:rPr>
          <w:rFonts w:cs="David"/>
          <w:noProof/>
          <w:sz w:val="19"/>
          <w:szCs w:val="19"/>
        </w:rPr>
        <w:tab/>
        <w:t xml:space="preserve">S. E. Haupt, G. S. Young, and C. T. Allen, “Validation of a receptor-dispersion model coupled with a genetic algorithm using synthetic data,” </w:t>
      </w:r>
      <w:r w:rsidRPr="0017416B">
        <w:rPr>
          <w:rFonts w:cs="David"/>
          <w:i/>
          <w:iCs/>
          <w:noProof/>
          <w:sz w:val="19"/>
          <w:szCs w:val="19"/>
        </w:rPr>
        <w:t>J. Appl. Meteorol. Climatol.</w:t>
      </w:r>
      <w:r w:rsidRPr="0017416B">
        <w:rPr>
          <w:rFonts w:cs="David"/>
          <w:noProof/>
          <w:sz w:val="19"/>
          <w:szCs w:val="19"/>
        </w:rPr>
        <w:t>, vol. 45, no. 3, pp. 476–490, 2006.</w:t>
      </w:r>
    </w:p>
    <w:p w14:paraId="6606C8B7"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[50]</w:t>
      </w:r>
      <w:r w:rsidRPr="0017416B">
        <w:rPr>
          <w:rFonts w:cs="David"/>
          <w:noProof/>
          <w:sz w:val="19"/>
          <w:szCs w:val="19"/>
        </w:rPr>
        <w:tab/>
        <w:t xml:space="preserve">S. E. Haupt, “A demonstration of coupled receptor/dispersion modeling with a genetic algorithm,” </w:t>
      </w:r>
      <w:r w:rsidRPr="0017416B">
        <w:rPr>
          <w:rFonts w:cs="David"/>
          <w:i/>
          <w:iCs/>
          <w:noProof/>
          <w:sz w:val="19"/>
          <w:szCs w:val="19"/>
        </w:rPr>
        <w:t>Atmos. Environ.</w:t>
      </w:r>
      <w:r w:rsidRPr="0017416B">
        <w:rPr>
          <w:rFonts w:cs="David"/>
          <w:noProof/>
          <w:sz w:val="19"/>
          <w:szCs w:val="19"/>
        </w:rPr>
        <w:t>, vol. 39, no. 37, pp. 7181–7189, 2005.</w:t>
      </w:r>
    </w:p>
    <w:p w14:paraId="2D4F0061"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[51]</w:t>
      </w:r>
      <w:r w:rsidRPr="0017416B">
        <w:rPr>
          <w:rFonts w:cs="David"/>
          <w:noProof/>
          <w:sz w:val="19"/>
          <w:szCs w:val="19"/>
        </w:rPr>
        <w:tab/>
        <w:t xml:space="preserve">C. T. Allen, G. S. Young, and S. E. Haupt, “Improving pollutant source characterization by better estimating wind direction with a genetic algorithm,” </w:t>
      </w:r>
      <w:r w:rsidRPr="0017416B">
        <w:rPr>
          <w:rFonts w:cs="David"/>
          <w:i/>
          <w:iCs/>
          <w:noProof/>
          <w:sz w:val="19"/>
          <w:szCs w:val="19"/>
        </w:rPr>
        <w:t>Atmos. Environ.</w:t>
      </w:r>
      <w:r w:rsidRPr="0017416B">
        <w:rPr>
          <w:rFonts w:cs="David"/>
          <w:noProof/>
          <w:sz w:val="19"/>
          <w:szCs w:val="19"/>
        </w:rPr>
        <w:t>, vol. 41, no. 11, pp. 2283–2289, 2007.</w:t>
      </w:r>
    </w:p>
    <w:p w14:paraId="4ACE524B"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[52]</w:t>
      </w:r>
      <w:r w:rsidRPr="0017416B">
        <w:rPr>
          <w:rFonts w:cs="David"/>
          <w:noProof/>
          <w:sz w:val="19"/>
          <w:szCs w:val="19"/>
        </w:rPr>
        <w:tab/>
        <w:t xml:space="preserve">P. E. Bieringer </w:t>
      </w:r>
      <w:r w:rsidRPr="0017416B">
        <w:rPr>
          <w:rFonts w:cs="David"/>
          <w:i/>
          <w:iCs/>
          <w:noProof/>
          <w:sz w:val="19"/>
          <w:szCs w:val="19"/>
        </w:rPr>
        <w:t>et al.</w:t>
      </w:r>
      <w:r w:rsidRPr="0017416B">
        <w:rPr>
          <w:rFonts w:cs="David"/>
          <w:noProof/>
          <w:sz w:val="19"/>
          <w:szCs w:val="19"/>
        </w:rPr>
        <w:t xml:space="preserve">, “Automated source term and wind parameter estimation for atmospheric transport and dispersion applications,” </w:t>
      </w:r>
      <w:r w:rsidRPr="0017416B">
        <w:rPr>
          <w:rFonts w:cs="David"/>
          <w:i/>
          <w:iCs/>
          <w:noProof/>
          <w:sz w:val="19"/>
          <w:szCs w:val="19"/>
        </w:rPr>
        <w:t>Atmos. Environ.</w:t>
      </w:r>
      <w:r w:rsidRPr="0017416B">
        <w:rPr>
          <w:rFonts w:cs="David"/>
          <w:noProof/>
          <w:sz w:val="19"/>
          <w:szCs w:val="19"/>
        </w:rPr>
        <w:t>, vol. 122, pp. 206–219, 2015.</w:t>
      </w:r>
    </w:p>
    <w:p w14:paraId="6837E4E8"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[53]</w:t>
      </w:r>
      <w:r w:rsidRPr="0017416B">
        <w:rPr>
          <w:rFonts w:cs="David"/>
          <w:noProof/>
          <w:sz w:val="19"/>
          <w:szCs w:val="19"/>
        </w:rPr>
        <w:tab/>
        <w:t xml:space="preserve">K. J. Long, S. E. Haupt, and G. S. Young, “Assessing sensitivity of source term estimation,” </w:t>
      </w:r>
      <w:r w:rsidRPr="0017416B">
        <w:rPr>
          <w:rFonts w:cs="David"/>
          <w:i/>
          <w:iCs/>
          <w:noProof/>
          <w:sz w:val="19"/>
          <w:szCs w:val="19"/>
        </w:rPr>
        <w:t>Atmos. Environ.</w:t>
      </w:r>
      <w:r w:rsidRPr="0017416B">
        <w:rPr>
          <w:rFonts w:cs="David"/>
          <w:noProof/>
          <w:sz w:val="19"/>
          <w:szCs w:val="19"/>
        </w:rPr>
        <w:t>, vol. 44, no. 12, pp. 1558–1567, 2010.</w:t>
      </w:r>
    </w:p>
    <w:p w14:paraId="4355741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[54]</w:t>
      </w:r>
      <w:r w:rsidRPr="0017416B">
        <w:rPr>
          <w:rFonts w:cs="David"/>
          <w:noProof/>
          <w:sz w:val="19"/>
          <w:szCs w:val="19"/>
        </w:rPr>
        <w:tab/>
        <w:t xml:space="preserve">A. Kumar, S. Dixit, C. Varadarajan, A. Vijayan, and A. Masuraha, “Evaluation of the AERMOD dispersion model as a function of atmospheric stability for an urban area,” </w:t>
      </w:r>
      <w:r w:rsidRPr="0017416B">
        <w:rPr>
          <w:rFonts w:cs="David"/>
          <w:i/>
          <w:iCs/>
          <w:noProof/>
          <w:sz w:val="19"/>
          <w:szCs w:val="19"/>
        </w:rPr>
        <w:t>Environ. Prog.</w:t>
      </w:r>
      <w:r w:rsidRPr="0017416B">
        <w:rPr>
          <w:rFonts w:cs="David"/>
          <w:noProof/>
          <w:sz w:val="19"/>
          <w:szCs w:val="19"/>
        </w:rPr>
        <w:t>, vol. 25, no. 2, pp. 141–151, 2006.</w:t>
      </w:r>
    </w:p>
    <w:p w14:paraId="40529D92"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[55]</w:t>
      </w:r>
      <w:r w:rsidRPr="0017416B">
        <w:rPr>
          <w:rFonts w:cs="David"/>
          <w:noProof/>
          <w:sz w:val="19"/>
          <w:szCs w:val="19"/>
        </w:rPr>
        <w:tab/>
        <w:t xml:space="preserve">A. S. Rood, “Performance evaluation of AERMOD, CALPUFF, and legacy air dispersion models using the Winter Validation Tracer Study dataset,” </w:t>
      </w:r>
      <w:r w:rsidRPr="0017416B">
        <w:rPr>
          <w:rFonts w:cs="David"/>
          <w:i/>
          <w:iCs/>
          <w:noProof/>
          <w:sz w:val="19"/>
          <w:szCs w:val="19"/>
        </w:rPr>
        <w:t>Atmos. Environ.</w:t>
      </w:r>
      <w:r w:rsidRPr="0017416B">
        <w:rPr>
          <w:rFonts w:cs="David"/>
          <w:noProof/>
          <w:sz w:val="19"/>
          <w:szCs w:val="19"/>
        </w:rPr>
        <w:t>, vol. 89, pp. 707–720, 2014.</w:t>
      </w:r>
    </w:p>
    <w:p w14:paraId="3C73CB5F"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[56]</w:t>
      </w:r>
      <w:r w:rsidRPr="0017416B">
        <w:rPr>
          <w:rFonts w:cs="David"/>
          <w:noProof/>
          <w:sz w:val="19"/>
          <w:szCs w:val="19"/>
        </w:rPr>
        <w:tab/>
        <w:t xml:space="preserve">A. Berchet </w:t>
      </w:r>
      <w:r w:rsidRPr="0017416B">
        <w:rPr>
          <w:rFonts w:cs="David"/>
          <w:i/>
          <w:iCs/>
          <w:noProof/>
          <w:sz w:val="19"/>
          <w:szCs w:val="19"/>
        </w:rPr>
        <w:t>et al.</w:t>
      </w:r>
      <w:r w:rsidRPr="0017416B">
        <w:rPr>
          <w:rFonts w:cs="David"/>
          <w:noProof/>
          <w:sz w:val="19"/>
          <w:szCs w:val="19"/>
        </w:rPr>
        <w:t xml:space="preserve">, “A cost-effective method for simulating city-wide air flow and pollutant dispersion at building resolving scale,” </w:t>
      </w:r>
      <w:r w:rsidRPr="0017416B">
        <w:rPr>
          <w:rFonts w:cs="David"/>
          <w:i/>
          <w:iCs/>
          <w:noProof/>
          <w:sz w:val="19"/>
          <w:szCs w:val="19"/>
        </w:rPr>
        <w:t>Atmos. Environ.</w:t>
      </w:r>
      <w:r w:rsidRPr="0017416B">
        <w:rPr>
          <w:rFonts w:cs="David"/>
          <w:noProof/>
          <w:sz w:val="19"/>
          <w:szCs w:val="19"/>
        </w:rPr>
        <w:t>, vol. 158, pp. 181–196, 2017.</w:t>
      </w:r>
    </w:p>
    <w:p w14:paraId="414DD37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[57]</w:t>
      </w:r>
      <w:r w:rsidRPr="0017416B">
        <w:rPr>
          <w:rFonts w:cs="David"/>
          <w:noProof/>
          <w:sz w:val="19"/>
          <w:szCs w:val="19"/>
        </w:rPr>
        <w:tab/>
        <w:t>A. Berchet, K. Zink, D. Oettl, J. Brunner, L. Emmenegger, and D. Brunner, “simulations over the city of Zürich , Switzerland,” vol. 2, no. 2, pp. 3441–3459, 2017.</w:t>
      </w:r>
    </w:p>
    <w:p w14:paraId="61B6D299"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[58]</w:t>
      </w:r>
      <w:r w:rsidRPr="0017416B">
        <w:rPr>
          <w:rFonts w:cs="David"/>
          <w:noProof/>
          <w:sz w:val="19"/>
          <w:szCs w:val="19"/>
        </w:rPr>
        <w:tab/>
        <w:t xml:space="preserve">F. Pasquill, “The estimation of the dispersion of windborne material,” </w:t>
      </w:r>
      <w:r w:rsidRPr="0017416B">
        <w:rPr>
          <w:rFonts w:cs="David"/>
          <w:i/>
          <w:iCs/>
          <w:noProof/>
          <w:sz w:val="19"/>
          <w:szCs w:val="19"/>
        </w:rPr>
        <w:t>Met. Mag.</w:t>
      </w:r>
      <w:r w:rsidRPr="0017416B">
        <w:rPr>
          <w:rFonts w:cs="David"/>
          <w:noProof/>
          <w:sz w:val="19"/>
          <w:szCs w:val="19"/>
        </w:rPr>
        <w:t>, vol. 90, no. 1161, pp. 33–49, 1961.</w:t>
      </w:r>
    </w:p>
    <w:p w14:paraId="3DBA2B4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[59]</w:t>
      </w:r>
      <w:r w:rsidRPr="0017416B">
        <w:rPr>
          <w:rFonts w:cs="David"/>
          <w:noProof/>
          <w:sz w:val="19"/>
          <w:szCs w:val="19"/>
        </w:rPr>
        <w:tab/>
        <w:t xml:space="preserve">D. O. Martin, “Comment On ‘The Change of Concentration Standard Deviations with Distance,’” </w:t>
      </w:r>
      <w:r w:rsidRPr="0017416B">
        <w:rPr>
          <w:rFonts w:cs="David"/>
          <w:i/>
          <w:iCs/>
          <w:noProof/>
          <w:sz w:val="19"/>
          <w:szCs w:val="19"/>
        </w:rPr>
        <w:t>J. Air Pollut. Control Assoc.</w:t>
      </w:r>
      <w:r w:rsidRPr="0017416B">
        <w:rPr>
          <w:rFonts w:cs="David"/>
          <w:noProof/>
          <w:sz w:val="19"/>
          <w:szCs w:val="19"/>
        </w:rPr>
        <w:t>, vol. 26, no. 2, pp. 145–147, Feb. 1976.</w:t>
      </w:r>
    </w:p>
    <w:p w14:paraId="2A1AE14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[60]</w:t>
      </w:r>
      <w:r w:rsidRPr="0017416B">
        <w:rPr>
          <w:rFonts w:cs="David"/>
          <w:noProof/>
          <w:sz w:val="19"/>
          <w:szCs w:val="19"/>
        </w:rPr>
        <w:tab/>
        <w:t>D. B. Turner, “Workbook of Atmospheric Dispersion Estimates; 2nd ed;” 1994.</w:t>
      </w:r>
    </w:p>
    <w:p w14:paraId="6441AAF3"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[61]</w:t>
      </w:r>
      <w:r w:rsidRPr="0017416B">
        <w:rPr>
          <w:rFonts w:cs="David"/>
          <w:noProof/>
          <w:sz w:val="19"/>
          <w:szCs w:val="19"/>
        </w:rPr>
        <w:tab/>
        <w:t xml:space="preserve">C. D. Ahrens and R. Henson, </w:t>
      </w:r>
      <w:r w:rsidRPr="0017416B">
        <w:rPr>
          <w:rFonts w:cs="David"/>
          <w:i/>
          <w:iCs/>
          <w:noProof/>
          <w:sz w:val="19"/>
          <w:szCs w:val="19"/>
        </w:rPr>
        <w:t>Meteorology Today: An Introduction to Weather, Climate, and the Environment</w:t>
      </w:r>
      <w:r w:rsidRPr="0017416B">
        <w:rPr>
          <w:rFonts w:cs="David"/>
          <w:noProof/>
          <w:sz w:val="19"/>
          <w:szCs w:val="19"/>
        </w:rPr>
        <w:t>, 12th ed. Cengage Learning, Inc, 2017.</w:t>
      </w:r>
    </w:p>
    <w:p w14:paraId="464808AA"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[62]</w:t>
      </w:r>
      <w:r w:rsidRPr="0017416B">
        <w:rPr>
          <w:rFonts w:cs="David"/>
          <w:noProof/>
          <w:sz w:val="19"/>
          <w:szCs w:val="19"/>
        </w:rPr>
        <w:tab/>
        <w:t xml:space="preserve">D. B. Turner, “A diffusion model for an urban area,” </w:t>
      </w:r>
      <w:r w:rsidRPr="0017416B">
        <w:rPr>
          <w:rFonts w:cs="David"/>
          <w:i/>
          <w:iCs/>
          <w:noProof/>
          <w:sz w:val="19"/>
          <w:szCs w:val="19"/>
        </w:rPr>
        <w:t>J. Appl. Meteorol.</w:t>
      </w:r>
      <w:r w:rsidRPr="0017416B">
        <w:rPr>
          <w:rFonts w:cs="David"/>
          <w:noProof/>
          <w:sz w:val="19"/>
          <w:szCs w:val="19"/>
        </w:rPr>
        <w:t>, vol. 3, no. 1, pp. 83–91, 1964.</w:t>
      </w:r>
    </w:p>
    <w:p w14:paraId="54813A2C"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[63]</w:t>
      </w:r>
      <w:r w:rsidRPr="0017416B">
        <w:rPr>
          <w:rFonts w:cs="David"/>
          <w:noProof/>
          <w:sz w:val="19"/>
          <w:szCs w:val="19"/>
        </w:rPr>
        <w:tab/>
        <w:t xml:space="preserve">USEPA- United States Environmental Protection Agency, “Meteorological Monitoring Guidance for Regulatory Modeling Applications,” </w:t>
      </w:r>
      <w:r w:rsidRPr="0017416B">
        <w:rPr>
          <w:rFonts w:cs="David"/>
          <w:i/>
          <w:iCs/>
          <w:noProof/>
          <w:sz w:val="19"/>
          <w:szCs w:val="19"/>
        </w:rPr>
        <w:t>Epa-454/R-99-005</w:t>
      </w:r>
      <w:r w:rsidRPr="0017416B">
        <w:rPr>
          <w:rFonts w:cs="David"/>
          <w:noProof/>
          <w:sz w:val="19"/>
          <w:szCs w:val="19"/>
        </w:rPr>
        <w:t>, p. 171, 2000.</w:t>
      </w:r>
    </w:p>
    <w:p w14:paraId="7CA190B5"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[64]</w:t>
      </w:r>
      <w:r w:rsidRPr="0017416B">
        <w:rPr>
          <w:rFonts w:cs="David"/>
          <w:noProof/>
          <w:sz w:val="19"/>
          <w:szCs w:val="19"/>
        </w:rPr>
        <w:tab/>
        <w:t>D. Hadka, “Beginner ’ s Guide to the MOEA Framework,” p. 214, 2017.</w:t>
      </w:r>
    </w:p>
    <w:p w14:paraId="5D397114"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[65]</w:t>
      </w:r>
      <w:r w:rsidRPr="0017416B">
        <w:rPr>
          <w:rFonts w:cs="David"/>
          <w:noProof/>
          <w:sz w:val="19"/>
          <w:szCs w:val="19"/>
        </w:rPr>
        <w:tab/>
        <w:t>D. Hadka, “Borg</w:t>
      </w:r>
      <w:r w:rsidRPr="0017416B">
        <w:rPr>
          <w:rFonts w:ascii="Arial" w:hAnsi="Arial" w:cs="Arial"/>
          <w:noProof/>
          <w:sz w:val="19"/>
          <w:szCs w:val="19"/>
        </w:rPr>
        <w:t> </w:t>
      </w:r>
      <w:r w:rsidRPr="0017416B">
        <w:rPr>
          <w:rFonts w:cs="David"/>
          <w:noProof/>
          <w:sz w:val="19"/>
          <w:szCs w:val="19"/>
        </w:rPr>
        <w:t>: An Auto-Adaptive Many-Objective Evolutionary Computing Framework,” vol. 21, no. 2, pp. 231–259, 2013.</w:t>
      </w:r>
    </w:p>
    <w:p w14:paraId="7FB3F9E2" w14:textId="58B85A5B" w:rsidR="0017416B" w:rsidRDefault="0017416B" w:rsidP="0017416B">
      <w:pPr>
        <w:widowControl w:val="0"/>
        <w:autoSpaceDE w:val="0"/>
        <w:autoSpaceDN w:val="0"/>
        <w:adjustRightInd w:val="0"/>
        <w:spacing w:line="240" w:lineRule="auto"/>
        <w:ind w:left="640" w:hanging="640"/>
        <w:rPr>
          <w:rFonts w:cs="David"/>
          <w:noProof/>
          <w:sz w:val="19"/>
          <w:szCs w:val="19"/>
        </w:rPr>
      </w:pPr>
      <w:r w:rsidRPr="0017416B">
        <w:rPr>
          <w:rFonts w:cs="David"/>
          <w:noProof/>
          <w:sz w:val="19"/>
          <w:szCs w:val="19"/>
        </w:rPr>
        <w:t>[66]</w:t>
      </w:r>
      <w:r w:rsidRPr="0017416B">
        <w:rPr>
          <w:rFonts w:cs="David"/>
          <w:noProof/>
          <w:sz w:val="19"/>
          <w:szCs w:val="19"/>
        </w:rPr>
        <w:tab/>
        <w:t xml:space="preserve">E. K. Burke </w:t>
      </w:r>
      <w:r w:rsidRPr="0017416B">
        <w:rPr>
          <w:rFonts w:cs="David"/>
          <w:i/>
          <w:iCs/>
          <w:noProof/>
          <w:sz w:val="19"/>
          <w:szCs w:val="19"/>
        </w:rPr>
        <w:t>et al.</w:t>
      </w:r>
      <w:r w:rsidRPr="0017416B">
        <w:rPr>
          <w:rFonts w:cs="David"/>
          <w:noProof/>
          <w:sz w:val="19"/>
          <w:szCs w:val="19"/>
        </w:rPr>
        <w:t xml:space="preserve">, “Hyper-heuristics: A survey of the state of the art,” </w:t>
      </w:r>
      <w:r w:rsidRPr="0017416B">
        <w:rPr>
          <w:rFonts w:cs="David"/>
          <w:i/>
          <w:iCs/>
          <w:noProof/>
          <w:sz w:val="19"/>
          <w:szCs w:val="19"/>
        </w:rPr>
        <w:t>J. Oper. Res. Soc.</w:t>
      </w:r>
      <w:r w:rsidRPr="0017416B">
        <w:rPr>
          <w:rFonts w:cs="David"/>
          <w:noProof/>
          <w:sz w:val="19"/>
          <w:szCs w:val="19"/>
        </w:rPr>
        <w:t>, vol. 64, no. 12, pp. 1695–1724, 2013.</w:t>
      </w:r>
    </w:p>
    <w:p w14:paraId="336F4766" w14:textId="77777777" w:rsidR="0017416B" w:rsidRPr="0017416B" w:rsidRDefault="0017416B" w:rsidP="0017416B">
      <w:pPr>
        <w:widowControl w:val="0"/>
        <w:autoSpaceDE w:val="0"/>
        <w:autoSpaceDN w:val="0"/>
        <w:adjustRightInd w:val="0"/>
        <w:spacing w:line="240" w:lineRule="auto"/>
        <w:ind w:left="640" w:hanging="640"/>
        <w:rPr>
          <w:rFonts w:cs="David"/>
          <w:noProof/>
          <w:sz w:val="19"/>
          <w:szCs w:val="19"/>
        </w:rPr>
      </w:pPr>
    </w:p>
    <w:p w14:paraId="53E88A2E" w14:textId="3907BD2A" w:rsidR="0017416B" w:rsidRDefault="008901CA" w:rsidP="001C20A3">
      <w:pPr>
        <w:widowControl w:val="0"/>
        <w:autoSpaceDE w:val="0"/>
        <w:autoSpaceDN w:val="0"/>
        <w:adjustRightInd w:val="0"/>
        <w:spacing w:line="240" w:lineRule="auto"/>
        <w:rPr>
          <w:sz w:val="19"/>
          <w:szCs w:val="19"/>
        </w:rPr>
      </w:pPr>
      <w:r w:rsidRPr="0017416B">
        <w:rPr>
          <w:rFonts w:hint="cs"/>
          <w:sz w:val="19"/>
          <w:szCs w:val="19"/>
        </w:rPr>
        <w:fldChar w:fldCharType="end"/>
      </w:r>
      <w:bookmarkStart w:id="213" w:name="_Toc15392609"/>
      <w:bookmarkStart w:id="214" w:name="Appendices"/>
    </w:p>
    <w:p w14:paraId="783016CC" w14:textId="0364FA72" w:rsidR="0069712C" w:rsidRDefault="002C4083" w:rsidP="0017416B">
      <w:pPr>
        <w:pStyle w:val="Heading1"/>
      </w:pPr>
      <w:r>
        <w:lastRenderedPageBreak/>
        <w:t>Appendi</w:t>
      </w:r>
      <w:r w:rsidR="008A424D">
        <w:t>ces</w:t>
      </w:r>
      <w:bookmarkEnd w:id="213"/>
    </w:p>
    <w:p w14:paraId="2FF3E0AC" w14:textId="5EDA5BE5" w:rsidR="00AF2A29" w:rsidRDefault="005B0747" w:rsidP="00E87BA7">
      <w:pPr>
        <w:pStyle w:val="Heading2"/>
      </w:pPr>
      <w:bookmarkStart w:id="215" w:name="_Toc15392610"/>
      <w:bookmarkStart w:id="216" w:name="Appendix_A"/>
      <w:bookmarkEnd w:id="214"/>
      <w:r>
        <w:t>Appendix A</w:t>
      </w:r>
      <w:bookmarkEnd w:id="215"/>
    </w:p>
    <w:bookmarkEnd w:id="216"/>
    <w:p w14:paraId="7A045141" w14:textId="12AE2E7D" w:rsidR="00AF2A29" w:rsidRDefault="00AF2A29" w:rsidP="00E87BA7"/>
    <w:p w14:paraId="0D38D886" w14:textId="4839B270" w:rsidR="002A4954" w:rsidRPr="002A4954" w:rsidRDefault="002A4954" w:rsidP="00E87BA7">
      <w:pPr>
        <w:pStyle w:val="Caption"/>
        <w:keepNext/>
        <w:spacing w:line="276" w:lineRule="auto"/>
        <w:rPr>
          <w:rFonts w:ascii="David" w:hAnsi="David" w:cs="David"/>
          <w:i w:val="0"/>
          <w:iCs w:val="0"/>
          <w:color w:val="000000" w:themeColor="text1"/>
          <w:sz w:val="20"/>
          <w:szCs w:val="20"/>
        </w:rPr>
      </w:pPr>
      <w:bookmarkStart w:id="217" w:name="_Ref14990771"/>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00587E2C">
        <w:rPr>
          <w:rFonts w:ascii="David" w:hAnsi="David" w:cs="David"/>
          <w:b/>
          <w:bCs/>
          <w:i w:val="0"/>
          <w:iCs w:val="0"/>
          <w:noProof/>
          <w:color w:val="000000" w:themeColor="text1"/>
          <w:sz w:val="20"/>
          <w:szCs w:val="20"/>
        </w:rPr>
        <w:t>2</w:t>
      </w:r>
      <w:r w:rsidRPr="002A4954">
        <w:rPr>
          <w:rFonts w:ascii="David" w:hAnsi="David" w:cs="David"/>
          <w:b/>
          <w:bCs/>
          <w:i w:val="0"/>
          <w:iCs w:val="0"/>
          <w:color w:val="000000" w:themeColor="text1"/>
          <w:sz w:val="20"/>
          <w:szCs w:val="20"/>
        </w:rPr>
        <w:fldChar w:fldCharType="end"/>
      </w:r>
      <w:bookmarkEnd w:id="217"/>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Pasquill-Gifford stability category. For use with </w:t>
      </w:r>
      <w:r w:rsidR="005C015E" w:rsidRPr="005C015E">
        <w:rPr>
          <w:rFonts w:ascii="David" w:hAnsi="David" w:cs="David"/>
          <w:i w:val="0"/>
          <w:iCs w:val="0"/>
          <w:color w:val="000000" w:themeColor="text1"/>
          <w:sz w:val="20"/>
          <w:szCs w:val="20"/>
        </w:rPr>
        <w:fldChar w:fldCharType="begin"/>
      </w:r>
      <w:r w:rsidR="005C015E" w:rsidRPr="005C015E">
        <w:rPr>
          <w:rFonts w:ascii="David" w:hAnsi="David" w:cs="David"/>
          <w:i w:val="0"/>
          <w:iCs w:val="0"/>
          <w:color w:val="000000" w:themeColor="text1"/>
          <w:sz w:val="20"/>
          <w:szCs w:val="20"/>
        </w:rPr>
        <w:instrText xml:space="preserve"> REF _Ref14990742 \h  \* MERGEFORMAT </w:instrText>
      </w:r>
      <w:r w:rsidR="005C015E" w:rsidRPr="005C015E">
        <w:rPr>
          <w:rFonts w:ascii="David" w:hAnsi="David" w:cs="David"/>
          <w:i w:val="0"/>
          <w:iCs w:val="0"/>
          <w:color w:val="000000" w:themeColor="text1"/>
          <w:sz w:val="20"/>
          <w:szCs w:val="20"/>
        </w:rPr>
      </w:r>
      <w:r w:rsidR="005C015E" w:rsidRPr="005C015E">
        <w:rPr>
          <w:rFonts w:ascii="David" w:hAnsi="David" w:cs="David"/>
          <w:i w:val="0"/>
          <w:iCs w:val="0"/>
          <w:color w:val="000000" w:themeColor="text1"/>
          <w:sz w:val="20"/>
          <w:szCs w:val="20"/>
        </w:rPr>
        <w:fldChar w:fldCharType="separate"/>
      </w:r>
      <w:r w:rsidR="00587E2C" w:rsidRPr="00587E2C">
        <w:rPr>
          <w:rFonts w:ascii="David" w:hAnsi="David" w:cs="David"/>
          <w:i w:val="0"/>
          <w:iCs w:val="0"/>
          <w:color w:val="000000" w:themeColor="text1"/>
          <w:sz w:val="20"/>
          <w:szCs w:val="20"/>
        </w:rPr>
        <w:t>Table 3</w:t>
      </w:r>
      <w:r w:rsidR="005C015E" w:rsidRPr="005C015E">
        <w:rPr>
          <w:rFonts w:ascii="David" w:hAnsi="David" w:cs="David"/>
          <w:i w:val="0"/>
          <w:iCs w:val="0"/>
          <w:color w:val="000000" w:themeColor="text1"/>
          <w:sz w:val="20"/>
          <w:szCs w:val="20"/>
        </w:rPr>
        <w:fldChar w:fldCharType="end"/>
      </w:r>
      <w:r w:rsidR="002C7369" w:rsidRPr="004218D1">
        <w:rPr>
          <w:rFonts w:ascii="David" w:hAnsi="David" w:cs="David"/>
          <w:i w:val="0"/>
          <w:iCs w:val="0"/>
          <w:color w:val="000000" w:themeColor="text1"/>
          <w:sz w:val="20"/>
          <w:szCs w:val="20"/>
        </w:rPr>
        <w:t xml:space="preserve"> </w:t>
      </w:r>
      <w:r w:rsidR="001466BA" w:rsidRPr="004218D1">
        <w:rPr>
          <w:rFonts w:ascii="David" w:hAnsi="David" w:cs="David"/>
          <w:i w:val="0"/>
          <w:iCs w:val="0"/>
          <w:color w:val="000000" w:themeColor="text1"/>
          <w:sz w:val="20"/>
          <w:szCs w:val="20"/>
        </w:rPr>
        <w:fldChar w:fldCharType="begin" w:fldLock="1"/>
      </w:r>
      <w:r w:rsidR="001E20E7">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1E20E7" w:rsidRPr="001E20E7">
        <w:rPr>
          <w:rFonts w:ascii="David" w:hAnsi="David" w:cs="David"/>
          <w:i w:val="0"/>
          <w:iCs w:val="0"/>
          <w:noProof/>
          <w:color w:val="000000" w:themeColor="text1"/>
          <w:sz w:val="20"/>
          <w:szCs w:val="20"/>
        </w:rPr>
        <w:t>[63]</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E87BA7">
      <w:r>
        <w:rPr>
          <w:noProof/>
        </w:rPr>
        <w:drawing>
          <wp:inline distT="0" distB="0" distL="0" distR="0" wp14:anchorId="0984FD50" wp14:editId="7FEF9DD5">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4"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E87BA7"/>
    <w:p w14:paraId="16ABE2E9" w14:textId="0173A847" w:rsidR="00AF2A29" w:rsidRDefault="00AF2A29" w:rsidP="00E87BA7"/>
    <w:p w14:paraId="4D0B6231" w14:textId="48C2D232" w:rsidR="00420167" w:rsidRDefault="00420167" w:rsidP="00E87BA7"/>
    <w:p w14:paraId="750691F7" w14:textId="181AADB7" w:rsidR="00420167" w:rsidRDefault="00420167" w:rsidP="00E87BA7"/>
    <w:p w14:paraId="5286F80E" w14:textId="1EE7223B" w:rsidR="00420167" w:rsidRDefault="00420167" w:rsidP="00E87BA7"/>
    <w:p w14:paraId="2418EF8D" w14:textId="6BAABDF3" w:rsidR="00420167" w:rsidRDefault="00420167" w:rsidP="00E87BA7"/>
    <w:p w14:paraId="1046094B" w14:textId="69DF3904" w:rsidR="00420167" w:rsidRDefault="00420167" w:rsidP="00E87BA7"/>
    <w:p w14:paraId="339B4631" w14:textId="66E08351" w:rsidR="00420167" w:rsidRDefault="00420167" w:rsidP="00E87BA7"/>
    <w:p w14:paraId="4E1A9922" w14:textId="6D719DF7" w:rsidR="00420167" w:rsidRDefault="00420167" w:rsidP="00E87BA7"/>
    <w:p w14:paraId="3AC60D29" w14:textId="5AF39E42" w:rsidR="00420167" w:rsidRDefault="00420167" w:rsidP="00E87BA7"/>
    <w:p w14:paraId="4F0B24F0" w14:textId="7994F8A8" w:rsidR="00420167" w:rsidRDefault="00420167" w:rsidP="00E87BA7"/>
    <w:p w14:paraId="63142D54" w14:textId="181BE9BA" w:rsidR="00420167" w:rsidRDefault="00420167" w:rsidP="00E87BA7"/>
    <w:p w14:paraId="01E241DE" w14:textId="60058517" w:rsidR="00420167" w:rsidRDefault="00420167" w:rsidP="00E87BA7"/>
    <w:p w14:paraId="4ECF99F9" w14:textId="0D52D567" w:rsidR="00420167" w:rsidRDefault="00420167" w:rsidP="00E87BA7"/>
    <w:p w14:paraId="3DD19221" w14:textId="2BDFE14B" w:rsidR="00420167" w:rsidRDefault="00420167" w:rsidP="00E87BA7"/>
    <w:p w14:paraId="46D2C3E7" w14:textId="1EB23D9A" w:rsidR="00420167" w:rsidRDefault="00420167" w:rsidP="00E87BA7"/>
    <w:p w14:paraId="36F1F7C4" w14:textId="7BBAE43B" w:rsidR="00420167" w:rsidRDefault="00420167" w:rsidP="00E87BA7"/>
    <w:p w14:paraId="4BD296F5" w14:textId="15F9FE4E" w:rsidR="00420167" w:rsidRDefault="00420167" w:rsidP="00E87BA7"/>
    <w:p w14:paraId="329DBFB1" w14:textId="68CFBC78" w:rsidR="00283FD5" w:rsidRDefault="00283FD5" w:rsidP="00E87BA7"/>
    <w:p w14:paraId="047E3944" w14:textId="77777777" w:rsidR="00283FD5" w:rsidRDefault="00283FD5" w:rsidP="00E87BA7"/>
    <w:p w14:paraId="40AA5CE7" w14:textId="62BADFB6" w:rsidR="00420167" w:rsidRDefault="00420167" w:rsidP="00E87BA7"/>
    <w:p w14:paraId="36252222" w14:textId="76EBF51C" w:rsidR="00420167" w:rsidRDefault="00420167" w:rsidP="00E87BA7"/>
    <w:p w14:paraId="55271F71" w14:textId="77777777" w:rsidR="002F20DD" w:rsidRDefault="002F20DD" w:rsidP="00E87BA7"/>
    <w:p w14:paraId="64905370" w14:textId="0FDDE028" w:rsidR="00420167" w:rsidRDefault="00420167" w:rsidP="00E87BA7"/>
    <w:p w14:paraId="5B6E36AB" w14:textId="77777777" w:rsidR="00420167" w:rsidRPr="00AF2A29" w:rsidRDefault="00420167" w:rsidP="00E87BA7"/>
    <w:p w14:paraId="01BECB0D" w14:textId="6AFBAF08" w:rsidR="00BD6BC6" w:rsidRDefault="00AB3119" w:rsidP="00E87BA7">
      <w:pPr>
        <w:pStyle w:val="Heading2"/>
      </w:pPr>
      <w:bookmarkStart w:id="218" w:name="_Toc15392611"/>
      <w:bookmarkStart w:id="219" w:name="Appendix_B"/>
      <w:r>
        <w:lastRenderedPageBreak/>
        <w:t>Appendix</w:t>
      </w:r>
      <w:r w:rsidR="00BD6BC6">
        <w:t xml:space="preserve"> </w:t>
      </w:r>
      <w:r w:rsidR="00F55165">
        <w:t>B</w:t>
      </w:r>
      <w:bookmarkEnd w:id="218"/>
      <w:r w:rsidR="00BD6BC6">
        <w:t xml:space="preserve"> </w:t>
      </w:r>
    </w:p>
    <w:bookmarkEnd w:id="219"/>
    <w:p w14:paraId="39C06EC0" w14:textId="0AD5F0B2" w:rsidR="0069712C" w:rsidRPr="00A10451" w:rsidRDefault="0069712C" w:rsidP="00E87BA7">
      <w:pPr>
        <w:widowControl w:val="0"/>
        <w:autoSpaceDE w:val="0"/>
        <w:autoSpaceDN w:val="0"/>
        <w:adjustRightInd w:val="0"/>
        <w:rPr>
          <w:rFonts w:cs="David"/>
          <w:color w:val="000000" w:themeColor="text1"/>
        </w:rPr>
      </w:pPr>
    </w:p>
    <w:p w14:paraId="48A70D2E" w14:textId="27BB1F09" w:rsidR="00541696" w:rsidRPr="00541696" w:rsidRDefault="00541696" w:rsidP="00E87BA7">
      <w:pPr>
        <w:pStyle w:val="Caption"/>
        <w:keepNext/>
        <w:spacing w:line="276" w:lineRule="auto"/>
        <w:rPr>
          <w:rFonts w:ascii="David" w:hAnsi="David" w:cs="David"/>
          <w:i w:val="0"/>
          <w:iCs w:val="0"/>
          <w:color w:val="000000" w:themeColor="text1"/>
          <w:sz w:val="20"/>
          <w:szCs w:val="20"/>
        </w:rPr>
      </w:pPr>
      <w:bookmarkStart w:id="220" w:name="_Ref14990742"/>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587E2C">
        <w:rPr>
          <w:rFonts w:ascii="David" w:hAnsi="David" w:cs="David"/>
          <w:b/>
          <w:bCs/>
          <w:i w:val="0"/>
          <w:iCs w:val="0"/>
          <w:noProof/>
          <w:color w:val="000000" w:themeColor="text1"/>
          <w:sz w:val="20"/>
          <w:szCs w:val="20"/>
        </w:rPr>
        <w:t>3</w:t>
      </w:r>
      <w:r w:rsidRPr="004218D1">
        <w:rPr>
          <w:rFonts w:ascii="David" w:hAnsi="David" w:cs="David"/>
          <w:b/>
          <w:bCs/>
          <w:i w:val="0"/>
          <w:iCs w:val="0"/>
          <w:color w:val="000000" w:themeColor="text1"/>
          <w:sz w:val="20"/>
          <w:szCs w:val="20"/>
        </w:rPr>
        <w:fldChar w:fldCharType="end"/>
      </w:r>
      <w:bookmarkEnd w:id="220"/>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determining final estimate of Pasquill-Gifford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xml:space="preserve">. Used with </w:t>
      </w:r>
      <w:r w:rsidR="00814C93" w:rsidRPr="00814C93">
        <w:rPr>
          <w:rFonts w:ascii="David" w:hAnsi="David" w:cs="David"/>
          <w:i w:val="0"/>
          <w:iCs w:val="0"/>
          <w:color w:val="000000" w:themeColor="text1"/>
          <w:sz w:val="20"/>
          <w:szCs w:val="20"/>
        </w:rPr>
        <w:fldChar w:fldCharType="begin"/>
      </w:r>
      <w:r w:rsidR="00814C93" w:rsidRPr="00814C93">
        <w:rPr>
          <w:rFonts w:ascii="David" w:hAnsi="David" w:cs="David"/>
          <w:i w:val="0"/>
          <w:iCs w:val="0"/>
          <w:color w:val="000000" w:themeColor="text1"/>
          <w:sz w:val="20"/>
          <w:szCs w:val="20"/>
        </w:rPr>
        <w:instrText xml:space="preserve"> REF _Ref14990771 \h  \* MERGEFORMAT </w:instrText>
      </w:r>
      <w:r w:rsidR="00814C93" w:rsidRPr="00814C93">
        <w:rPr>
          <w:rFonts w:ascii="David" w:hAnsi="David" w:cs="David"/>
          <w:i w:val="0"/>
          <w:iCs w:val="0"/>
          <w:color w:val="000000" w:themeColor="text1"/>
          <w:sz w:val="20"/>
          <w:szCs w:val="20"/>
        </w:rPr>
      </w:r>
      <w:r w:rsidR="00814C93" w:rsidRPr="00814C93">
        <w:rPr>
          <w:rFonts w:ascii="David" w:hAnsi="David" w:cs="David"/>
          <w:i w:val="0"/>
          <w:iCs w:val="0"/>
          <w:color w:val="000000" w:themeColor="text1"/>
          <w:sz w:val="20"/>
          <w:szCs w:val="20"/>
        </w:rPr>
        <w:fldChar w:fldCharType="separate"/>
      </w:r>
      <w:r w:rsidR="00587E2C" w:rsidRPr="00587E2C">
        <w:rPr>
          <w:rFonts w:ascii="David" w:hAnsi="David" w:cs="David"/>
          <w:i w:val="0"/>
          <w:iCs w:val="0"/>
          <w:color w:val="000000" w:themeColor="text1"/>
          <w:sz w:val="20"/>
          <w:szCs w:val="20"/>
        </w:rPr>
        <w:t>Table 2</w:t>
      </w:r>
      <w:r w:rsidR="00814C93" w:rsidRPr="00814C93">
        <w:rPr>
          <w:rFonts w:ascii="David" w:hAnsi="David" w:cs="David"/>
          <w:i w:val="0"/>
          <w:iCs w:val="0"/>
          <w:color w:val="000000" w:themeColor="text1"/>
          <w:sz w:val="20"/>
          <w:szCs w:val="20"/>
        </w:rPr>
        <w:fldChar w:fldCharType="end"/>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1E20E7">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[63]","plainTextFormattedCitation":"[63]","previouslyFormattedCitation":"[63]"},"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1E20E7" w:rsidRPr="001E20E7">
        <w:rPr>
          <w:rFonts w:ascii="David" w:hAnsi="David" w:cs="David"/>
          <w:i w:val="0"/>
          <w:iCs w:val="0"/>
          <w:noProof/>
          <w:color w:val="000000" w:themeColor="text1"/>
          <w:sz w:val="20"/>
          <w:szCs w:val="20"/>
        </w:rPr>
        <w:t>[63]</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E87BA7">
      <w:pPr>
        <w:widowControl w:val="0"/>
        <w:autoSpaceDE w:val="0"/>
        <w:autoSpaceDN w:val="0"/>
        <w:adjustRightInd w:val="0"/>
        <w:ind w:left="640" w:hanging="640"/>
        <w:rPr>
          <w:rFonts w:cs="David"/>
          <w:color w:val="000000" w:themeColor="text1"/>
        </w:rPr>
      </w:pPr>
      <w:r w:rsidRPr="00A10451">
        <w:rPr>
          <w:rFonts w:cs="David" w:hint="cs"/>
          <w:noProof/>
          <w:color w:val="000000" w:themeColor="text1"/>
          <w:rtl/>
        </w:rPr>
        <w:drawing>
          <wp:inline distT="0" distB="0" distL="0" distR="0" wp14:anchorId="561CB564" wp14:editId="2686E66C">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5">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E87BA7">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E87BA7">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E87BA7">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E87BA7">
      <w:pPr>
        <w:widowControl w:val="0"/>
        <w:autoSpaceDE w:val="0"/>
        <w:autoSpaceDN w:val="0"/>
        <w:adjustRightInd w:val="0"/>
        <w:ind w:left="640" w:hanging="640"/>
        <w:rPr>
          <w:rFonts w:cs="David"/>
          <w:color w:val="000000" w:themeColor="text1"/>
        </w:rPr>
      </w:pPr>
    </w:p>
    <w:p w14:paraId="2F7963AC" w14:textId="0DDDE5DD" w:rsidR="0069712C" w:rsidRPr="00A10451" w:rsidRDefault="0069712C" w:rsidP="00E87BA7">
      <w:pPr>
        <w:widowControl w:val="0"/>
        <w:autoSpaceDE w:val="0"/>
        <w:autoSpaceDN w:val="0"/>
        <w:adjustRightInd w:val="0"/>
        <w:ind w:left="640" w:hanging="640"/>
        <w:rPr>
          <w:rFonts w:cs="David"/>
          <w:color w:val="000000" w:themeColor="text1"/>
        </w:rPr>
      </w:pPr>
    </w:p>
    <w:bookmarkStart w:id="221" w:name="_Toc15392612"/>
    <w:p w14:paraId="2ED144B4" w14:textId="64C32FCC" w:rsidR="0069712C" w:rsidRPr="00A10451" w:rsidRDefault="005751D5" w:rsidP="00E87BA7">
      <w:pPr>
        <w:pStyle w:val="Heading2"/>
      </w:pPr>
      <w:r>
        <w:rPr>
          <w:noProof/>
        </w:rPr>
        <w:lastRenderedPageBreak/>
        <mc:AlternateContent>
          <mc:Choice Requires="wps">
            <w:drawing>
              <wp:anchor distT="0" distB="0" distL="114300" distR="114300" simplePos="0" relativeHeight="251703296" behindDoc="0" locked="0" layoutInCell="1" allowOverlap="1" wp14:anchorId="5333C6B6" wp14:editId="5FCFD385">
                <wp:simplePos x="0" y="0"/>
                <wp:positionH relativeFrom="column">
                  <wp:posOffset>1670050</wp:posOffset>
                </wp:positionH>
                <wp:positionV relativeFrom="paragraph">
                  <wp:posOffset>4398645</wp:posOffset>
                </wp:positionV>
                <wp:extent cx="8225790" cy="687070"/>
                <wp:effectExtent l="0" t="2540" r="1270" b="1270"/>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225790" cy="687070"/>
                        </a:xfrm>
                        <a:prstGeom prst="rect">
                          <a:avLst/>
                        </a:prstGeom>
                        <a:solidFill>
                          <a:prstClr val="white"/>
                        </a:solidFill>
                        <a:ln>
                          <a:noFill/>
                        </a:ln>
                      </wps:spPr>
                      <wps:txbx>
                        <w:txbxContent>
                          <w:p w14:paraId="1CC70E6C" w14:textId="641C3D0B" w:rsidR="002C3227" w:rsidRPr="00875583" w:rsidRDefault="002C3227" w:rsidP="00A821BE">
                            <w:pPr>
                              <w:pStyle w:val="Caption"/>
                              <w:spacing w:line="276" w:lineRule="auto"/>
                              <w:rPr>
                                <w:rFonts w:ascii="David" w:hAnsi="David" w:cs="David"/>
                                <w:i w:val="0"/>
                                <w:iCs w:val="0"/>
                                <w:color w:val="000000" w:themeColor="text1"/>
                                <w:sz w:val="20"/>
                                <w:szCs w:val="20"/>
                              </w:rPr>
                            </w:pPr>
                            <w:bookmarkStart w:id="222"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7</w:t>
                            </w:r>
                            <w:r w:rsidRPr="00FF6D41">
                              <w:rPr>
                                <w:rFonts w:ascii="David" w:hAnsi="David" w:cs="David"/>
                                <w:b/>
                                <w:bCs/>
                                <w:i w:val="0"/>
                                <w:iCs w:val="0"/>
                                <w:color w:val="000000" w:themeColor="text1"/>
                                <w:sz w:val="20"/>
                                <w:szCs w:val="20"/>
                              </w:rPr>
                              <w:fldChar w:fldCharType="end"/>
                            </w:r>
                            <w:bookmarkEnd w:id="222"/>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Average emission rate is specified next to each source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To the right of each displayed solution is attached a colormap of minimal PED values of each transformation pair between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51" type="#_x0000_t202" style="position:absolute;left:0;text-align:left;margin-left:131.5pt;margin-top:346.35pt;width:647.7pt;height:54.1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" stroked="f">
                <v:textbox inset="0,0,0,0">
                  <w:txbxContent>
                    <w:p w14:paraId="1CC70E6C" w14:textId="641C3D0B" w:rsidR="002C3227" w:rsidRPr="00875583" w:rsidRDefault="002C3227" w:rsidP="00A821BE">
                      <w:pPr>
                        <w:pStyle w:val="Caption"/>
                        <w:spacing w:line="276" w:lineRule="auto"/>
                        <w:rPr>
                          <w:rFonts w:ascii="David" w:hAnsi="David" w:cs="David"/>
                          <w:i w:val="0"/>
                          <w:iCs w:val="0"/>
                          <w:color w:val="000000" w:themeColor="text1"/>
                          <w:sz w:val="20"/>
                          <w:szCs w:val="20"/>
                        </w:rPr>
                      </w:pPr>
                      <w:bookmarkStart w:id="221"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7</w:t>
                      </w:r>
                      <w:r w:rsidRPr="00FF6D41">
                        <w:rPr>
                          <w:rFonts w:ascii="David" w:hAnsi="David" w:cs="David"/>
                          <w:b/>
                          <w:bCs/>
                          <w:i w:val="0"/>
                          <w:iCs w:val="0"/>
                          <w:color w:val="000000" w:themeColor="text1"/>
                          <w:sz w:val="20"/>
                          <w:szCs w:val="20"/>
                        </w:rPr>
                        <w:fldChar w:fldCharType="end"/>
                      </w:r>
                      <w:bookmarkEnd w:id="221"/>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87E2C">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Sources’ locations are marked in red dots and sensors’ locations in blue crosses. Average emission rate is specified next to each source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To the right of each displayed solution is attached a colormap of minimal PED values of each transformation pair between active sources. </w:t>
                      </w:r>
                    </w:p>
                  </w:txbxContent>
                </v:textbox>
                <w10:wrap type="square"/>
              </v:shape>
            </w:pict>
          </mc:Fallback>
        </mc:AlternateContent>
      </w:r>
      <w:r w:rsidR="00B563A9">
        <w:rPr>
          <w:noProof/>
        </w:rPr>
        <mc:AlternateContent>
          <mc:Choice Requires="wpg">
            <w:drawing>
              <wp:anchor distT="0" distB="0" distL="114300" distR="114300" simplePos="0" relativeHeight="251702272" behindDoc="0" locked="0" layoutInCell="1" allowOverlap="1" wp14:anchorId="79E26786" wp14:editId="1729EEA3">
                <wp:simplePos x="0" y="0"/>
                <wp:positionH relativeFrom="column">
                  <wp:posOffset>-222885</wp:posOffset>
                </wp:positionH>
                <wp:positionV relativeFrom="paragraph">
                  <wp:posOffset>430953</wp:posOffset>
                </wp:positionV>
                <wp:extent cx="5577840" cy="8703310"/>
                <wp:effectExtent l="0" t="0" r="0" b="0"/>
                <wp:wrapNone/>
                <wp:docPr id="42" name="Group 42"/>
                <wp:cNvGraphicFramePr/>
                <a:graphic xmlns:a="http://schemas.openxmlformats.org/drawingml/2006/main">
                  <a:graphicData uri="http://schemas.microsoft.com/office/word/2010/wordprocessingGroup">
                    <wpg:wgp>
                      <wpg:cNvGrpSpPr/>
                      <wpg:grpSpPr>
                        <a:xfrm>
                          <a:off x="0" y="0"/>
                          <a:ext cx="5577840" cy="8703310"/>
                          <a:chOff x="422003" y="745327"/>
                          <a:chExt cx="4105817" cy="7280503"/>
                        </a:xfrm>
                      </wpg:grpSpPr>
                      <pic:pic xmlns:pic="http://schemas.openxmlformats.org/drawingml/2006/picture">
                        <pic:nvPicPr>
                          <pic:cNvPr id="6" name="Picture 6"/>
                          <pic:cNvPicPr>
                            <a:picLocks noChangeAspect="1"/>
                          </pic:cNvPicPr>
                        </pic:nvPicPr>
                        <pic:blipFill rotWithShape="1">
                          <a:blip r:embed="rId26" cstate="print">
                            <a:extLst>
                              <a:ext uri="{28A0092B-C50C-407E-A947-70E740481C1C}">
                                <a14:useLocalDpi xmlns:a14="http://schemas.microsoft.com/office/drawing/2010/main" val="0"/>
                              </a:ext>
                            </a:extLst>
                          </a:blip>
                          <a:srcRect l="8816" t="3880" r="8468" b="5712"/>
                          <a:stretch/>
                        </pic:blipFill>
                        <pic:spPr bwMode="auto">
                          <a:xfrm rot="16200000">
                            <a:off x="-1165340" y="2332670"/>
                            <a:ext cx="7280503" cy="4105817"/>
                          </a:xfrm>
                          <a:prstGeom prst="rect">
                            <a:avLst/>
                          </a:prstGeom>
                          <a:ln>
                            <a:noFill/>
                          </a:ln>
                          <a:extLst>
                            <a:ext uri="{53640926-AAD7-44D8-BBD7-CCE9431645EC}">
                              <a14:shadowObscured xmlns:a14="http://schemas.microsoft.com/office/drawing/2010/main"/>
                            </a:ext>
                          </a:extLst>
                        </pic:spPr>
                      </pic:pic>
                      <wps:wsp>
                        <wps:cNvPr id="33" name="Text Box 33"/>
                        <wps:cNvSpPr txBox="1"/>
                        <wps:spPr>
                          <a:xfrm rot="16200000">
                            <a:off x="576029" y="6235254"/>
                            <a:ext cx="257810" cy="250190"/>
                          </a:xfrm>
                          <a:prstGeom prst="rect">
                            <a:avLst/>
                          </a:prstGeom>
                          <a:noFill/>
                          <a:ln w="6350">
                            <a:noFill/>
                          </a:ln>
                        </wps:spPr>
                        <wps:txbx>
                          <w:txbxContent>
                            <w:p w14:paraId="079B8832" w14:textId="77777777" w:rsidR="002C3227" w:rsidRPr="002E70FE" w:rsidRDefault="002C3227" w:rsidP="00A821BE">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16200000">
                            <a:off x="594728" y="2621632"/>
                            <a:ext cx="257810" cy="250190"/>
                          </a:xfrm>
                          <a:prstGeom prst="rect">
                            <a:avLst/>
                          </a:prstGeom>
                          <a:noFill/>
                          <a:ln w="6350">
                            <a:noFill/>
                          </a:ln>
                        </wps:spPr>
                        <wps:txbx>
                          <w:txbxContent>
                            <w:p w14:paraId="67181EC6" w14:textId="15C29CA3" w:rsidR="002C3227" w:rsidRPr="002E70FE" w:rsidRDefault="002C3227" w:rsidP="00E033CF">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rot="16200000">
                            <a:off x="1940618" y="6243657"/>
                            <a:ext cx="257810" cy="250190"/>
                          </a:xfrm>
                          <a:prstGeom prst="rect">
                            <a:avLst/>
                          </a:prstGeom>
                          <a:noFill/>
                          <a:ln w="6350">
                            <a:noFill/>
                          </a:ln>
                        </wps:spPr>
                        <wps:txbx>
                          <w:txbxContent>
                            <w:p w14:paraId="65FFD6CE" w14:textId="65FE63C7" w:rsidR="002C3227" w:rsidRPr="002E70FE" w:rsidRDefault="002C3227" w:rsidP="00E033CF">
                              <w:pPr>
                                <w:rPr>
                                  <w:rFonts w:cs="David"/>
                                  <w:color w:val="000000" w:themeColor="text1"/>
                                </w:rPr>
                              </w:pPr>
                              <w:r>
                                <w:rPr>
                                  <w:rFonts w:cs="David"/>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rot="16200000">
                            <a:off x="3316820" y="6243657"/>
                            <a:ext cx="257810" cy="250190"/>
                          </a:xfrm>
                          <a:prstGeom prst="rect">
                            <a:avLst/>
                          </a:prstGeom>
                          <a:noFill/>
                          <a:ln w="6350">
                            <a:noFill/>
                          </a:ln>
                        </wps:spPr>
                        <wps:txbx>
                          <w:txbxContent>
                            <w:p w14:paraId="3001692C" w14:textId="1F7A93B2" w:rsidR="002C3227" w:rsidRPr="002E70FE" w:rsidRDefault="002C3227" w:rsidP="00E033CF">
                              <w:pPr>
                                <w:rPr>
                                  <w:rFonts w:cs="David"/>
                                  <w:color w:val="000000" w:themeColor="text1"/>
                                </w:rPr>
                              </w:pPr>
                              <w:r>
                                <w:rPr>
                                  <w:rFonts w:cs="David"/>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6200000">
                            <a:off x="1965548" y="2613005"/>
                            <a:ext cx="257810" cy="250190"/>
                          </a:xfrm>
                          <a:prstGeom prst="rect">
                            <a:avLst/>
                          </a:prstGeom>
                          <a:noFill/>
                          <a:ln w="6350">
                            <a:noFill/>
                          </a:ln>
                        </wps:spPr>
                        <wps:txbx>
                          <w:txbxContent>
                            <w:p w14:paraId="0B0615B0" w14:textId="597CA050" w:rsidR="002C3227" w:rsidRPr="002E70FE" w:rsidRDefault="002C3227"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6200000">
                            <a:off x="3323053" y="2605923"/>
                            <a:ext cx="257810" cy="250190"/>
                          </a:xfrm>
                          <a:prstGeom prst="rect">
                            <a:avLst/>
                          </a:prstGeom>
                          <a:noFill/>
                          <a:ln w="6350">
                            <a:noFill/>
                          </a:ln>
                        </wps:spPr>
                        <wps:txbx>
                          <w:txbxContent>
                            <w:p w14:paraId="3D61E44C" w14:textId="55200F58" w:rsidR="002C3227" w:rsidRPr="002E70FE" w:rsidRDefault="002C3227"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26786" id="Group 42" o:spid="_x0000_s1052" style="position:absolute;left:0;text-align:left;margin-left:-17.55pt;margin-top:33.95pt;width:439.2pt;height:685.3pt;z-index:251702272;mso-width-relative:margin;mso-height-relative:margin" coordorigin="4220,7453" coordsize="41058,728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">
                <v:shape id="Picture 6" o:spid="_x0000_s1053" type="#_x0000_t75" style="position:absolute;left:-11654;top:23327;width:72805;height:4105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">
                  <v:imagedata r:id="rId28" o:title="" croptop="2543f" cropbottom="3743f" cropleft="5778f" cropright="5550f"/>
                </v:shape>
                <v:shape id="Text Box 33" o:spid="_x0000_s1054" type="#_x0000_t202" style="position:absolute;left:5760;top:62352;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" filled="f" stroked="f" strokeweight=".5pt">
                  <v:textbox>
                    <w:txbxContent>
                      <w:p w14:paraId="079B8832" w14:textId="77777777" w:rsidR="002C3227" w:rsidRPr="002E70FE" w:rsidRDefault="002C3227" w:rsidP="00A821BE">
                        <w:pPr>
                          <w:rPr>
                            <w:rFonts w:cs="David"/>
                            <w:color w:val="000000" w:themeColor="text1"/>
                          </w:rPr>
                        </w:pPr>
                        <w:r w:rsidRPr="002E70FE">
                          <w:rPr>
                            <w:rFonts w:cs="David"/>
                            <w:color w:val="000000" w:themeColor="text1"/>
                          </w:rPr>
                          <w:t>a</w:t>
                        </w:r>
                      </w:p>
                    </w:txbxContent>
                  </v:textbox>
                </v:shape>
                <v:shape id="Text Box 34" o:spid="_x0000_s1055" type="#_x0000_t202" style="position:absolute;left:5947;top:2621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" filled="f" stroked="f" strokeweight=".5pt">
                  <v:textbox>
                    <w:txbxContent>
                      <w:p w14:paraId="67181EC6" w14:textId="15C29CA3" w:rsidR="002C3227" w:rsidRPr="002E70FE" w:rsidRDefault="002C3227" w:rsidP="00E033CF">
                        <w:pPr>
                          <w:rPr>
                            <w:rFonts w:cs="David"/>
                            <w:color w:val="000000" w:themeColor="text1"/>
                          </w:rPr>
                        </w:pPr>
                        <w:r>
                          <w:rPr>
                            <w:rFonts w:cs="David"/>
                            <w:color w:val="000000" w:themeColor="text1"/>
                          </w:rPr>
                          <w:t>b</w:t>
                        </w:r>
                      </w:p>
                    </w:txbxContent>
                  </v:textbox>
                </v:shape>
                <v:shape id="Text Box 35" o:spid="_x0000_s1056" type="#_x0000_t202" style="position:absolute;left:19406;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" filled="f" stroked="f" strokeweight=".5pt">
                  <v:textbox>
                    <w:txbxContent>
                      <w:p w14:paraId="65FFD6CE" w14:textId="65FE63C7" w:rsidR="002C3227" w:rsidRPr="002E70FE" w:rsidRDefault="002C3227" w:rsidP="00E033CF">
                        <w:pPr>
                          <w:rPr>
                            <w:rFonts w:cs="David"/>
                            <w:color w:val="000000" w:themeColor="text1"/>
                          </w:rPr>
                        </w:pPr>
                        <w:r>
                          <w:rPr>
                            <w:rFonts w:cs="David"/>
                            <w:color w:val="000000" w:themeColor="text1"/>
                          </w:rPr>
                          <w:t>c</w:t>
                        </w:r>
                      </w:p>
                    </w:txbxContent>
                  </v:textbox>
                </v:shape>
                <v:shape id="Text Box 36" o:spid="_x0000_s1057" type="#_x0000_t202" style="position:absolute;left:33168;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" filled="f" stroked="f" strokeweight=".5pt">
                  <v:textbox>
                    <w:txbxContent>
                      <w:p w14:paraId="3001692C" w14:textId="1F7A93B2" w:rsidR="002C3227" w:rsidRPr="002E70FE" w:rsidRDefault="002C3227" w:rsidP="00E033CF">
                        <w:pPr>
                          <w:rPr>
                            <w:rFonts w:cs="David"/>
                            <w:color w:val="000000" w:themeColor="text1"/>
                          </w:rPr>
                        </w:pPr>
                        <w:r>
                          <w:rPr>
                            <w:rFonts w:cs="David"/>
                            <w:color w:val="000000" w:themeColor="text1"/>
                          </w:rPr>
                          <w:t>e</w:t>
                        </w:r>
                      </w:p>
                    </w:txbxContent>
                  </v:textbox>
                </v:shape>
                <v:shape id="Text Box 37" o:spid="_x0000_s1058" type="#_x0000_t202" style="position:absolute;left:19654;top:26130;width:2579;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" filled="f" stroked="f" strokeweight=".5pt">
                  <v:textbox>
                    <w:txbxContent>
                      <w:p w14:paraId="0B0615B0" w14:textId="597CA050" w:rsidR="002C3227" w:rsidRPr="002E70FE" w:rsidRDefault="002C3227"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 cy="57785"/>
                                      </a:xfrm>
                                      <a:prstGeom prst="rect">
                                        <a:avLst/>
                                      </a:prstGeom>
                                    </pic:spPr>
                                  </pic:pic>
                                </a:graphicData>
                              </a:graphic>
                            </wp:inline>
                          </w:drawing>
                        </w:r>
                      </w:p>
                    </w:txbxContent>
                  </v:textbox>
                </v:shape>
                <v:shape id="Text Box 39" o:spid="_x0000_s1059" type="#_x0000_t202" style="position:absolute;left:33230;top:26059;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" filled="f" stroked="f" strokeweight=".5pt">
                  <v:textbox>
                    <w:txbxContent>
                      <w:p w14:paraId="3D61E44C" w14:textId="55200F58" w:rsidR="002C3227" w:rsidRPr="002E70FE" w:rsidRDefault="002C3227"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 cy="57785"/>
                                      </a:xfrm>
                                      <a:prstGeom prst="rect">
                                        <a:avLst/>
                                      </a:prstGeom>
                                    </pic:spPr>
                                  </pic:pic>
                                </a:graphicData>
                              </a:graphic>
                            </wp:inline>
                          </w:drawing>
                        </w:r>
                      </w:p>
                    </w:txbxContent>
                  </v:textbox>
                </v:shape>
              </v:group>
            </w:pict>
          </mc:Fallback>
        </mc:AlternateContent>
      </w:r>
      <w:r w:rsidR="00D442F2">
        <w:t>A</w:t>
      </w:r>
      <w:bookmarkStart w:id="223" w:name="Appendix_C"/>
      <w:r w:rsidR="00D442F2">
        <w:t xml:space="preserve">ppendix </w:t>
      </w:r>
      <w:r w:rsidR="00042226">
        <w:t>C</w:t>
      </w:r>
      <w:bookmarkEnd w:id="221"/>
      <w:bookmarkEnd w:id="223"/>
    </w:p>
    <w:sectPr w:rsidR="0069712C" w:rsidRPr="00A10451" w:rsidSect="004F2A45">
      <w:headerReference w:type="default" r:id="rId30"/>
      <w:pgSz w:w="11906" w:h="16838"/>
      <w:pgMar w:top="1440" w:right="1418" w:bottom="1440" w:left="1418"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A5BCC" w14:textId="77777777" w:rsidR="00CF7CC9" w:rsidRDefault="00CF7CC9" w:rsidP="00D44124">
      <w:r>
        <w:separator/>
      </w:r>
    </w:p>
  </w:endnote>
  <w:endnote w:type="continuationSeparator" w:id="0">
    <w:p w14:paraId="0B9001E3" w14:textId="77777777" w:rsidR="00CF7CC9" w:rsidRDefault="00CF7CC9"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37845" w14:textId="77777777" w:rsidR="00CF7CC9" w:rsidRDefault="00CF7CC9" w:rsidP="00D44124">
      <w:r>
        <w:separator/>
      </w:r>
    </w:p>
  </w:footnote>
  <w:footnote w:type="continuationSeparator" w:id="0">
    <w:p w14:paraId="1BBD6364" w14:textId="77777777" w:rsidR="00CF7CC9" w:rsidRDefault="00CF7CC9"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85357"/>
      <w:docPartObj>
        <w:docPartGallery w:val="Page Numbers (Top of Page)"/>
        <w:docPartUnique/>
      </w:docPartObj>
    </w:sdtPr>
    <w:sdtEndPr>
      <w:rPr>
        <w:rStyle w:val="PageNumber"/>
      </w:rPr>
    </w:sdtEndPr>
    <w:sdtContent>
      <w:p w14:paraId="79B4AF2B" w14:textId="73FB63D2" w:rsidR="002C3227" w:rsidRDefault="002C3227"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791172210"/>
      <w:docPartObj>
        <w:docPartGallery w:val="Page Numbers (Top of Page)"/>
        <w:docPartUnique/>
      </w:docPartObj>
    </w:sdtPr>
    <w:sdtEndPr>
      <w:rPr>
        <w:rStyle w:val="PageNumber"/>
      </w:rPr>
    </w:sdtEndPr>
    <w:sdtContent>
      <w:p w14:paraId="31D46D03" w14:textId="667FF4E3" w:rsidR="002C3227" w:rsidRDefault="002C3227"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2C3227" w:rsidRDefault="002C3227"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EndPr>
      <w:rPr>
        <w:rStyle w:val="PageNumber"/>
      </w:rPr>
    </w:sdtEndPr>
    <w:sdtContent>
      <w:p w14:paraId="5840761B" w14:textId="7FDB582F" w:rsidR="002C3227" w:rsidRDefault="002C3227"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613CBDC9" w14:textId="77777777" w:rsidR="002C3227" w:rsidRDefault="002C3227"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2600B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E445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E3443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BAA4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F2CB4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6E00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2E4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5243F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4854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0C3F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7E6894"/>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5"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1544F0"/>
    <w:multiLevelType w:val="multilevel"/>
    <w:tmpl w:val="2CF4F1A0"/>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0F37BE"/>
    <w:multiLevelType w:val="hybridMultilevel"/>
    <w:tmpl w:val="30D6C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6"/>
  </w:num>
  <w:num w:numId="3">
    <w:abstractNumId w:val="15"/>
  </w:num>
  <w:num w:numId="4">
    <w:abstractNumId w:val="25"/>
  </w:num>
  <w:num w:numId="5">
    <w:abstractNumId w:val="11"/>
  </w:num>
  <w:num w:numId="6">
    <w:abstractNumId w:val="21"/>
  </w:num>
  <w:num w:numId="7">
    <w:abstractNumId w:val="28"/>
  </w:num>
  <w:num w:numId="8">
    <w:abstractNumId w:val="14"/>
  </w:num>
  <w:num w:numId="9">
    <w:abstractNumId w:val="32"/>
  </w:num>
  <w:num w:numId="10">
    <w:abstractNumId w:val="33"/>
  </w:num>
  <w:num w:numId="11">
    <w:abstractNumId w:val="18"/>
  </w:num>
  <w:num w:numId="12">
    <w:abstractNumId w:val="40"/>
  </w:num>
  <w:num w:numId="13">
    <w:abstractNumId w:val="22"/>
  </w:num>
  <w:num w:numId="14">
    <w:abstractNumId w:val="36"/>
  </w:num>
  <w:num w:numId="15">
    <w:abstractNumId w:val="20"/>
  </w:num>
  <w:num w:numId="16">
    <w:abstractNumId w:val="27"/>
  </w:num>
  <w:num w:numId="17">
    <w:abstractNumId w:val="19"/>
  </w:num>
  <w:num w:numId="18">
    <w:abstractNumId w:val="38"/>
  </w:num>
  <w:num w:numId="19">
    <w:abstractNumId w:val="12"/>
  </w:num>
  <w:num w:numId="20">
    <w:abstractNumId w:val="29"/>
  </w:num>
  <w:num w:numId="21">
    <w:abstractNumId w:val="24"/>
  </w:num>
  <w:num w:numId="22">
    <w:abstractNumId w:val="39"/>
  </w:num>
  <w:num w:numId="23">
    <w:abstractNumId w:val="34"/>
  </w:num>
  <w:num w:numId="24">
    <w:abstractNumId w:val="16"/>
  </w:num>
  <w:num w:numId="25">
    <w:abstractNumId w:val="30"/>
  </w:num>
  <w:num w:numId="26">
    <w:abstractNumId w:val="41"/>
  </w:num>
  <w:num w:numId="27">
    <w:abstractNumId w:val="23"/>
  </w:num>
  <w:num w:numId="28">
    <w:abstractNumId w:val="17"/>
  </w:num>
  <w:num w:numId="29">
    <w:abstractNumId w:val="35"/>
  </w:num>
  <w:num w:numId="30">
    <w:abstractNumId w:val="37"/>
  </w:num>
  <w:num w:numId="31">
    <w:abstractNumId w:val="31"/>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 w:numId="4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rson w15:author="Idit Belachse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gutterAtTop/>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1F49"/>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0B70"/>
    <w:rsid w:val="00011169"/>
    <w:rsid w:val="0001279C"/>
    <w:rsid w:val="0001283F"/>
    <w:rsid w:val="00012C4A"/>
    <w:rsid w:val="00012DD0"/>
    <w:rsid w:val="000137E3"/>
    <w:rsid w:val="0001398F"/>
    <w:rsid w:val="00013AA6"/>
    <w:rsid w:val="00013F20"/>
    <w:rsid w:val="00014198"/>
    <w:rsid w:val="00014ADE"/>
    <w:rsid w:val="00016C01"/>
    <w:rsid w:val="00017DBF"/>
    <w:rsid w:val="00017E96"/>
    <w:rsid w:val="00020198"/>
    <w:rsid w:val="00020848"/>
    <w:rsid w:val="00020EA4"/>
    <w:rsid w:val="00021FF6"/>
    <w:rsid w:val="0002202C"/>
    <w:rsid w:val="000223D2"/>
    <w:rsid w:val="0002275B"/>
    <w:rsid w:val="00023C71"/>
    <w:rsid w:val="00023E7F"/>
    <w:rsid w:val="0002445A"/>
    <w:rsid w:val="00024C39"/>
    <w:rsid w:val="00024C69"/>
    <w:rsid w:val="0002533E"/>
    <w:rsid w:val="000259A5"/>
    <w:rsid w:val="00025A3C"/>
    <w:rsid w:val="00025CC2"/>
    <w:rsid w:val="00025D8A"/>
    <w:rsid w:val="00025E99"/>
    <w:rsid w:val="00026703"/>
    <w:rsid w:val="00026809"/>
    <w:rsid w:val="00026D5B"/>
    <w:rsid w:val="0002734F"/>
    <w:rsid w:val="00027BD8"/>
    <w:rsid w:val="00030611"/>
    <w:rsid w:val="00030A17"/>
    <w:rsid w:val="000314A7"/>
    <w:rsid w:val="00031F5E"/>
    <w:rsid w:val="0003214C"/>
    <w:rsid w:val="00032368"/>
    <w:rsid w:val="0003317E"/>
    <w:rsid w:val="00033541"/>
    <w:rsid w:val="00033579"/>
    <w:rsid w:val="000335C5"/>
    <w:rsid w:val="00033B7C"/>
    <w:rsid w:val="00037CEE"/>
    <w:rsid w:val="0004107C"/>
    <w:rsid w:val="0004142C"/>
    <w:rsid w:val="0004173F"/>
    <w:rsid w:val="00041D26"/>
    <w:rsid w:val="00041FD1"/>
    <w:rsid w:val="00042226"/>
    <w:rsid w:val="00042260"/>
    <w:rsid w:val="000425AA"/>
    <w:rsid w:val="0004266B"/>
    <w:rsid w:val="00042DB4"/>
    <w:rsid w:val="000432FC"/>
    <w:rsid w:val="00043734"/>
    <w:rsid w:val="000438CE"/>
    <w:rsid w:val="00044024"/>
    <w:rsid w:val="000449CF"/>
    <w:rsid w:val="00044F35"/>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818"/>
    <w:rsid w:val="00053F95"/>
    <w:rsid w:val="0005458A"/>
    <w:rsid w:val="00054738"/>
    <w:rsid w:val="00054E60"/>
    <w:rsid w:val="00054EC3"/>
    <w:rsid w:val="000553C8"/>
    <w:rsid w:val="0005578C"/>
    <w:rsid w:val="00055826"/>
    <w:rsid w:val="00055872"/>
    <w:rsid w:val="00055A88"/>
    <w:rsid w:val="0005754A"/>
    <w:rsid w:val="00057589"/>
    <w:rsid w:val="00057603"/>
    <w:rsid w:val="00057AF2"/>
    <w:rsid w:val="00060473"/>
    <w:rsid w:val="00060485"/>
    <w:rsid w:val="000614E3"/>
    <w:rsid w:val="0006243F"/>
    <w:rsid w:val="000628DE"/>
    <w:rsid w:val="00062D8E"/>
    <w:rsid w:val="00063209"/>
    <w:rsid w:val="00063D59"/>
    <w:rsid w:val="00063EC4"/>
    <w:rsid w:val="00064CD4"/>
    <w:rsid w:val="000650CB"/>
    <w:rsid w:val="000651C3"/>
    <w:rsid w:val="00065D55"/>
    <w:rsid w:val="00066006"/>
    <w:rsid w:val="0006647F"/>
    <w:rsid w:val="00066C83"/>
    <w:rsid w:val="000675B1"/>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225"/>
    <w:rsid w:val="00082824"/>
    <w:rsid w:val="00082981"/>
    <w:rsid w:val="00083329"/>
    <w:rsid w:val="00083C98"/>
    <w:rsid w:val="00084936"/>
    <w:rsid w:val="0008513F"/>
    <w:rsid w:val="000859BD"/>
    <w:rsid w:val="0008619D"/>
    <w:rsid w:val="00086236"/>
    <w:rsid w:val="00087348"/>
    <w:rsid w:val="00087B8C"/>
    <w:rsid w:val="00087BFB"/>
    <w:rsid w:val="00087CC2"/>
    <w:rsid w:val="00087F27"/>
    <w:rsid w:val="00091773"/>
    <w:rsid w:val="00091A6A"/>
    <w:rsid w:val="00091DF7"/>
    <w:rsid w:val="000920A7"/>
    <w:rsid w:val="000927A9"/>
    <w:rsid w:val="00092C22"/>
    <w:rsid w:val="000935E9"/>
    <w:rsid w:val="0009389E"/>
    <w:rsid w:val="00093CF3"/>
    <w:rsid w:val="0009441C"/>
    <w:rsid w:val="00094545"/>
    <w:rsid w:val="000947D5"/>
    <w:rsid w:val="00094ED2"/>
    <w:rsid w:val="00095765"/>
    <w:rsid w:val="00095A93"/>
    <w:rsid w:val="000960CD"/>
    <w:rsid w:val="00096658"/>
    <w:rsid w:val="000968B4"/>
    <w:rsid w:val="000975EC"/>
    <w:rsid w:val="0009793B"/>
    <w:rsid w:val="00097B9E"/>
    <w:rsid w:val="000A024B"/>
    <w:rsid w:val="000A0A96"/>
    <w:rsid w:val="000A0CCC"/>
    <w:rsid w:val="000A13F4"/>
    <w:rsid w:val="000A1438"/>
    <w:rsid w:val="000A1636"/>
    <w:rsid w:val="000A2548"/>
    <w:rsid w:val="000A2ACE"/>
    <w:rsid w:val="000A317B"/>
    <w:rsid w:val="000A3228"/>
    <w:rsid w:val="000A33D4"/>
    <w:rsid w:val="000A38BE"/>
    <w:rsid w:val="000A3EC9"/>
    <w:rsid w:val="000A3F33"/>
    <w:rsid w:val="000A4006"/>
    <w:rsid w:val="000A4347"/>
    <w:rsid w:val="000A470E"/>
    <w:rsid w:val="000A4C8E"/>
    <w:rsid w:val="000A4FE6"/>
    <w:rsid w:val="000A505B"/>
    <w:rsid w:val="000A5700"/>
    <w:rsid w:val="000A5E4B"/>
    <w:rsid w:val="000A63F6"/>
    <w:rsid w:val="000A6790"/>
    <w:rsid w:val="000A67B6"/>
    <w:rsid w:val="000A6BD1"/>
    <w:rsid w:val="000A7FEA"/>
    <w:rsid w:val="000B0FAE"/>
    <w:rsid w:val="000B0FCE"/>
    <w:rsid w:val="000B1678"/>
    <w:rsid w:val="000B1B0D"/>
    <w:rsid w:val="000B237C"/>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0DB"/>
    <w:rsid w:val="000C2333"/>
    <w:rsid w:val="000C2D2A"/>
    <w:rsid w:val="000C3207"/>
    <w:rsid w:val="000C34E0"/>
    <w:rsid w:val="000C358F"/>
    <w:rsid w:val="000C3795"/>
    <w:rsid w:val="000C408C"/>
    <w:rsid w:val="000C4166"/>
    <w:rsid w:val="000C461E"/>
    <w:rsid w:val="000C4E1F"/>
    <w:rsid w:val="000C4E61"/>
    <w:rsid w:val="000C5563"/>
    <w:rsid w:val="000C56D0"/>
    <w:rsid w:val="000C5951"/>
    <w:rsid w:val="000C5DEB"/>
    <w:rsid w:val="000C6402"/>
    <w:rsid w:val="000C6F53"/>
    <w:rsid w:val="000C7256"/>
    <w:rsid w:val="000C78D0"/>
    <w:rsid w:val="000D00D8"/>
    <w:rsid w:val="000D014D"/>
    <w:rsid w:val="000D061D"/>
    <w:rsid w:val="000D08D5"/>
    <w:rsid w:val="000D0D39"/>
    <w:rsid w:val="000D24CD"/>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0094"/>
    <w:rsid w:val="000E1147"/>
    <w:rsid w:val="000E157F"/>
    <w:rsid w:val="000E1799"/>
    <w:rsid w:val="000E19B1"/>
    <w:rsid w:val="000E1E22"/>
    <w:rsid w:val="000E26A4"/>
    <w:rsid w:val="000E2AF8"/>
    <w:rsid w:val="000E2B32"/>
    <w:rsid w:val="000E35A5"/>
    <w:rsid w:val="000E39B8"/>
    <w:rsid w:val="000E49AE"/>
    <w:rsid w:val="000E4BDB"/>
    <w:rsid w:val="000E4C26"/>
    <w:rsid w:val="000E4CBB"/>
    <w:rsid w:val="000E519C"/>
    <w:rsid w:val="000E5634"/>
    <w:rsid w:val="000E566F"/>
    <w:rsid w:val="000E57A6"/>
    <w:rsid w:val="000E59B8"/>
    <w:rsid w:val="000E63AE"/>
    <w:rsid w:val="000E6C2B"/>
    <w:rsid w:val="000E7005"/>
    <w:rsid w:val="000E7B8D"/>
    <w:rsid w:val="000F0A60"/>
    <w:rsid w:val="000F0AC9"/>
    <w:rsid w:val="000F1099"/>
    <w:rsid w:val="000F17B3"/>
    <w:rsid w:val="000F1911"/>
    <w:rsid w:val="000F1F95"/>
    <w:rsid w:val="000F2CE9"/>
    <w:rsid w:val="000F2F32"/>
    <w:rsid w:val="000F384C"/>
    <w:rsid w:val="000F3985"/>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AE"/>
    <w:rsid w:val="001054FD"/>
    <w:rsid w:val="001058B8"/>
    <w:rsid w:val="001059D3"/>
    <w:rsid w:val="00105F36"/>
    <w:rsid w:val="00106020"/>
    <w:rsid w:val="001060A0"/>
    <w:rsid w:val="001064C0"/>
    <w:rsid w:val="001068B2"/>
    <w:rsid w:val="0010695B"/>
    <w:rsid w:val="00106FF8"/>
    <w:rsid w:val="00107D43"/>
    <w:rsid w:val="00110045"/>
    <w:rsid w:val="001105D0"/>
    <w:rsid w:val="00110A39"/>
    <w:rsid w:val="001110BB"/>
    <w:rsid w:val="0011116F"/>
    <w:rsid w:val="001113CF"/>
    <w:rsid w:val="00112121"/>
    <w:rsid w:val="001121D9"/>
    <w:rsid w:val="001121FA"/>
    <w:rsid w:val="00112462"/>
    <w:rsid w:val="00112EC4"/>
    <w:rsid w:val="00112F5A"/>
    <w:rsid w:val="001149B1"/>
    <w:rsid w:val="00114ECE"/>
    <w:rsid w:val="00115428"/>
    <w:rsid w:val="00115ED9"/>
    <w:rsid w:val="0011627C"/>
    <w:rsid w:val="00116881"/>
    <w:rsid w:val="00117A40"/>
    <w:rsid w:val="00117E0A"/>
    <w:rsid w:val="001206F2"/>
    <w:rsid w:val="00120756"/>
    <w:rsid w:val="00120808"/>
    <w:rsid w:val="001213F6"/>
    <w:rsid w:val="001214F9"/>
    <w:rsid w:val="001216C2"/>
    <w:rsid w:val="001219C9"/>
    <w:rsid w:val="00121CD0"/>
    <w:rsid w:val="00122057"/>
    <w:rsid w:val="00122067"/>
    <w:rsid w:val="00122089"/>
    <w:rsid w:val="00122EA5"/>
    <w:rsid w:val="00123A13"/>
    <w:rsid w:val="001240F6"/>
    <w:rsid w:val="0012435A"/>
    <w:rsid w:val="00124D25"/>
    <w:rsid w:val="00125AB7"/>
    <w:rsid w:val="00126D53"/>
    <w:rsid w:val="00126F20"/>
    <w:rsid w:val="001279F1"/>
    <w:rsid w:val="00127B13"/>
    <w:rsid w:val="00127F04"/>
    <w:rsid w:val="0013042D"/>
    <w:rsid w:val="00130610"/>
    <w:rsid w:val="00130D34"/>
    <w:rsid w:val="00130EC5"/>
    <w:rsid w:val="00130EF6"/>
    <w:rsid w:val="00131454"/>
    <w:rsid w:val="001323D3"/>
    <w:rsid w:val="00132890"/>
    <w:rsid w:val="00134A54"/>
    <w:rsid w:val="00134BBA"/>
    <w:rsid w:val="0013516B"/>
    <w:rsid w:val="001357C4"/>
    <w:rsid w:val="0013642B"/>
    <w:rsid w:val="00137494"/>
    <w:rsid w:val="00137535"/>
    <w:rsid w:val="00137577"/>
    <w:rsid w:val="0013765A"/>
    <w:rsid w:val="00137D00"/>
    <w:rsid w:val="0014054E"/>
    <w:rsid w:val="0014097E"/>
    <w:rsid w:val="00140BD1"/>
    <w:rsid w:val="00140FDD"/>
    <w:rsid w:val="00141BCE"/>
    <w:rsid w:val="00141CD6"/>
    <w:rsid w:val="0014239F"/>
    <w:rsid w:val="00144C32"/>
    <w:rsid w:val="00145464"/>
    <w:rsid w:val="001456F9"/>
    <w:rsid w:val="00145B31"/>
    <w:rsid w:val="0014647C"/>
    <w:rsid w:val="00146671"/>
    <w:rsid w:val="001466BA"/>
    <w:rsid w:val="001466ED"/>
    <w:rsid w:val="00146AF3"/>
    <w:rsid w:val="00147056"/>
    <w:rsid w:val="00147F82"/>
    <w:rsid w:val="00150108"/>
    <w:rsid w:val="00150D0A"/>
    <w:rsid w:val="00150D0E"/>
    <w:rsid w:val="0015103C"/>
    <w:rsid w:val="00152156"/>
    <w:rsid w:val="00152270"/>
    <w:rsid w:val="0015250A"/>
    <w:rsid w:val="001526FC"/>
    <w:rsid w:val="001528E3"/>
    <w:rsid w:val="0015315E"/>
    <w:rsid w:val="0015330B"/>
    <w:rsid w:val="00153E47"/>
    <w:rsid w:val="0015453A"/>
    <w:rsid w:val="00154BD5"/>
    <w:rsid w:val="00154E8C"/>
    <w:rsid w:val="0015505D"/>
    <w:rsid w:val="001550F1"/>
    <w:rsid w:val="00155115"/>
    <w:rsid w:val="001556B7"/>
    <w:rsid w:val="001557D3"/>
    <w:rsid w:val="00155B1E"/>
    <w:rsid w:val="00155D56"/>
    <w:rsid w:val="00156C2E"/>
    <w:rsid w:val="0015725C"/>
    <w:rsid w:val="0015731B"/>
    <w:rsid w:val="00157348"/>
    <w:rsid w:val="001575A0"/>
    <w:rsid w:val="00157DBB"/>
    <w:rsid w:val="0016005D"/>
    <w:rsid w:val="001600DD"/>
    <w:rsid w:val="001606BA"/>
    <w:rsid w:val="0016155D"/>
    <w:rsid w:val="001615B6"/>
    <w:rsid w:val="001615DB"/>
    <w:rsid w:val="00161A2A"/>
    <w:rsid w:val="00162318"/>
    <w:rsid w:val="00163114"/>
    <w:rsid w:val="001634B0"/>
    <w:rsid w:val="00163884"/>
    <w:rsid w:val="0016392B"/>
    <w:rsid w:val="001673C3"/>
    <w:rsid w:val="00167E84"/>
    <w:rsid w:val="00170DC5"/>
    <w:rsid w:val="001717F1"/>
    <w:rsid w:val="00171C12"/>
    <w:rsid w:val="00171ECF"/>
    <w:rsid w:val="001724F7"/>
    <w:rsid w:val="00172C75"/>
    <w:rsid w:val="00172F93"/>
    <w:rsid w:val="001731FB"/>
    <w:rsid w:val="00173B9E"/>
    <w:rsid w:val="0017416B"/>
    <w:rsid w:val="001744CE"/>
    <w:rsid w:val="00174658"/>
    <w:rsid w:val="0017472A"/>
    <w:rsid w:val="00174997"/>
    <w:rsid w:val="00174E99"/>
    <w:rsid w:val="001753C9"/>
    <w:rsid w:val="0017559F"/>
    <w:rsid w:val="00175C4F"/>
    <w:rsid w:val="00175CC6"/>
    <w:rsid w:val="001763B2"/>
    <w:rsid w:val="0017688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4C82"/>
    <w:rsid w:val="00185D98"/>
    <w:rsid w:val="00185F90"/>
    <w:rsid w:val="0018611B"/>
    <w:rsid w:val="00186484"/>
    <w:rsid w:val="0018689E"/>
    <w:rsid w:val="001876C4"/>
    <w:rsid w:val="00187854"/>
    <w:rsid w:val="00187B49"/>
    <w:rsid w:val="00190696"/>
    <w:rsid w:val="00190845"/>
    <w:rsid w:val="0019101E"/>
    <w:rsid w:val="00191571"/>
    <w:rsid w:val="001915E1"/>
    <w:rsid w:val="001917AA"/>
    <w:rsid w:val="001924A1"/>
    <w:rsid w:val="001929B7"/>
    <w:rsid w:val="00192C0A"/>
    <w:rsid w:val="00192DE4"/>
    <w:rsid w:val="00192E25"/>
    <w:rsid w:val="00192F68"/>
    <w:rsid w:val="0019337A"/>
    <w:rsid w:val="00193853"/>
    <w:rsid w:val="00193ADE"/>
    <w:rsid w:val="0019416C"/>
    <w:rsid w:val="0019433B"/>
    <w:rsid w:val="001945CB"/>
    <w:rsid w:val="00194BE3"/>
    <w:rsid w:val="0019510E"/>
    <w:rsid w:val="0019512D"/>
    <w:rsid w:val="0019529E"/>
    <w:rsid w:val="00195B56"/>
    <w:rsid w:val="0019609E"/>
    <w:rsid w:val="00196177"/>
    <w:rsid w:val="001964B3"/>
    <w:rsid w:val="001964CE"/>
    <w:rsid w:val="00196822"/>
    <w:rsid w:val="0019688C"/>
    <w:rsid w:val="0019722D"/>
    <w:rsid w:val="0019756A"/>
    <w:rsid w:val="001A0216"/>
    <w:rsid w:val="001A062F"/>
    <w:rsid w:val="001A0670"/>
    <w:rsid w:val="001A087C"/>
    <w:rsid w:val="001A093B"/>
    <w:rsid w:val="001A1042"/>
    <w:rsid w:val="001A106C"/>
    <w:rsid w:val="001A1655"/>
    <w:rsid w:val="001A19D8"/>
    <w:rsid w:val="001A359C"/>
    <w:rsid w:val="001A35BE"/>
    <w:rsid w:val="001A3A6B"/>
    <w:rsid w:val="001A428D"/>
    <w:rsid w:val="001A42A5"/>
    <w:rsid w:val="001A4958"/>
    <w:rsid w:val="001A4B5F"/>
    <w:rsid w:val="001A4BAA"/>
    <w:rsid w:val="001A4BFE"/>
    <w:rsid w:val="001A4C4B"/>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6F7"/>
    <w:rsid w:val="001B5B9A"/>
    <w:rsid w:val="001B5CC4"/>
    <w:rsid w:val="001B6118"/>
    <w:rsid w:val="001B623E"/>
    <w:rsid w:val="001B6362"/>
    <w:rsid w:val="001B6973"/>
    <w:rsid w:val="001B7B09"/>
    <w:rsid w:val="001C0251"/>
    <w:rsid w:val="001C09D6"/>
    <w:rsid w:val="001C09EB"/>
    <w:rsid w:val="001C1394"/>
    <w:rsid w:val="001C1628"/>
    <w:rsid w:val="001C20A3"/>
    <w:rsid w:val="001C27CE"/>
    <w:rsid w:val="001C2911"/>
    <w:rsid w:val="001C3C14"/>
    <w:rsid w:val="001C3EF7"/>
    <w:rsid w:val="001C3F9F"/>
    <w:rsid w:val="001C4E0A"/>
    <w:rsid w:val="001C55E2"/>
    <w:rsid w:val="001C5747"/>
    <w:rsid w:val="001C5786"/>
    <w:rsid w:val="001C5E60"/>
    <w:rsid w:val="001C6186"/>
    <w:rsid w:val="001C6561"/>
    <w:rsid w:val="001C66D9"/>
    <w:rsid w:val="001C6915"/>
    <w:rsid w:val="001C7362"/>
    <w:rsid w:val="001C7821"/>
    <w:rsid w:val="001C7AB6"/>
    <w:rsid w:val="001C7F08"/>
    <w:rsid w:val="001D00D0"/>
    <w:rsid w:val="001D0ACF"/>
    <w:rsid w:val="001D0CA9"/>
    <w:rsid w:val="001D0F40"/>
    <w:rsid w:val="001D1816"/>
    <w:rsid w:val="001D2100"/>
    <w:rsid w:val="001D2323"/>
    <w:rsid w:val="001D2D3B"/>
    <w:rsid w:val="001D2DB7"/>
    <w:rsid w:val="001D36ED"/>
    <w:rsid w:val="001D3786"/>
    <w:rsid w:val="001D4627"/>
    <w:rsid w:val="001D4687"/>
    <w:rsid w:val="001D4D0A"/>
    <w:rsid w:val="001D5264"/>
    <w:rsid w:val="001D5A26"/>
    <w:rsid w:val="001D5D8E"/>
    <w:rsid w:val="001D69EF"/>
    <w:rsid w:val="001D7B78"/>
    <w:rsid w:val="001E04D8"/>
    <w:rsid w:val="001E05D5"/>
    <w:rsid w:val="001E0BF5"/>
    <w:rsid w:val="001E1094"/>
    <w:rsid w:val="001E1355"/>
    <w:rsid w:val="001E13D7"/>
    <w:rsid w:val="001E1D40"/>
    <w:rsid w:val="001E20E7"/>
    <w:rsid w:val="001E22B8"/>
    <w:rsid w:val="001E22E8"/>
    <w:rsid w:val="001E2567"/>
    <w:rsid w:val="001E2C1B"/>
    <w:rsid w:val="001E31F2"/>
    <w:rsid w:val="001E3436"/>
    <w:rsid w:val="001E348F"/>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04F8"/>
    <w:rsid w:val="001F11B6"/>
    <w:rsid w:val="001F1289"/>
    <w:rsid w:val="001F12EC"/>
    <w:rsid w:val="001F14EB"/>
    <w:rsid w:val="001F21EE"/>
    <w:rsid w:val="001F2EAA"/>
    <w:rsid w:val="001F335F"/>
    <w:rsid w:val="001F3721"/>
    <w:rsid w:val="001F3814"/>
    <w:rsid w:val="001F44E0"/>
    <w:rsid w:val="001F4544"/>
    <w:rsid w:val="001F47C3"/>
    <w:rsid w:val="001F4FA3"/>
    <w:rsid w:val="001F6440"/>
    <w:rsid w:val="001F6AB8"/>
    <w:rsid w:val="001F6D82"/>
    <w:rsid w:val="001F6F89"/>
    <w:rsid w:val="001F71A3"/>
    <w:rsid w:val="001F7B31"/>
    <w:rsid w:val="001F7B68"/>
    <w:rsid w:val="0020018F"/>
    <w:rsid w:val="00200482"/>
    <w:rsid w:val="00200C7C"/>
    <w:rsid w:val="00200F9D"/>
    <w:rsid w:val="00200FC1"/>
    <w:rsid w:val="00201AB5"/>
    <w:rsid w:val="00202893"/>
    <w:rsid w:val="00202D8C"/>
    <w:rsid w:val="00203215"/>
    <w:rsid w:val="0020333B"/>
    <w:rsid w:val="00203AF7"/>
    <w:rsid w:val="00204400"/>
    <w:rsid w:val="00205285"/>
    <w:rsid w:val="002055D3"/>
    <w:rsid w:val="002060A8"/>
    <w:rsid w:val="0020666B"/>
    <w:rsid w:val="00206943"/>
    <w:rsid w:val="00206A9B"/>
    <w:rsid w:val="00206DDB"/>
    <w:rsid w:val="00210AA0"/>
    <w:rsid w:val="00211738"/>
    <w:rsid w:val="00211CA7"/>
    <w:rsid w:val="00211DF9"/>
    <w:rsid w:val="00211F36"/>
    <w:rsid w:val="002124EE"/>
    <w:rsid w:val="002130E6"/>
    <w:rsid w:val="002131C7"/>
    <w:rsid w:val="002134B3"/>
    <w:rsid w:val="00214078"/>
    <w:rsid w:val="00214768"/>
    <w:rsid w:val="00214EA9"/>
    <w:rsid w:val="002150DD"/>
    <w:rsid w:val="00215A3E"/>
    <w:rsid w:val="00216316"/>
    <w:rsid w:val="00216644"/>
    <w:rsid w:val="00216738"/>
    <w:rsid w:val="0021682C"/>
    <w:rsid w:val="00216C43"/>
    <w:rsid w:val="00216D5A"/>
    <w:rsid w:val="00216F21"/>
    <w:rsid w:val="0021744B"/>
    <w:rsid w:val="0021771A"/>
    <w:rsid w:val="00217758"/>
    <w:rsid w:val="0021798E"/>
    <w:rsid w:val="00217C15"/>
    <w:rsid w:val="00217C9A"/>
    <w:rsid w:val="00217F2F"/>
    <w:rsid w:val="0022003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A84"/>
    <w:rsid w:val="00233B21"/>
    <w:rsid w:val="0023422E"/>
    <w:rsid w:val="0023459B"/>
    <w:rsid w:val="00234D50"/>
    <w:rsid w:val="00234E84"/>
    <w:rsid w:val="002350D3"/>
    <w:rsid w:val="00235598"/>
    <w:rsid w:val="00235821"/>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25C5"/>
    <w:rsid w:val="00253057"/>
    <w:rsid w:val="00253462"/>
    <w:rsid w:val="00253688"/>
    <w:rsid w:val="00253B52"/>
    <w:rsid w:val="00253D42"/>
    <w:rsid w:val="00254811"/>
    <w:rsid w:val="00254D5A"/>
    <w:rsid w:val="00254F99"/>
    <w:rsid w:val="00255480"/>
    <w:rsid w:val="00255707"/>
    <w:rsid w:val="002558CB"/>
    <w:rsid w:val="00255DF0"/>
    <w:rsid w:val="00256A0D"/>
    <w:rsid w:val="00256B7B"/>
    <w:rsid w:val="00256CFB"/>
    <w:rsid w:val="002571A6"/>
    <w:rsid w:val="002573B8"/>
    <w:rsid w:val="002575EF"/>
    <w:rsid w:val="002579A4"/>
    <w:rsid w:val="00257E02"/>
    <w:rsid w:val="00260170"/>
    <w:rsid w:val="002601EF"/>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5CCA"/>
    <w:rsid w:val="00266635"/>
    <w:rsid w:val="002668F6"/>
    <w:rsid w:val="002675D7"/>
    <w:rsid w:val="002676CC"/>
    <w:rsid w:val="002706DD"/>
    <w:rsid w:val="00270B44"/>
    <w:rsid w:val="002713C0"/>
    <w:rsid w:val="0027264A"/>
    <w:rsid w:val="00272C1B"/>
    <w:rsid w:val="0027328E"/>
    <w:rsid w:val="00273525"/>
    <w:rsid w:val="002738D1"/>
    <w:rsid w:val="002739A7"/>
    <w:rsid w:val="00273A9C"/>
    <w:rsid w:val="00273E5F"/>
    <w:rsid w:val="00273EF3"/>
    <w:rsid w:val="0027441A"/>
    <w:rsid w:val="0027499F"/>
    <w:rsid w:val="0027683A"/>
    <w:rsid w:val="00277315"/>
    <w:rsid w:val="00277867"/>
    <w:rsid w:val="002803E2"/>
    <w:rsid w:val="00280F9B"/>
    <w:rsid w:val="002810D0"/>
    <w:rsid w:val="0028158F"/>
    <w:rsid w:val="00281651"/>
    <w:rsid w:val="00281D79"/>
    <w:rsid w:val="002827E9"/>
    <w:rsid w:val="002828F7"/>
    <w:rsid w:val="00282FC6"/>
    <w:rsid w:val="0028326D"/>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906"/>
    <w:rsid w:val="00291E11"/>
    <w:rsid w:val="00291E94"/>
    <w:rsid w:val="00292459"/>
    <w:rsid w:val="00292BCF"/>
    <w:rsid w:val="0029339F"/>
    <w:rsid w:val="00293A9B"/>
    <w:rsid w:val="002942B3"/>
    <w:rsid w:val="002946D2"/>
    <w:rsid w:val="0029594B"/>
    <w:rsid w:val="00295950"/>
    <w:rsid w:val="00295D2F"/>
    <w:rsid w:val="002966A0"/>
    <w:rsid w:val="00296873"/>
    <w:rsid w:val="00296883"/>
    <w:rsid w:val="002976D9"/>
    <w:rsid w:val="002979E4"/>
    <w:rsid w:val="002A0471"/>
    <w:rsid w:val="002A082C"/>
    <w:rsid w:val="002A09FB"/>
    <w:rsid w:val="002A0CBC"/>
    <w:rsid w:val="002A0F38"/>
    <w:rsid w:val="002A0F4B"/>
    <w:rsid w:val="002A105B"/>
    <w:rsid w:val="002A1B62"/>
    <w:rsid w:val="002A244F"/>
    <w:rsid w:val="002A328E"/>
    <w:rsid w:val="002A3348"/>
    <w:rsid w:val="002A33A2"/>
    <w:rsid w:val="002A3AF7"/>
    <w:rsid w:val="002A428E"/>
    <w:rsid w:val="002A42F5"/>
    <w:rsid w:val="002A44FB"/>
    <w:rsid w:val="002A45AB"/>
    <w:rsid w:val="002A4735"/>
    <w:rsid w:val="002A481C"/>
    <w:rsid w:val="002A4954"/>
    <w:rsid w:val="002A4957"/>
    <w:rsid w:val="002A50D1"/>
    <w:rsid w:val="002A56DA"/>
    <w:rsid w:val="002A5722"/>
    <w:rsid w:val="002A5E67"/>
    <w:rsid w:val="002A6F16"/>
    <w:rsid w:val="002A6FCD"/>
    <w:rsid w:val="002A709B"/>
    <w:rsid w:val="002A7D50"/>
    <w:rsid w:val="002A7E5F"/>
    <w:rsid w:val="002B09C0"/>
    <w:rsid w:val="002B10E4"/>
    <w:rsid w:val="002B18C1"/>
    <w:rsid w:val="002B1E77"/>
    <w:rsid w:val="002B1EA4"/>
    <w:rsid w:val="002B2011"/>
    <w:rsid w:val="002B216C"/>
    <w:rsid w:val="002B24A3"/>
    <w:rsid w:val="002B2C10"/>
    <w:rsid w:val="002B30E5"/>
    <w:rsid w:val="002B31E4"/>
    <w:rsid w:val="002B38AF"/>
    <w:rsid w:val="002B3D2F"/>
    <w:rsid w:val="002B4043"/>
    <w:rsid w:val="002B544D"/>
    <w:rsid w:val="002B55CD"/>
    <w:rsid w:val="002B5684"/>
    <w:rsid w:val="002B5734"/>
    <w:rsid w:val="002B5EC3"/>
    <w:rsid w:val="002C0399"/>
    <w:rsid w:val="002C0C93"/>
    <w:rsid w:val="002C1AF1"/>
    <w:rsid w:val="002C2099"/>
    <w:rsid w:val="002C2223"/>
    <w:rsid w:val="002C293F"/>
    <w:rsid w:val="002C2C1D"/>
    <w:rsid w:val="002C2ECD"/>
    <w:rsid w:val="002C2EEB"/>
    <w:rsid w:val="002C30C3"/>
    <w:rsid w:val="002C311D"/>
    <w:rsid w:val="002C3227"/>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C36"/>
    <w:rsid w:val="002D0D93"/>
    <w:rsid w:val="002D0E96"/>
    <w:rsid w:val="002D0F75"/>
    <w:rsid w:val="002D0FC5"/>
    <w:rsid w:val="002D10D5"/>
    <w:rsid w:val="002D12FD"/>
    <w:rsid w:val="002D15F8"/>
    <w:rsid w:val="002D229C"/>
    <w:rsid w:val="002D23C4"/>
    <w:rsid w:val="002D258A"/>
    <w:rsid w:val="002D3390"/>
    <w:rsid w:val="002D36EA"/>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31D"/>
    <w:rsid w:val="002E4A7B"/>
    <w:rsid w:val="002E4E09"/>
    <w:rsid w:val="002E5167"/>
    <w:rsid w:val="002E61A9"/>
    <w:rsid w:val="002E6E71"/>
    <w:rsid w:val="002E70FE"/>
    <w:rsid w:val="002E75EA"/>
    <w:rsid w:val="002E789D"/>
    <w:rsid w:val="002F06BE"/>
    <w:rsid w:val="002F1D61"/>
    <w:rsid w:val="002F1F59"/>
    <w:rsid w:val="002F20DD"/>
    <w:rsid w:val="002F21D6"/>
    <w:rsid w:val="002F27CC"/>
    <w:rsid w:val="002F379E"/>
    <w:rsid w:val="002F3C42"/>
    <w:rsid w:val="002F4033"/>
    <w:rsid w:val="002F48DE"/>
    <w:rsid w:val="002F527F"/>
    <w:rsid w:val="002F5CFC"/>
    <w:rsid w:val="002F6436"/>
    <w:rsid w:val="002F660C"/>
    <w:rsid w:val="002F6B1F"/>
    <w:rsid w:val="002F6EA1"/>
    <w:rsid w:val="002F768E"/>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5BD"/>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03B"/>
    <w:rsid w:val="00314A3A"/>
    <w:rsid w:val="00314D85"/>
    <w:rsid w:val="00315C93"/>
    <w:rsid w:val="00315E07"/>
    <w:rsid w:val="00315F87"/>
    <w:rsid w:val="00316211"/>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2F8"/>
    <w:rsid w:val="0032143C"/>
    <w:rsid w:val="0032195B"/>
    <w:rsid w:val="00321CAD"/>
    <w:rsid w:val="00322EE9"/>
    <w:rsid w:val="00323176"/>
    <w:rsid w:val="00324D8D"/>
    <w:rsid w:val="003250F2"/>
    <w:rsid w:val="0032587F"/>
    <w:rsid w:val="00325C86"/>
    <w:rsid w:val="003263DB"/>
    <w:rsid w:val="00326D04"/>
    <w:rsid w:val="00327938"/>
    <w:rsid w:val="00327B0E"/>
    <w:rsid w:val="00327B87"/>
    <w:rsid w:val="00327D27"/>
    <w:rsid w:val="003306D4"/>
    <w:rsid w:val="00330C9F"/>
    <w:rsid w:val="003329E8"/>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808"/>
    <w:rsid w:val="00343C0A"/>
    <w:rsid w:val="00344160"/>
    <w:rsid w:val="0034497F"/>
    <w:rsid w:val="00344A37"/>
    <w:rsid w:val="00344C5A"/>
    <w:rsid w:val="003454E9"/>
    <w:rsid w:val="00345515"/>
    <w:rsid w:val="00345D8D"/>
    <w:rsid w:val="00345F4B"/>
    <w:rsid w:val="003467E4"/>
    <w:rsid w:val="00346AD7"/>
    <w:rsid w:val="00346C74"/>
    <w:rsid w:val="003473F2"/>
    <w:rsid w:val="0035072D"/>
    <w:rsid w:val="00350A48"/>
    <w:rsid w:val="00350F09"/>
    <w:rsid w:val="003511FB"/>
    <w:rsid w:val="00351460"/>
    <w:rsid w:val="0035183D"/>
    <w:rsid w:val="00351A0E"/>
    <w:rsid w:val="00352B48"/>
    <w:rsid w:val="00352E04"/>
    <w:rsid w:val="00353244"/>
    <w:rsid w:val="003537F1"/>
    <w:rsid w:val="00353B7A"/>
    <w:rsid w:val="0035424F"/>
    <w:rsid w:val="003542A4"/>
    <w:rsid w:val="00354624"/>
    <w:rsid w:val="003549DE"/>
    <w:rsid w:val="00354B78"/>
    <w:rsid w:val="00354CF8"/>
    <w:rsid w:val="00354F9C"/>
    <w:rsid w:val="00355DFC"/>
    <w:rsid w:val="00356163"/>
    <w:rsid w:val="00356310"/>
    <w:rsid w:val="003565EC"/>
    <w:rsid w:val="00356C0E"/>
    <w:rsid w:val="00356C89"/>
    <w:rsid w:val="00357412"/>
    <w:rsid w:val="003578CC"/>
    <w:rsid w:val="00357C62"/>
    <w:rsid w:val="00357DD2"/>
    <w:rsid w:val="00357E14"/>
    <w:rsid w:val="0036055F"/>
    <w:rsid w:val="003615F0"/>
    <w:rsid w:val="00361F0D"/>
    <w:rsid w:val="00361F1D"/>
    <w:rsid w:val="0036253D"/>
    <w:rsid w:val="00362D7A"/>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2C6"/>
    <w:rsid w:val="003705CF"/>
    <w:rsid w:val="003707FF"/>
    <w:rsid w:val="00370940"/>
    <w:rsid w:val="00371303"/>
    <w:rsid w:val="003724D8"/>
    <w:rsid w:val="0037333D"/>
    <w:rsid w:val="0037345A"/>
    <w:rsid w:val="00373483"/>
    <w:rsid w:val="00374893"/>
    <w:rsid w:val="00375F30"/>
    <w:rsid w:val="003760FA"/>
    <w:rsid w:val="0037620E"/>
    <w:rsid w:val="003763AD"/>
    <w:rsid w:val="00376E16"/>
    <w:rsid w:val="00376F14"/>
    <w:rsid w:val="00377D98"/>
    <w:rsid w:val="00380851"/>
    <w:rsid w:val="0038105B"/>
    <w:rsid w:val="003822DE"/>
    <w:rsid w:val="003826B4"/>
    <w:rsid w:val="00382F49"/>
    <w:rsid w:val="00383120"/>
    <w:rsid w:val="003835B8"/>
    <w:rsid w:val="00383F75"/>
    <w:rsid w:val="00384826"/>
    <w:rsid w:val="0038560D"/>
    <w:rsid w:val="00385E60"/>
    <w:rsid w:val="003867E3"/>
    <w:rsid w:val="00386930"/>
    <w:rsid w:val="00386A4D"/>
    <w:rsid w:val="00387D0F"/>
    <w:rsid w:val="0039023E"/>
    <w:rsid w:val="0039089D"/>
    <w:rsid w:val="00390C40"/>
    <w:rsid w:val="003915BF"/>
    <w:rsid w:val="003919A9"/>
    <w:rsid w:val="00393CBC"/>
    <w:rsid w:val="0039466C"/>
    <w:rsid w:val="0039480E"/>
    <w:rsid w:val="00394D5A"/>
    <w:rsid w:val="00394DDE"/>
    <w:rsid w:val="003950FB"/>
    <w:rsid w:val="00395474"/>
    <w:rsid w:val="0039586F"/>
    <w:rsid w:val="00395A04"/>
    <w:rsid w:val="003962F3"/>
    <w:rsid w:val="00396A07"/>
    <w:rsid w:val="00397736"/>
    <w:rsid w:val="003978F7"/>
    <w:rsid w:val="00397EEA"/>
    <w:rsid w:val="003A06BF"/>
    <w:rsid w:val="003A0AD1"/>
    <w:rsid w:val="003A1115"/>
    <w:rsid w:val="003A1B8B"/>
    <w:rsid w:val="003A1D5B"/>
    <w:rsid w:val="003A2782"/>
    <w:rsid w:val="003A2A24"/>
    <w:rsid w:val="003A2EE2"/>
    <w:rsid w:val="003A3EA4"/>
    <w:rsid w:val="003A420A"/>
    <w:rsid w:val="003A4320"/>
    <w:rsid w:val="003A441F"/>
    <w:rsid w:val="003A473A"/>
    <w:rsid w:val="003A4996"/>
    <w:rsid w:val="003A4C4C"/>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A51"/>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19B7"/>
    <w:rsid w:val="003C2DB5"/>
    <w:rsid w:val="003C2F05"/>
    <w:rsid w:val="003C3519"/>
    <w:rsid w:val="003C36C3"/>
    <w:rsid w:val="003C3D24"/>
    <w:rsid w:val="003C4056"/>
    <w:rsid w:val="003C4BF6"/>
    <w:rsid w:val="003C4D09"/>
    <w:rsid w:val="003C4E0A"/>
    <w:rsid w:val="003C5449"/>
    <w:rsid w:val="003C5B69"/>
    <w:rsid w:val="003C5C21"/>
    <w:rsid w:val="003C62E7"/>
    <w:rsid w:val="003C6998"/>
    <w:rsid w:val="003C7080"/>
    <w:rsid w:val="003C7625"/>
    <w:rsid w:val="003D002F"/>
    <w:rsid w:val="003D09AF"/>
    <w:rsid w:val="003D0CD3"/>
    <w:rsid w:val="003D2599"/>
    <w:rsid w:val="003D270B"/>
    <w:rsid w:val="003D3217"/>
    <w:rsid w:val="003D3593"/>
    <w:rsid w:val="003D3A63"/>
    <w:rsid w:val="003D3CFE"/>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9F3"/>
    <w:rsid w:val="003E3A57"/>
    <w:rsid w:val="003E3B52"/>
    <w:rsid w:val="003E3E18"/>
    <w:rsid w:val="003E3F5A"/>
    <w:rsid w:val="003E4502"/>
    <w:rsid w:val="003E4C92"/>
    <w:rsid w:val="003E5596"/>
    <w:rsid w:val="003E55C8"/>
    <w:rsid w:val="003E560F"/>
    <w:rsid w:val="003E5EBB"/>
    <w:rsid w:val="003E6163"/>
    <w:rsid w:val="003E73C8"/>
    <w:rsid w:val="003E7D2E"/>
    <w:rsid w:val="003E7E6F"/>
    <w:rsid w:val="003F0C5A"/>
    <w:rsid w:val="003F10FC"/>
    <w:rsid w:val="003F168D"/>
    <w:rsid w:val="003F2C7C"/>
    <w:rsid w:val="003F3068"/>
    <w:rsid w:val="003F4B62"/>
    <w:rsid w:val="003F4CFE"/>
    <w:rsid w:val="003F4D67"/>
    <w:rsid w:val="003F5379"/>
    <w:rsid w:val="003F5B1C"/>
    <w:rsid w:val="003F675A"/>
    <w:rsid w:val="003F702D"/>
    <w:rsid w:val="003F769A"/>
    <w:rsid w:val="003F7D51"/>
    <w:rsid w:val="00400129"/>
    <w:rsid w:val="004003F5"/>
    <w:rsid w:val="004006F3"/>
    <w:rsid w:val="00400F4E"/>
    <w:rsid w:val="00401560"/>
    <w:rsid w:val="00401895"/>
    <w:rsid w:val="00402245"/>
    <w:rsid w:val="0040232A"/>
    <w:rsid w:val="00402515"/>
    <w:rsid w:val="0040271E"/>
    <w:rsid w:val="00402BE2"/>
    <w:rsid w:val="00403BBA"/>
    <w:rsid w:val="00403E27"/>
    <w:rsid w:val="00404209"/>
    <w:rsid w:val="00404CAE"/>
    <w:rsid w:val="00405260"/>
    <w:rsid w:val="00405397"/>
    <w:rsid w:val="00405648"/>
    <w:rsid w:val="00405C37"/>
    <w:rsid w:val="00405D4E"/>
    <w:rsid w:val="004060BA"/>
    <w:rsid w:val="00407993"/>
    <w:rsid w:val="00407F21"/>
    <w:rsid w:val="0041000D"/>
    <w:rsid w:val="00410287"/>
    <w:rsid w:val="0041038E"/>
    <w:rsid w:val="004106C7"/>
    <w:rsid w:val="00410CF7"/>
    <w:rsid w:val="00410EC1"/>
    <w:rsid w:val="00412C3F"/>
    <w:rsid w:val="00413CA7"/>
    <w:rsid w:val="00414168"/>
    <w:rsid w:val="00414536"/>
    <w:rsid w:val="004145FF"/>
    <w:rsid w:val="00416595"/>
    <w:rsid w:val="00416831"/>
    <w:rsid w:val="004170D4"/>
    <w:rsid w:val="004176C9"/>
    <w:rsid w:val="00417A45"/>
    <w:rsid w:val="00420003"/>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A0F"/>
    <w:rsid w:val="00425BFD"/>
    <w:rsid w:val="00425CCC"/>
    <w:rsid w:val="00425D56"/>
    <w:rsid w:val="00425D90"/>
    <w:rsid w:val="00425E27"/>
    <w:rsid w:val="00426283"/>
    <w:rsid w:val="00427108"/>
    <w:rsid w:val="004275DD"/>
    <w:rsid w:val="00427BD4"/>
    <w:rsid w:val="00430604"/>
    <w:rsid w:val="00430CFE"/>
    <w:rsid w:val="00430F68"/>
    <w:rsid w:val="0043139E"/>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2F5"/>
    <w:rsid w:val="0044178A"/>
    <w:rsid w:val="0044351B"/>
    <w:rsid w:val="00443656"/>
    <w:rsid w:val="0044391D"/>
    <w:rsid w:val="0044442C"/>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2ED1"/>
    <w:rsid w:val="00453019"/>
    <w:rsid w:val="00453467"/>
    <w:rsid w:val="004537EE"/>
    <w:rsid w:val="00454CEE"/>
    <w:rsid w:val="0045597F"/>
    <w:rsid w:val="004561D4"/>
    <w:rsid w:val="004565FC"/>
    <w:rsid w:val="0045694F"/>
    <w:rsid w:val="004573A9"/>
    <w:rsid w:val="00460133"/>
    <w:rsid w:val="0046086E"/>
    <w:rsid w:val="00461024"/>
    <w:rsid w:val="00461A42"/>
    <w:rsid w:val="00461D54"/>
    <w:rsid w:val="00461F33"/>
    <w:rsid w:val="004628B5"/>
    <w:rsid w:val="0046297E"/>
    <w:rsid w:val="00462CE0"/>
    <w:rsid w:val="00462F51"/>
    <w:rsid w:val="004631AA"/>
    <w:rsid w:val="004633F6"/>
    <w:rsid w:val="0046359F"/>
    <w:rsid w:val="00463D7B"/>
    <w:rsid w:val="00464003"/>
    <w:rsid w:val="004642B6"/>
    <w:rsid w:val="004649E8"/>
    <w:rsid w:val="00464C33"/>
    <w:rsid w:val="00465561"/>
    <w:rsid w:val="00467922"/>
    <w:rsid w:val="004679C6"/>
    <w:rsid w:val="00467EB6"/>
    <w:rsid w:val="00470167"/>
    <w:rsid w:val="004701FE"/>
    <w:rsid w:val="0047028E"/>
    <w:rsid w:val="004703E8"/>
    <w:rsid w:val="004703F1"/>
    <w:rsid w:val="00470A0F"/>
    <w:rsid w:val="00470C8A"/>
    <w:rsid w:val="00470D7E"/>
    <w:rsid w:val="0047188F"/>
    <w:rsid w:val="0047189C"/>
    <w:rsid w:val="00471C6C"/>
    <w:rsid w:val="0047246A"/>
    <w:rsid w:val="00472894"/>
    <w:rsid w:val="00472EE8"/>
    <w:rsid w:val="004734E9"/>
    <w:rsid w:val="004737CB"/>
    <w:rsid w:val="00473A72"/>
    <w:rsid w:val="00473F4A"/>
    <w:rsid w:val="0047473D"/>
    <w:rsid w:val="00474FC5"/>
    <w:rsid w:val="004752FE"/>
    <w:rsid w:val="00475DA2"/>
    <w:rsid w:val="00475F48"/>
    <w:rsid w:val="00476A96"/>
    <w:rsid w:val="00477A4A"/>
    <w:rsid w:val="004801C3"/>
    <w:rsid w:val="00480E74"/>
    <w:rsid w:val="00481E4F"/>
    <w:rsid w:val="00482775"/>
    <w:rsid w:val="0048278C"/>
    <w:rsid w:val="00482799"/>
    <w:rsid w:val="004828D6"/>
    <w:rsid w:val="0048338F"/>
    <w:rsid w:val="0048353F"/>
    <w:rsid w:val="004841C5"/>
    <w:rsid w:val="00484684"/>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C27"/>
    <w:rsid w:val="00494EF3"/>
    <w:rsid w:val="00496470"/>
    <w:rsid w:val="00496477"/>
    <w:rsid w:val="004966C7"/>
    <w:rsid w:val="00496807"/>
    <w:rsid w:val="00496E09"/>
    <w:rsid w:val="00497978"/>
    <w:rsid w:val="004979CC"/>
    <w:rsid w:val="004A0265"/>
    <w:rsid w:val="004A04A9"/>
    <w:rsid w:val="004A159E"/>
    <w:rsid w:val="004A1BDA"/>
    <w:rsid w:val="004A1ED3"/>
    <w:rsid w:val="004A1F22"/>
    <w:rsid w:val="004A2FCF"/>
    <w:rsid w:val="004A39AF"/>
    <w:rsid w:val="004A3C3E"/>
    <w:rsid w:val="004A4670"/>
    <w:rsid w:val="004A4E69"/>
    <w:rsid w:val="004A5350"/>
    <w:rsid w:val="004A571E"/>
    <w:rsid w:val="004A5CA0"/>
    <w:rsid w:val="004A5FB6"/>
    <w:rsid w:val="004A62C9"/>
    <w:rsid w:val="004A7164"/>
    <w:rsid w:val="004A73BA"/>
    <w:rsid w:val="004A788B"/>
    <w:rsid w:val="004B01EC"/>
    <w:rsid w:val="004B044F"/>
    <w:rsid w:val="004B0530"/>
    <w:rsid w:val="004B1012"/>
    <w:rsid w:val="004B10A3"/>
    <w:rsid w:val="004B10C2"/>
    <w:rsid w:val="004B13E0"/>
    <w:rsid w:val="004B1CEF"/>
    <w:rsid w:val="004B1E38"/>
    <w:rsid w:val="004B1EBF"/>
    <w:rsid w:val="004B26B0"/>
    <w:rsid w:val="004B2A3F"/>
    <w:rsid w:val="004B36E7"/>
    <w:rsid w:val="004B423C"/>
    <w:rsid w:val="004B452E"/>
    <w:rsid w:val="004B49E1"/>
    <w:rsid w:val="004B4DC0"/>
    <w:rsid w:val="004B4DF0"/>
    <w:rsid w:val="004B526B"/>
    <w:rsid w:val="004B5C9B"/>
    <w:rsid w:val="004B5DD3"/>
    <w:rsid w:val="004B5E98"/>
    <w:rsid w:val="004B605C"/>
    <w:rsid w:val="004B6BE5"/>
    <w:rsid w:val="004B6C3C"/>
    <w:rsid w:val="004B7699"/>
    <w:rsid w:val="004B77BD"/>
    <w:rsid w:val="004B7B38"/>
    <w:rsid w:val="004B7D82"/>
    <w:rsid w:val="004B7FAF"/>
    <w:rsid w:val="004C055B"/>
    <w:rsid w:val="004C0883"/>
    <w:rsid w:val="004C0E06"/>
    <w:rsid w:val="004C10A7"/>
    <w:rsid w:val="004C1464"/>
    <w:rsid w:val="004C16E1"/>
    <w:rsid w:val="004C17A1"/>
    <w:rsid w:val="004C19BD"/>
    <w:rsid w:val="004C220C"/>
    <w:rsid w:val="004C22E7"/>
    <w:rsid w:val="004C2502"/>
    <w:rsid w:val="004C27BF"/>
    <w:rsid w:val="004C280C"/>
    <w:rsid w:val="004C37FE"/>
    <w:rsid w:val="004C3E1E"/>
    <w:rsid w:val="004C40B6"/>
    <w:rsid w:val="004C46EE"/>
    <w:rsid w:val="004C5A0B"/>
    <w:rsid w:val="004C6007"/>
    <w:rsid w:val="004C6042"/>
    <w:rsid w:val="004C6071"/>
    <w:rsid w:val="004C6D8D"/>
    <w:rsid w:val="004D0B32"/>
    <w:rsid w:val="004D0B6E"/>
    <w:rsid w:val="004D0C9A"/>
    <w:rsid w:val="004D10F8"/>
    <w:rsid w:val="004D1726"/>
    <w:rsid w:val="004D1930"/>
    <w:rsid w:val="004D1E83"/>
    <w:rsid w:val="004D1EA7"/>
    <w:rsid w:val="004D3A4B"/>
    <w:rsid w:val="004D3DD7"/>
    <w:rsid w:val="004D4306"/>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25A"/>
    <w:rsid w:val="004E5364"/>
    <w:rsid w:val="004E5534"/>
    <w:rsid w:val="004E5E6A"/>
    <w:rsid w:val="004E6ECD"/>
    <w:rsid w:val="004E6ED4"/>
    <w:rsid w:val="004E6FAB"/>
    <w:rsid w:val="004E79ED"/>
    <w:rsid w:val="004E7D24"/>
    <w:rsid w:val="004F072C"/>
    <w:rsid w:val="004F0890"/>
    <w:rsid w:val="004F0A68"/>
    <w:rsid w:val="004F1CC0"/>
    <w:rsid w:val="004F1E96"/>
    <w:rsid w:val="004F2A45"/>
    <w:rsid w:val="004F2CFC"/>
    <w:rsid w:val="004F312E"/>
    <w:rsid w:val="004F32E0"/>
    <w:rsid w:val="004F3909"/>
    <w:rsid w:val="004F3DB4"/>
    <w:rsid w:val="004F44C8"/>
    <w:rsid w:val="004F46AA"/>
    <w:rsid w:val="004F4B22"/>
    <w:rsid w:val="004F4CC8"/>
    <w:rsid w:val="004F52C0"/>
    <w:rsid w:val="004F5D90"/>
    <w:rsid w:val="004F6076"/>
    <w:rsid w:val="004F6339"/>
    <w:rsid w:val="004F6C82"/>
    <w:rsid w:val="004F702F"/>
    <w:rsid w:val="004F7361"/>
    <w:rsid w:val="004F740C"/>
    <w:rsid w:val="004F7972"/>
    <w:rsid w:val="005006FF"/>
    <w:rsid w:val="00500D51"/>
    <w:rsid w:val="00500F61"/>
    <w:rsid w:val="00501493"/>
    <w:rsid w:val="005016A9"/>
    <w:rsid w:val="00501C0D"/>
    <w:rsid w:val="00502156"/>
    <w:rsid w:val="00502528"/>
    <w:rsid w:val="00503016"/>
    <w:rsid w:val="0050362C"/>
    <w:rsid w:val="00503E4A"/>
    <w:rsid w:val="005045A0"/>
    <w:rsid w:val="00504E13"/>
    <w:rsid w:val="00504FDB"/>
    <w:rsid w:val="005053C9"/>
    <w:rsid w:val="005058CB"/>
    <w:rsid w:val="00505AB6"/>
    <w:rsid w:val="00505B3C"/>
    <w:rsid w:val="005066BC"/>
    <w:rsid w:val="005067BD"/>
    <w:rsid w:val="00506A76"/>
    <w:rsid w:val="00506A92"/>
    <w:rsid w:val="00507DD7"/>
    <w:rsid w:val="00510471"/>
    <w:rsid w:val="00510667"/>
    <w:rsid w:val="00510A4A"/>
    <w:rsid w:val="00510F7A"/>
    <w:rsid w:val="00511231"/>
    <w:rsid w:val="005114B0"/>
    <w:rsid w:val="005118A1"/>
    <w:rsid w:val="005119F3"/>
    <w:rsid w:val="00512725"/>
    <w:rsid w:val="005127B9"/>
    <w:rsid w:val="00512826"/>
    <w:rsid w:val="00512DEF"/>
    <w:rsid w:val="0051302A"/>
    <w:rsid w:val="0051319F"/>
    <w:rsid w:val="00513EF1"/>
    <w:rsid w:val="00514E88"/>
    <w:rsid w:val="0051635F"/>
    <w:rsid w:val="0051639F"/>
    <w:rsid w:val="005179CD"/>
    <w:rsid w:val="00520CB3"/>
    <w:rsid w:val="00522327"/>
    <w:rsid w:val="00522F4D"/>
    <w:rsid w:val="00523F1F"/>
    <w:rsid w:val="00524964"/>
    <w:rsid w:val="00525542"/>
    <w:rsid w:val="00525BA2"/>
    <w:rsid w:val="005263AC"/>
    <w:rsid w:val="00526881"/>
    <w:rsid w:val="00527525"/>
    <w:rsid w:val="00527767"/>
    <w:rsid w:val="005300D5"/>
    <w:rsid w:val="005302BC"/>
    <w:rsid w:val="005303F4"/>
    <w:rsid w:val="005308B5"/>
    <w:rsid w:val="00530979"/>
    <w:rsid w:val="00530B79"/>
    <w:rsid w:val="00531B64"/>
    <w:rsid w:val="00531C1A"/>
    <w:rsid w:val="00531DA8"/>
    <w:rsid w:val="00531F91"/>
    <w:rsid w:val="005325A3"/>
    <w:rsid w:val="00533ED6"/>
    <w:rsid w:val="00533F8C"/>
    <w:rsid w:val="00534D46"/>
    <w:rsid w:val="00535ADC"/>
    <w:rsid w:val="00535BFA"/>
    <w:rsid w:val="00535CC0"/>
    <w:rsid w:val="00536972"/>
    <w:rsid w:val="00536E22"/>
    <w:rsid w:val="00536F95"/>
    <w:rsid w:val="00537076"/>
    <w:rsid w:val="00537979"/>
    <w:rsid w:val="00537E4F"/>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613"/>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6E2"/>
    <w:rsid w:val="005568AE"/>
    <w:rsid w:val="005569CE"/>
    <w:rsid w:val="00556F10"/>
    <w:rsid w:val="005571ED"/>
    <w:rsid w:val="005603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587D"/>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4A06"/>
    <w:rsid w:val="005751D5"/>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4B7"/>
    <w:rsid w:val="00586885"/>
    <w:rsid w:val="00586D41"/>
    <w:rsid w:val="00587067"/>
    <w:rsid w:val="00587239"/>
    <w:rsid w:val="005874A1"/>
    <w:rsid w:val="00587848"/>
    <w:rsid w:val="00587E2C"/>
    <w:rsid w:val="005905F5"/>
    <w:rsid w:val="00590776"/>
    <w:rsid w:val="00590907"/>
    <w:rsid w:val="00590BD8"/>
    <w:rsid w:val="00590FFA"/>
    <w:rsid w:val="005911F7"/>
    <w:rsid w:val="00591574"/>
    <w:rsid w:val="00591EDA"/>
    <w:rsid w:val="00592620"/>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65DE"/>
    <w:rsid w:val="005A73D0"/>
    <w:rsid w:val="005A7AC2"/>
    <w:rsid w:val="005B04EF"/>
    <w:rsid w:val="005B06BD"/>
    <w:rsid w:val="005B0747"/>
    <w:rsid w:val="005B0C85"/>
    <w:rsid w:val="005B0CAF"/>
    <w:rsid w:val="005B0CEA"/>
    <w:rsid w:val="005B13F8"/>
    <w:rsid w:val="005B1DC2"/>
    <w:rsid w:val="005B2310"/>
    <w:rsid w:val="005B289D"/>
    <w:rsid w:val="005B294C"/>
    <w:rsid w:val="005B38E6"/>
    <w:rsid w:val="005B41E3"/>
    <w:rsid w:val="005B44C4"/>
    <w:rsid w:val="005B5325"/>
    <w:rsid w:val="005B5944"/>
    <w:rsid w:val="005B6581"/>
    <w:rsid w:val="005B7258"/>
    <w:rsid w:val="005B785A"/>
    <w:rsid w:val="005B78B2"/>
    <w:rsid w:val="005B7C01"/>
    <w:rsid w:val="005C015E"/>
    <w:rsid w:val="005C01C0"/>
    <w:rsid w:val="005C02C3"/>
    <w:rsid w:val="005C0467"/>
    <w:rsid w:val="005C04EA"/>
    <w:rsid w:val="005C09C0"/>
    <w:rsid w:val="005C0FF5"/>
    <w:rsid w:val="005C1324"/>
    <w:rsid w:val="005C137A"/>
    <w:rsid w:val="005C1DFF"/>
    <w:rsid w:val="005C1F77"/>
    <w:rsid w:val="005C2031"/>
    <w:rsid w:val="005C2B5D"/>
    <w:rsid w:val="005C374E"/>
    <w:rsid w:val="005C37E7"/>
    <w:rsid w:val="005C3807"/>
    <w:rsid w:val="005C43CB"/>
    <w:rsid w:val="005C4434"/>
    <w:rsid w:val="005C4969"/>
    <w:rsid w:val="005C53EE"/>
    <w:rsid w:val="005C5E2A"/>
    <w:rsid w:val="005C612F"/>
    <w:rsid w:val="005C6700"/>
    <w:rsid w:val="005C7110"/>
    <w:rsid w:val="005C7200"/>
    <w:rsid w:val="005D02F5"/>
    <w:rsid w:val="005D07D3"/>
    <w:rsid w:val="005D083A"/>
    <w:rsid w:val="005D214D"/>
    <w:rsid w:val="005D21AA"/>
    <w:rsid w:val="005D2301"/>
    <w:rsid w:val="005D36B8"/>
    <w:rsid w:val="005D3F7F"/>
    <w:rsid w:val="005D40E7"/>
    <w:rsid w:val="005D4537"/>
    <w:rsid w:val="005D4850"/>
    <w:rsid w:val="005D6142"/>
    <w:rsid w:val="005D61F8"/>
    <w:rsid w:val="005D6AAA"/>
    <w:rsid w:val="005D6EFE"/>
    <w:rsid w:val="005D706C"/>
    <w:rsid w:val="005D73B6"/>
    <w:rsid w:val="005D7C1B"/>
    <w:rsid w:val="005E08EA"/>
    <w:rsid w:val="005E1870"/>
    <w:rsid w:val="005E2F05"/>
    <w:rsid w:val="005E2F2C"/>
    <w:rsid w:val="005E3011"/>
    <w:rsid w:val="005E41F1"/>
    <w:rsid w:val="005E480D"/>
    <w:rsid w:val="005E49FE"/>
    <w:rsid w:val="005E4F41"/>
    <w:rsid w:val="005E533C"/>
    <w:rsid w:val="005E5F3F"/>
    <w:rsid w:val="005E6AAC"/>
    <w:rsid w:val="005E6E63"/>
    <w:rsid w:val="005E7141"/>
    <w:rsid w:val="005E7197"/>
    <w:rsid w:val="005E7419"/>
    <w:rsid w:val="005E752A"/>
    <w:rsid w:val="005F0AE9"/>
    <w:rsid w:val="005F122F"/>
    <w:rsid w:val="005F1701"/>
    <w:rsid w:val="005F18DE"/>
    <w:rsid w:val="005F27AF"/>
    <w:rsid w:val="005F2B25"/>
    <w:rsid w:val="005F2F37"/>
    <w:rsid w:val="005F4045"/>
    <w:rsid w:val="005F40EF"/>
    <w:rsid w:val="005F4659"/>
    <w:rsid w:val="005F4850"/>
    <w:rsid w:val="005F667E"/>
    <w:rsid w:val="005F7EFF"/>
    <w:rsid w:val="0060033E"/>
    <w:rsid w:val="006013AB"/>
    <w:rsid w:val="00601659"/>
    <w:rsid w:val="0060255F"/>
    <w:rsid w:val="00602F9F"/>
    <w:rsid w:val="00603039"/>
    <w:rsid w:val="0060354E"/>
    <w:rsid w:val="00603941"/>
    <w:rsid w:val="00603C12"/>
    <w:rsid w:val="00603CB9"/>
    <w:rsid w:val="00603DFD"/>
    <w:rsid w:val="00604853"/>
    <w:rsid w:val="0060517B"/>
    <w:rsid w:val="00605693"/>
    <w:rsid w:val="00605A7C"/>
    <w:rsid w:val="00605CB3"/>
    <w:rsid w:val="0060616E"/>
    <w:rsid w:val="00606322"/>
    <w:rsid w:val="006067EB"/>
    <w:rsid w:val="00607214"/>
    <w:rsid w:val="00607509"/>
    <w:rsid w:val="00607AE0"/>
    <w:rsid w:val="0061083B"/>
    <w:rsid w:val="00610A52"/>
    <w:rsid w:val="006115C9"/>
    <w:rsid w:val="00611E08"/>
    <w:rsid w:val="00612AA7"/>
    <w:rsid w:val="00612ACF"/>
    <w:rsid w:val="006130E8"/>
    <w:rsid w:val="00613852"/>
    <w:rsid w:val="0061392E"/>
    <w:rsid w:val="00613ABA"/>
    <w:rsid w:val="00613E8A"/>
    <w:rsid w:val="006140C1"/>
    <w:rsid w:val="006140C3"/>
    <w:rsid w:val="00614388"/>
    <w:rsid w:val="00614845"/>
    <w:rsid w:val="006148FA"/>
    <w:rsid w:val="00614F46"/>
    <w:rsid w:val="006150B1"/>
    <w:rsid w:val="006159F8"/>
    <w:rsid w:val="00615F36"/>
    <w:rsid w:val="00616669"/>
    <w:rsid w:val="006167D3"/>
    <w:rsid w:val="00616B1C"/>
    <w:rsid w:val="00616DFF"/>
    <w:rsid w:val="00617C9D"/>
    <w:rsid w:val="00617D65"/>
    <w:rsid w:val="006202FC"/>
    <w:rsid w:val="006208F0"/>
    <w:rsid w:val="00620E05"/>
    <w:rsid w:val="00620E22"/>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07B"/>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4B4"/>
    <w:rsid w:val="0063651C"/>
    <w:rsid w:val="0063693D"/>
    <w:rsid w:val="00636A48"/>
    <w:rsid w:val="00636C0A"/>
    <w:rsid w:val="00636F82"/>
    <w:rsid w:val="006375DF"/>
    <w:rsid w:val="00640119"/>
    <w:rsid w:val="00640251"/>
    <w:rsid w:val="00640EAF"/>
    <w:rsid w:val="00640F7D"/>
    <w:rsid w:val="006418A4"/>
    <w:rsid w:val="00641EB2"/>
    <w:rsid w:val="006423D7"/>
    <w:rsid w:val="006428D9"/>
    <w:rsid w:val="00642C00"/>
    <w:rsid w:val="00643A8F"/>
    <w:rsid w:val="00644114"/>
    <w:rsid w:val="00644D19"/>
    <w:rsid w:val="00644E81"/>
    <w:rsid w:val="006450DE"/>
    <w:rsid w:val="00645344"/>
    <w:rsid w:val="0064580A"/>
    <w:rsid w:val="00645A2A"/>
    <w:rsid w:val="00645C15"/>
    <w:rsid w:val="00646977"/>
    <w:rsid w:val="006473C3"/>
    <w:rsid w:val="006475AF"/>
    <w:rsid w:val="006477A7"/>
    <w:rsid w:val="006479F0"/>
    <w:rsid w:val="00647AEF"/>
    <w:rsid w:val="00647B8B"/>
    <w:rsid w:val="006502C5"/>
    <w:rsid w:val="00650627"/>
    <w:rsid w:val="006509E1"/>
    <w:rsid w:val="00650E55"/>
    <w:rsid w:val="00650F71"/>
    <w:rsid w:val="0065122C"/>
    <w:rsid w:val="006527EA"/>
    <w:rsid w:val="006534E6"/>
    <w:rsid w:val="00653653"/>
    <w:rsid w:val="00653757"/>
    <w:rsid w:val="0065415F"/>
    <w:rsid w:val="00654981"/>
    <w:rsid w:val="0065629B"/>
    <w:rsid w:val="006564ED"/>
    <w:rsid w:val="006571A0"/>
    <w:rsid w:val="00657681"/>
    <w:rsid w:val="00657965"/>
    <w:rsid w:val="00657D2A"/>
    <w:rsid w:val="006600F7"/>
    <w:rsid w:val="0066016D"/>
    <w:rsid w:val="00660640"/>
    <w:rsid w:val="006611BF"/>
    <w:rsid w:val="00661B6E"/>
    <w:rsid w:val="00662D85"/>
    <w:rsid w:val="00663469"/>
    <w:rsid w:val="006644EB"/>
    <w:rsid w:val="00664DD2"/>
    <w:rsid w:val="00665207"/>
    <w:rsid w:val="00665267"/>
    <w:rsid w:val="0066573D"/>
    <w:rsid w:val="006666A6"/>
    <w:rsid w:val="00666877"/>
    <w:rsid w:val="006672D8"/>
    <w:rsid w:val="00667832"/>
    <w:rsid w:val="0067017C"/>
    <w:rsid w:val="0067019C"/>
    <w:rsid w:val="006705B1"/>
    <w:rsid w:val="00670743"/>
    <w:rsid w:val="00670AC0"/>
    <w:rsid w:val="00670C88"/>
    <w:rsid w:val="00670E33"/>
    <w:rsid w:val="00670E8F"/>
    <w:rsid w:val="00671222"/>
    <w:rsid w:val="006712B4"/>
    <w:rsid w:val="00671E75"/>
    <w:rsid w:val="00672544"/>
    <w:rsid w:val="00673381"/>
    <w:rsid w:val="00673AEA"/>
    <w:rsid w:val="00673BF3"/>
    <w:rsid w:val="00673CC7"/>
    <w:rsid w:val="00673D63"/>
    <w:rsid w:val="0067450F"/>
    <w:rsid w:val="00674AAE"/>
    <w:rsid w:val="00674F8E"/>
    <w:rsid w:val="00674FD4"/>
    <w:rsid w:val="00675093"/>
    <w:rsid w:val="006750C8"/>
    <w:rsid w:val="006758EB"/>
    <w:rsid w:val="006762E4"/>
    <w:rsid w:val="006764BA"/>
    <w:rsid w:val="00676D88"/>
    <w:rsid w:val="00677639"/>
    <w:rsid w:val="0067792C"/>
    <w:rsid w:val="00677A96"/>
    <w:rsid w:val="00677B12"/>
    <w:rsid w:val="00677CE7"/>
    <w:rsid w:val="00677E19"/>
    <w:rsid w:val="006804B7"/>
    <w:rsid w:val="00680507"/>
    <w:rsid w:val="0068082B"/>
    <w:rsid w:val="0068115F"/>
    <w:rsid w:val="0068143B"/>
    <w:rsid w:val="00682218"/>
    <w:rsid w:val="00682A94"/>
    <w:rsid w:val="00682C87"/>
    <w:rsid w:val="00682CC2"/>
    <w:rsid w:val="00683503"/>
    <w:rsid w:val="00683AA6"/>
    <w:rsid w:val="00684F6E"/>
    <w:rsid w:val="006857C2"/>
    <w:rsid w:val="00685CAD"/>
    <w:rsid w:val="0068719F"/>
    <w:rsid w:val="00687BA3"/>
    <w:rsid w:val="00687E02"/>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97C2F"/>
    <w:rsid w:val="006A087C"/>
    <w:rsid w:val="006A178C"/>
    <w:rsid w:val="006A183F"/>
    <w:rsid w:val="006A1D9F"/>
    <w:rsid w:val="006A2C87"/>
    <w:rsid w:val="006A35F9"/>
    <w:rsid w:val="006A38C3"/>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08C"/>
    <w:rsid w:val="006B35B9"/>
    <w:rsid w:val="006B40C8"/>
    <w:rsid w:val="006B6D1C"/>
    <w:rsid w:val="006B6F48"/>
    <w:rsid w:val="006B77C0"/>
    <w:rsid w:val="006C0956"/>
    <w:rsid w:val="006C0A89"/>
    <w:rsid w:val="006C14B9"/>
    <w:rsid w:val="006C189F"/>
    <w:rsid w:val="006C2930"/>
    <w:rsid w:val="006C2D18"/>
    <w:rsid w:val="006C3581"/>
    <w:rsid w:val="006C37D7"/>
    <w:rsid w:val="006C42C1"/>
    <w:rsid w:val="006C4311"/>
    <w:rsid w:val="006C4379"/>
    <w:rsid w:val="006C4839"/>
    <w:rsid w:val="006C4921"/>
    <w:rsid w:val="006C4947"/>
    <w:rsid w:val="006C4CC6"/>
    <w:rsid w:val="006C5272"/>
    <w:rsid w:val="006C5705"/>
    <w:rsid w:val="006C59F4"/>
    <w:rsid w:val="006C5B25"/>
    <w:rsid w:val="006C5FDB"/>
    <w:rsid w:val="006C67B2"/>
    <w:rsid w:val="006C6870"/>
    <w:rsid w:val="006C6929"/>
    <w:rsid w:val="006C7137"/>
    <w:rsid w:val="006C769F"/>
    <w:rsid w:val="006C77D6"/>
    <w:rsid w:val="006D02A9"/>
    <w:rsid w:val="006D03BB"/>
    <w:rsid w:val="006D079C"/>
    <w:rsid w:val="006D18BE"/>
    <w:rsid w:val="006D2082"/>
    <w:rsid w:val="006D26FC"/>
    <w:rsid w:val="006D281F"/>
    <w:rsid w:val="006D2871"/>
    <w:rsid w:val="006D2DC1"/>
    <w:rsid w:val="006D3014"/>
    <w:rsid w:val="006D3702"/>
    <w:rsid w:val="006D3A34"/>
    <w:rsid w:val="006D4686"/>
    <w:rsid w:val="006D49A4"/>
    <w:rsid w:val="006D4D78"/>
    <w:rsid w:val="006D5326"/>
    <w:rsid w:val="006D562F"/>
    <w:rsid w:val="006D584A"/>
    <w:rsid w:val="006D5882"/>
    <w:rsid w:val="006D62E4"/>
    <w:rsid w:val="006E041B"/>
    <w:rsid w:val="006E0581"/>
    <w:rsid w:val="006E0812"/>
    <w:rsid w:val="006E0D4F"/>
    <w:rsid w:val="006E1AC2"/>
    <w:rsid w:val="006E1E47"/>
    <w:rsid w:val="006E2579"/>
    <w:rsid w:val="006E2B2A"/>
    <w:rsid w:val="006E3861"/>
    <w:rsid w:val="006E3A2E"/>
    <w:rsid w:val="006E3AA3"/>
    <w:rsid w:val="006E3E6E"/>
    <w:rsid w:val="006E3F4E"/>
    <w:rsid w:val="006E4C95"/>
    <w:rsid w:val="006E5CEE"/>
    <w:rsid w:val="006E6015"/>
    <w:rsid w:val="006E6126"/>
    <w:rsid w:val="006E61FF"/>
    <w:rsid w:val="006E622F"/>
    <w:rsid w:val="006E682D"/>
    <w:rsid w:val="006E6BDE"/>
    <w:rsid w:val="006E6EDF"/>
    <w:rsid w:val="006E6FAB"/>
    <w:rsid w:val="006E7033"/>
    <w:rsid w:val="006E7629"/>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6F5D39"/>
    <w:rsid w:val="006F7125"/>
    <w:rsid w:val="0070084C"/>
    <w:rsid w:val="007016D7"/>
    <w:rsid w:val="00701DC4"/>
    <w:rsid w:val="0070274D"/>
    <w:rsid w:val="00702D60"/>
    <w:rsid w:val="00703116"/>
    <w:rsid w:val="00703A1E"/>
    <w:rsid w:val="00703A4F"/>
    <w:rsid w:val="00704885"/>
    <w:rsid w:val="00704B9A"/>
    <w:rsid w:val="007061E7"/>
    <w:rsid w:val="00706677"/>
    <w:rsid w:val="00706F09"/>
    <w:rsid w:val="00707076"/>
    <w:rsid w:val="007071C9"/>
    <w:rsid w:val="007073E5"/>
    <w:rsid w:val="00707422"/>
    <w:rsid w:val="00707429"/>
    <w:rsid w:val="00707909"/>
    <w:rsid w:val="00707FF9"/>
    <w:rsid w:val="00710133"/>
    <w:rsid w:val="0071018A"/>
    <w:rsid w:val="007103A7"/>
    <w:rsid w:val="0071059C"/>
    <w:rsid w:val="00710818"/>
    <w:rsid w:val="00710BC2"/>
    <w:rsid w:val="00710FC0"/>
    <w:rsid w:val="007110C3"/>
    <w:rsid w:val="00712942"/>
    <w:rsid w:val="007130A6"/>
    <w:rsid w:val="00713A8B"/>
    <w:rsid w:val="00714185"/>
    <w:rsid w:val="007141A8"/>
    <w:rsid w:val="00714554"/>
    <w:rsid w:val="00714843"/>
    <w:rsid w:val="007149D5"/>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8B"/>
    <w:rsid w:val="00725B91"/>
    <w:rsid w:val="00725BDC"/>
    <w:rsid w:val="007261B3"/>
    <w:rsid w:val="007268FA"/>
    <w:rsid w:val="00726A2B"/>
    <w:rsid w:val="00726D8F"/>
    <w:rsid w:val="00726E39"/>
    <w:rsid w:val="007272F8"/>
    <w:rsid w:val="007277CE"/>
    <w:rsid w:val="00730F2B"/>
    <w:rsid w:val="007314B1"/>
    <w:rsid w:val="00731E10"/>
    <w:rsid w:val="007325A1"/>
    <w:rsid w:val="00732A8E"/>
    <w:rsid w:val="00733892"/>
    <w:rsid w:val="007339A9"/>
    <w:rsid w:val="007339E4"/>
    <w:rsid w:val="00733DE9"/>
    <w:rsid w:val="00734A1D"/>
    <w:rsid w:val="007351F2"/>
    <w:rsid w:val="00735B33"/>
    <w:rsid w:val="00736DB0"/>
    <w:rsid w:val="00737557"/>
    <w:rsid w:val="007375F5"/>
    <w:rsid w:val="0073790A"/>
    <w:rsid w:val="00740121"/>
    <w:rsid w:val="00740B7F"/>
    <w:rsid w:val="00740BF5"/>
    <w:rsid w:val="00741A49"/>
    <w:rsid w:val="00742939"/>
    <w:rsid w:val="00742F2F"/>
    <w:rsid w:val="007432D2"/>
    <w:rsid w:val="00743568"/>
    <w:rsid w:val="00743F64"/>
    <w:rsid w:val="007441BC"/>
    <w:rsid w:val="007444D2"/>
    <w:rsid w:val="00744C0C"/>
    <w:rsid w:val="00744FE7"/>
    <w:rsid w:val="00745106"/>
    <w:rsid w:val="007451ED"/>
    <w:rsid w:val="007468A6"/>
    <w:rsid w:val="0074693E"/>
    <w:rsid w:val="00746B9C"/>
    <w:rsid w:val="00746E6D"/>
    <w:rsid w:val="00747661"/>
    <w:rsid w:val="00747A7E"/>
    <w:rsid w:val="00750BBA"/>
    <w:rsid w:val="00750D11"/>
    <w:rsid w:val="00750D4F"/>
    <w:rsid w:val="0075316D"/>
    <w:rsid w:val="00753618"/>
    <w:rsid w:val="007539CB"/>
    <w:rsid w:val="00753C02"/>
    <w:rsid w:val="00754334"/>
    <w:rsid w:val="00754E1E"/>
    <w:rsid w:val="007555EA"/>
    <w:rsid w:val="007556E1"/>
    <w:rsid w:val="00756237"/>
    <w:rsid w:val="007569A2"/>
    <w:rsid w:val="00756D12"/>
    <w:rsid w:val="00756F02"/>
    <w:rsid w:val="00756FB5"/>
    <w:rsid w:val="00757A9D"/>
    <w:rsid w:val="007602D0"/>
    <w:rsid w:val="00760508"/>
    <w:rsid w:val="0076054F"/>
    <w:rsid w:val="00761B4E"/>
    <w:rsid w:val="00761D8B"/>
    <w:rsid w:val="007625E2"/>
    <w:rsid w:val="00762DB8"/>
    <w:rsid w:val="007631A6"/>
    <w:rsid w:val="00763204"/>
    <w:rsid w:val="00763C4E"/>
    <w:rsid w:val="0076422F"/>
    <w:rsid w:val="00764A07"/>
    <w:rsid w:val="00764C42"/>
    <w:rsid w:val="00764D4A"/>
    <w:rsid w:val="00764FB1"/>
    <w:rsid w:val="00765569"/>
    <w:rsid w:val="007659C1"/>
    <w:rsid w:val="00766045"/>
    <w:rsid w:val="007669A6"/>
    <w:rsid w:val="00766C94"/>
    <w:rsid w:val="00766EDF"/>
    <w:rsid w:val="007674FA"/>
    <w:rsid w:val="007677F1"/>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0FFA"/>
    <w:rsid w:val="0078190D"/>
    <w:rsid w:val="00782CFD"/>
    <w:rsid w:val="00783382"/>
    <w:rsid w:val="00783562"/>
    <w:rsid w:val="00783979"/>
    <w:rsid w:val="00783BB8"/>
    <w:rsid w:val="00783D73"/>
    <w:rsid w:val="00784D7F"/>
    <w:rsid w:val="00784EB1"/>
    <w:rsid w:val="007856BC"/>
    <w:rsid w:val="00785AC8"/>
    <w:rsid w:val="007872A6"/>
    <w:rsid w:val="007877FA"/>
    <w:rsid w:val="0078795F"/>
    <w:rsid w:val="0079091D"/>
    <w:rsid w:val="00790957"/>
    <w:rsid w:val="0079103A"/>
    <w:rsid w:val="007912C7"/>
    <w:rsid w:val="00791B01"/>
    <w:rsid w:val="00792557"/>
    <w:rsid w:val="00792A16"/>
    <w:rsid w:val="00792F25"/>
    <w:rsid w:val="00793953"/>
    <w:rsid w:val="007941FC"/>
    <w:rsid w:val="00794778"/>
    <w:rsid w:val="00794E41"/>
    <w:rsid w:val="007952BA"/>
    <w:rsid w:val="007956B2"/>
    <w:rsid w:val="00795C91"/>
    <w:rsid w:val="007962B6"/>
    <w:rsid w:val="00796F46"/>
    <w:rsid w:val="00797552"/>
    <w:rsid w:val="007976DC"/>
    <w:rsid w:val="00797B8D"/>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655"/>
    <w:rsid w:val="007A4A0C"/>
    <w:rsid w:val="007A4F75"/>
    <w:rsid w:val="007A6688"/>
    <w:rsid w:val="007A6DFF"/>
    <w:rsid w:val="007A75F1"/>
    <w:rsid w:val="007A76B4"/>
    <w:rsid w:val="007A7931"/>
    <w:rsid w:val="007B02EC"/>
    <w:rsid w:val="007B04C9"/>
    <w:rsid w:val="007B0CB2"/>
    <w:rsid w:val="007B23E4"/>
    <w:rsid w:val="007B27C4"/>
    <w:rsid w:val="007B2D14"/>
    <w:rsid w:val="007B36CD"/>
    <w:rsid w:val="007B3960"/>
    <w:rsid w:val="007B40EA"/>
    <w:rsid w:val="007B49CA"/>
    <w:rsid w:val="007B546F"/>
    <w:rsid w:val="007B547B"/>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12"/>
    <w:rsid w:val="007C5ECF"/>
    <w:rsid w:val="007C6213"/>
    <w:rsid w:val="007C634E"/>
    <w:rsid w:val="007C64E9"/>
    <w:rsid w:val="007C64FC"/>
    <w:rsid w:val="007C670F"/>
    <w:rsid w:val="007C6885"/>
    <w:rsid w:val="007C6A7C"/>
    <w:rsid w:val="007C6D6D"/>
    <w:rsid w:val="007C6F20"/>
    <w:rsid w:val="007C7287"/>
    <w:rsid w:val="007C750E"/>
    <w:rsid w:val="007C7909"/>
    <w:rsid w:val="007C7ADD"/>
    <w:rsid w:val="007D02C5"/>
    <w:rsid w:val="007D0EF3"/>
    <w:rsid w:val="007D21C0"/>
    <w:rsid w:val="007D291D"/>
    <w:rsid w:val="007D2B31"/>
    <w:rsid w:val="007D2B64"/>
    <w:rsid w:val="007D303D"/>
    <w:rsid w:val="007D314C"/>
    <w:rsid w:val="007D3370"/>
    <w:rsid w:val="007D33DB"/>
    <w:rsid w:val="007D379C"/>
    <w:rsid w:val="007D40C9"/>
    <w:rsid w:val="007D41C6"/>
    <w:rsid w:val="007D495F"/>
    <w:rsid w:val="007D4BF8"/>
    <w:rsid w:val="007D5076"/>
    <w:rsid w:val="007D572D"/>
    <w:rsid w:val="007D57EC"/>
    <w:rsid w:val="007D5817"/>
    <w:rsid w:val="007D5C77"/>
    <w:rsid w:val="007D5CEA"/>
    <w:rsid w:val="007D62A5"/>
    <w:rsid w:val="007D6657"/>
    <w:rsid w:val="007D66C5"/>
    <w:rsid w:val="007D716F"/>
    <w:rsid w:val="007D7354"/>
    <w:rsid w:val="007D78F6"/>
    <w:rsid w:val="007D7CC2"/>
    <w:rsid w:val="007E0839"/>
    <w:rsid w:val="007E1671"/>
    <w:rsid w:val="007E1850"/>
    <w:rsid w:val="007E1F60"/>
    <w:rsid w:val="007E3222"/>
    <w:rsid w:val="007E3E3F"/>
    <w:rsid w:val="007E3F75"/>
    <w:rsid w:val="007E3FAB"/>
    <w:rsid w:val="007E4349"/>
    <w:rsid w:val="007E45CE"/>
    <w:rsid w:val="007E49C4"/>
    <w:rsid w:val="007E4F35"/>
    <w:rsid w:val="007E5046"/>
    <w:rsid w:val="007E51DC"/>
    <w:rsid w:val="007E61A0"/>
    <w:rsid w:val="007E6891"/>
    <w:rsid w:val="007E721A"/>
    <w:rsid w:val="007E785B"/>
    <w:rsid w:val="007E7C0A"/>
    <w:rsid w:val="007E7C81"/>
    <w:rsid w:val="007F0225"/>
    <w:rsid w:val="007F0385"/>
    <w:rsid w:val="007F0794"/>
    <w:rsid w:val="007F0C06"/>
    <w:rsid w:val="007F0C92"/>
    <w:rsid w:val="007F0EEE"/>
    <w:rsid w:val="007F0F76"/>
    <w:rsid w:val="007F135F"/>
    <w:rsid w:val="007F1C8C"/>
    <w:rsid w:val="007F2CE1"/>
    <w:rsid w:val="007F34EC"/>
    <w:rsid w:val="007F3856"/>
    <w:rsid w:val="007F3C40"/>
    <w:rsid w:val="007F427C"/>
    <w:rsid w:val="007F44C4"/>
    <w:rsid w:val="007F46CF"/>
    <w:rsid w:val="007F472E"/>
    <w:rsid w:val="007F4C2A"/>
    <w:rsid w:val="007F5146"/>
    <w:rsid w:val="007F5964"/>
    <w:rsid w:val="007F61F4"/>
    <w:rsid w:val="007F6635"/>
    <w:rsid w:val="007F6778"/>
    <w:rsid w:val="007F7119"/>
    <w:rsid w:val="007F7D95"/>
    <w:rsid w:val="0080066D"/>
    <w:rsid w:val="00800972"/>
    <w:rsid w:val="00800B62"/>
    <w:rsid w:val="00800C82"/>
    <w:rsid w:val="00801364"/>
    <w:rsid w:val="00801788"/>
    <w:rsid w:val="0080247D"/>
    <w:rsid w:val="0080377F"/>
    <w:rsid w:val="00803BBB"/>
    <w:rsid w:val="00803FFD"/>
    <w:rsid w:val="00804616"/>
    <w:rsid w:val="00804B3F"/>
    <w:rsid w:val="008056AF"/>
    <w:rsid w:val="0080587B"/>
    <w:rsid w:val="008058C9"/>
    <w:rsid w:val="0080639B"/>
    <w:rsid w:val="00806701"/>
    <w:rsid w:val="00806C81"/>
    <w:rsid w:val="00806D9E"/>
    <w:rsid w:val="0080706D"/>
    <w:rsid w:val="00807F09"/>
    <w:rsid w:val="00810402"/>
    <w:rsid w:val="008121A0"/>
    <w:rsid w:val="008121F1"/>
    <w:rsid w:val="00812219"/>
    <w:rsid w:val="00812355"/>
    <w:rsid w:val="0081243C"/>
    <w:rsid w:val="00812548"/>
    <w:rsid w:val="00812E93"/>
    <w:rsid w:val="00813F46"/>
    <w:rsid w:val="008142D3"/>
    <w:rsid w:val="0081498A"/>
    <w:rsid w:val="00814A18"/>
    <w:rsid w:val="00814C93"/>
    <w:rsid w:val="00814F10"/>
    <w:rsid w:val="00815019"/>
    <w:rsid w:val="0081599F"/>
    <w:rsid w:val="00815B36"/>
    <w:rsid w:val="00815C92"/>
    <w:rsid w:val="00815DA9"/>
    <w:rsid w:val="0081600D"/>
    <w:rsid w:val="008160B2"/>
    <w:rsid w:val="00817243"/>
    <w:rsid w:val="00821516"/>
    <w:rsid w:val="00821529"/>
    <w:rsid w:val="00821A79"/>
    <w:rsid w:val="00822307"/>
    <w:rsid w:val="00822414"/>
    <w:rsid w:val="0082266A"/>
    <w:rsid w:val="00822E41"/>
    <w:rsid w:val="00823591"/>
    <w:rsid w:val="008241C4"/>
    <w:rsid w:val="0082452E"/>
    <w:rsid w:val="00824774"/>
    <w:rsid w:val="008249EC"/>
    <w:rsid w:val="00827370"/>
    <w:rsid w:val="008274C3"/>
    <w:rsid w:val="008274CA"/>
    <w:rsid w:val="0082754F"/>
    <w:rsid w:val="00827639"/>
    <w:rsid w:val="00827960"/>
    <w:rsid w:val="00827B31"/>
    <w:rsid w:val="00827CEC"/>
    <w:rsid w:val="0083033E"/>
    <w:rsid w:val="008312DE"/>
    <w:rsid w:val="00831BCF"/>
    <w:rsid w:val="008320FF"/>
    <w:rsid w:val="00832411"/>
    <w:rsid w:val="008325CB"/>
    <w:rsid w:val="00833185"/>
    <w:rsid w:val="0083338D"/>
    <w:rsid w:val="0083387C"/>
    <w:rsid w:val="0083418E"/>
    <w:rsid w:val="008357B4"/>
    <w:rsid w:val="008362D2"/>
    <w:rsid w:val="00836A83"/>
    <w:rsid w:val="00840693"/>
    <w:rsid w:val="00840ACA"/>
    <w:rsid w:val="00841519"/>
    <w:rsid w:val="00841A3F"/>
    <w:rsid w:val="00841EB9"/>
    <w:rsid w:val="0084224D"/>
    <w:rsid w:val="008422EF"/>
    <w:rsid w:val="00842958"/>
    <w:rsid w:val="00844595"/>
    <w:rsid w:val="00844788"/>
    <w:rsid w:val="00844CB9"/>
    <w:rsid w:val="00844D39"/>
    <w:rsid w:val="0084518C"/>
    <w:rsid w:val="008455BA"/>
    <w:rsid w:val="00845615"/>
    <w:rsid w:val="00846693"/>
    <w:rsid w:val="008471C1"/>
    <w:rsid w:val="008475DD"/>
    <w:rsid w:val="00847E57"/>
    <w:rsid w:val="00847FB8"/>
    <w:rsid w:val="00850062"/>
    <w:rsid w:val="0085018C"/>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08AE"/>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3DA"/>
    <w:rsid w:val="00865481"/>
    <w:rsid w:val="008657B4"/>
    <w:rsid w:val="0086596B"/>
    <w:rsid w:val="00865D6E"/>
    <w:rsid w:val="00866835"/>
    <w:rsid w:val="008670CD"/>
    <w:rsid w:val="008671E8"/>
    <w:rsid w:val="00867523"/>
    <w:rsid w:val="00867B74"/>
    <w:rsid w:val="0087005F"/>
    <w:rsid w:val="008703D6"/>
    <w:rsid w:val="00870804"/>
    <w:rsid w:val="008708A4"/>
    <w:rsid w:val="008719CE"/>
    <w:rsid w:val="008722C2"/>
    <w:rsid w:val="00872D42"/>
    <w:rsid w:val="00872D61"/>
    <w:rsid w:val="00872F92"/>
    <w:rsid w:val="00873067"/>
    <w:rsid w:val="00873505"/>
    <w:rsid w:val="00873B64"/>
    <w:rsid w:val="00874BF9"/>
    <w:rsid w:val="008753AA"/>
    <w:rsid w:val="00875583"/>
    <w:rsid w:val="00875612"/>
    <w:rsid w:val="00875B3E"/>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444A"/>
    <w:rsid w:val="0088541D"/>
    <w:rsid w:val="00886172"/>
    <w:rsid w:val="00886CB1"/>
    <w:rsid w:val="00887DCC"/>
    <w:rsid w:val="008901CA"/>
    <w:rsid w:val="0089136D"/>
    <w:rsid w:val="008914F1"/>
    <w:rsid w:val="008917C3"/>
    <w:rsid w:val="008918E5"/>
    <w:rsid w:val="00891A43"/>
    <w:rsid w:val="0089253E"/>
    <w:rsid w:val="00892736"/>
    <w:rsid w:val="00892774"/>
    <w:rsid w:val="00892E22"/>
    <w:rsid w:val="00893347"/>
    <w:rsid w:val="00893751"/>
    <w:rsid w:val="00893A24"/>
    <w:rsid w:val="00893D06"/>
    <w:rsid w:val="00894414"/>
    <w:rsid w:val="008948D3"/>
    <w:rsid w:val="00895462"/>
    <w:rsid w:val="00895A55"/>
    <w:rsid w:val="0089641E"/>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A7570"/>
    <w:rsid w:val="008B0705"/>
    <w:rsid w:val="008B0D24"/>
    <w:rsid w:val="008B1CAB"/>
    <w:rsid w:val="008B229E"/>
    <w:rsid w:val="008B2A72"/>
    <w:rsid w:val="008B2A7F"/>
    <w:rsid w:val="008B2B23"/>
    <w:rsid w:val="008B2B2D"/>
    <w:rsid w:val="008B2E6E"/>
    <w:rsid w:val="008B31DA"/>
    <w:rsid w:val="008B3306"/>
    <w:rsid w:val="008B3374"/>
    <w:rsid w:val="008B37F5"/>
    <w:rsid w:val="008B3868"/>
    <w:rsid w:val="008B3C0C"/>
    <w:rsid w:val="008B42C4"/>
    <w:rsid w:val="008B514E"/>
    <w:rsid w:val="008B5610"/>
    <w:rsid w:val="008B66C2"/>
    <w:rsid w:val="008B7262"/>
    <w:rsid w:val="008B7443"/>
    <w:rsid w:val="008B76A0"/>
    <w:rsid w:val="008B79E0"/>
    <w:rsid w:val="008C01AE"/>
    <w:rsid w:val="008C0ABA"/>
    <w:rsid w:val="008C1170"/>
    <w:rsid w:val="008C1187"/>
    <w:rsid w:val="008C1716"/>
    <w:rsid w:val="008C295A"/>
    <w:rsid w:val="008C2BAC"/>
    <w:rsid w:val="008C2D5D"/>
    <w:rsid w:val="008C2EE6"/>
    <w:rsid w:val="008C2F4E"/>
    <w:rsid w:val="008C332F"/>
    <w:rsid w:val="008C38E3"/>
    <w:rsid w:val="008C3A64"/>
    <w:rsid w:val="008C3ABC"/>
    <w:rsid w:val="008C41EA"/>
    <w:rsid w:val="008C459B"/>
    <w:rsid w:val="008C46A8"/>
    <w:rsid w:val="008C4E2A"/>
    <w:rsid w:val="008C7290"/>
    <w:rsid w:val="008C7774"/>
    <w:rsid w:val="008D098B"/>
    <w:rsid w:val="008D0A21"/>
    <w:rsid w:val="008D0BE5"/>
    <w:rsid w:val="008D18C9"/>
    <w:rsid w:val="008D1AB9"/>
    <w:rsid w:val="008D2008"/>
    <w:rsid w:val="008D235A"/>
    <w:rsid w:val="008D366D"/>
    <w:rsid w:val="008D3D5A"/>
    <w:rsid w:val="008D3E8F"/>
    <w:rsid w:val="008D4B16"/>
    <w:rsid w:val="008D4E26"/>
    <w:rsid w:val="008D536B"/>
    <w:rsid w:val="008D5BEB"/>
    <w:rsid w:val="008D6083"/>
    <w:rsid w:val="008D62FB"/>
    <w:rsid w:val="008D6A45"/>
    <w:rsid w:val="008D7595"/>
    <w:rsid w:val="008D7D4C"/>
    <w:rsid w:val="008D7E5C"/>
    <w:rsid w:val="008E022F"/>
    <w:rsid w:val="008E02BB"/>
    <w:rsid w:val="008E0579"/>
    <w:rsid w:val="008E0ADF"/>
    <w:rsid w:val="008E0B5E"/>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6F7"/>
    <w:rsid w:val="008F2800"/>
    <w:rsid w:val="008F2D2C"/>
    <w:rsid w:val="008F3649"/>
    <w:rsid w:val="008F364F"/>
    <w:rsid w:val="008F36DB"/>
    <w:rsid w:val="008F37F5"/>
    <w:rsid w:val="008F3D4D"/>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3F3"/>
    <w:rsid w:val="0090062D"/>
    <w:rsid w:val="0090067B"/>
    <w:rsid w:val="00900C6F"/>
    <w:rsid w:val="00900D1E"/>
    <w:rsid w:val="00900EA7"/>
    <w:rsid w:val="00901612"/>
    <w:rsid w:val="00901970"/>
    <w:rsid w:val="00901DBD"/>
    <w:rsid w:val="00901E82"/>
    <w:rsid w:val="00902210"/>
    <w:rsid w:val="00902D52"/>
    <w:rsid w:val="009030A3"/>
    <w:rsid w:val="0090338A"/>
    <w:rsid w:val="00903543"/>
    <w:rsid w:val="00903D82"/>
    <w:rsid w:val="0090460A"/>
    <w:rsid w:val="00904D00"/>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2B75"/>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609"/>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1B0C"/>
    <w:rsid w:val="00942BAA"/>
    <w:rsid w:val="00942E06"/>
    <w:rsid w:val="00943A59"/>
    <w:rsid w:val="00944AE3"/>
    <w:rsid w:val="00944FD0"/>
    <w:rsid w:val="00945175"/>
    <w:rsid w:val="009451F9"/>
    <w:rsid w:val="00945BD2"/>
    <w:rsid w:val="00945D56"/>
    <w:rsid w:val="009464DA"/>
    <w:rsid w:val="00947F21"/>
    <w:rsid w:val="00951157"/>
    <w:rsid w:val="009512D2"/>
    <w:rsid w:val="009512D6"/>
    <w:rsid w:val="00951F76"/>
    <w:rsid w:val="009521AD"/>
    <w:rsid w:val="00952399"/>
    <w:rsid w:val="00952516"/>
    <w:rsid w:val="009539F9"/>
    <w:rsid w:val="00953B55"/>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86B"/>
    <w:rsid w:val="00957A85"/>
    <w:rsid w:val="00957CBE"/>
    <w:rsid w:val="0096029B"/>
    <w:rsid w:val="00960C0C"/>
    <w:rsid w:val="00960CA2"/>
    <w:rsid w:val="00961140"/>
    <w:rsid w:val="009615C0"/>
    <w:rsid w:val="009616AC"/>
    <w:rsid w:val="00961E06"/>
    <w:rsid w:val="00962B6C"/>
    <w:rsid w:val="00963137"/>
    <w:rsid w:val="0096397C"/>
    <w:rsid w:val="009640E0"/>
    <w:rsid w:val="00964398"/>
    <w:rsid w:val="00964AA4"/>
    <w:rsid w:val="00964CD6"/>
    <w:rsid w:val="00964E3A"/>
    <w:rsid w:val="0096560B"/>
    <w:rsid w:val="00965BBC"/>
    <w:rsid w:val="00966752"/>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0338"/>
    <w:rsid w:val="0098063E"/>
    <w:rsid w:val="00980C41"/>
    <w:rsid w:val="00981050"/>
    <w:rsid w:val="00981C74"/>
    <w:rsid w:val="009825E8"/>
    <w:rsid w:val="00982D11"/>
    <w:rsid w:val="00983134"/>
    <w:rsid w:val="00983AE0"/>
    <w:rsid w:val="00984270"/>
    <w:rsid w:val="009844DC"/>
    <w:rsid w:val="00984581"/>
    <w:rsid w:val="009857AA"/>
    <w:rsid w:val="00985AED"/>
    <w:rsid w:val="00985E1B"/>
    <w:rsid w:val="00986687"/>
    <w:rsid w:val="00986821"/>
    <w:rsid w:val="00986D61"/>
    <w:rsid w:val="0098735D"/>
    <w:rsid w:val="00987391"/>
    <w:rsid w:val="00987888"/>
    <w:rsid w:val="00987890"/>
    <w:rsid w:val="00987F2D"/>
    <w:rsid w:val="00990755"/>
    <w:rsid w:val="00990AE5"/>
    <w:rsid w:val="00990DBE"/>
    <w:rsid w:val="00990E23"/>
    <w:rsid w:val="009911B4"/>
    <w:rsid w:val="00991235"/>
    <w:rsid w:val="00991BB6"/>
    <w:rsid w:val="00991DA1"/>
    <w:rsid w:val="00992589"/>
    <w:rsid w:val="009934B9"/>
    <w:rsid w:val="00993AAA"/>
    <w:rsid w:val="009946B6"/>
    <w:rsid w:val="009946D2"/>
    <w:rsid w:val="0099492E"/>
    <w:rsid w:val="00994ADE"/>
    <w:rsid w:val="00994BFC"/>
    <w:rsid w:val="00994D83"/>
    <w:rsid w:val="00994DC3"/>
    <w:rsid w:val="009951AC"/>
    <w:rsid w:val="0099567A"/>
    <w:rsid w:val="00995D5A"/>
    <w:rsid w:val="00995F4A"/>
    <w:rsid w:val="009960FF"/>
    <w:rsid w:val="009962A6"/>
    <w:rsid w:val="009965BE"/>
    <w:rsid w:val="00996D07"/>
    <w:rsid w:val="00996D27"/>
    <w:rsid w:val="00997062"/>
    <w:rsid w:val="00997171"/>
    <w:rsid w:val="00997690"/>
    <w:rsid w:val="00997AC0"/>
    <w:rsid w:val="009A0D79"/>
    <w:rsid w:val="009A107C"/>
    <w:rsid w:val="009A1139"/>
    <w:rsid w:val="009A1216"/>
    <w:rsid w:val="009A15F4"/>
    <w:rsid w:val="009A2070"/>
    <w:rsid w:val="009A23BC"/>
    <w:rsid w:val="009A258D"/>
    <w:rsid w:val="009A286E"/>
    <w:rsid w:val="009A2B6B"/>
    <w:rsid w:val="009A35CA"/>
    <w:rsid w:val="009A3BB9"/>
    <w:rsid w:val="009A3F5B"/>
    <w:rsid w:val="009A4BE1"/>
    <w:rsid w:val="009A5728"/>
    <w:rsid w:val="009A5AB6"/>
    <w:rsid w:val="009A6108"/>
    <w:rsid w:val="009A666C"/>
    <w:rsid w:val="009A6B30"/>
    <w:rsid w:val="009A6E3E"/>
    <w:rsid w:val="009A6E68"/>
    <w:rsid w:val="009A7335"/>
    <w:rsid w:val="009A7E43"/>
    <w:rsid w:val="009B068B"/>
    <w:rsid w:val="009B0A7F"/>
    <w:rsid w:val="009B1242"/>
    <w:rsid w:val="009B16E6"/>
    <w:rsid w:val="009B1D58"/>
    <w:rsid w:val="009B1DEB"/>
    <w:rsid w:val="009B1F65"/>
    <w:rsid w:val="009B27D5"/>
    <w:rsid w:val="009B2FA9"/>
    <w:rsid w:val="009B3006"/>
    <w:rsid w:val="009B30FE"/>
    <w:rsid w:val="009B30FF"/>
    <w:rsid w:val="009B3550"/>
    <w:rsid w:val="009B3DA0"/>
    <w:rsid w:val="009B4650"/>
    <w:rsid w:val="009B4E8F"/>
    <w:rsid w:val="009B4EAF"/>
    <w:rsid w:val="009B5868"/>
    <w:rsid w:val="009B58F0"/>
    <w:rsid w:val="009B6187"/>
    <w:rsid w:val="009B664B"/>
    <w:rsid w:val="009B6A57"/>
    <w:rsid w:val="009B6CDD"/>
    <w:rsid w:val="009B6CE7"/>
    <w:rsid w:val="009B795D"/>
    <w:rsid w:val="009B7F80"/>
    <w:rsid w:val="009C0B01"/>
    <w:rsid w:val="009C0D51"/>
    <w:rsid w:val="009C0D72"/>
    <w:rsid w:val="009C11D8"/>
    <w:rsid w:val="009C189F"/>
    <w:rsid w:val="009C18A5"/>
    <w:rsid w:val="009C1A36"/>
    <w:rsid w:val="009C1DEB"/>
    <w:rsid w:val="009C1FF7"/>
    <w:rsid w:val="009C24E2"/>
    <w:rsid w:val="009C251D"/>
    <w:rsid w:val="009C2D59"/>
    <w:rsid w:val="009C337E"/>
    <w:rsid w:val="009C39F2"/>
    <w:rsid w:val="009C3A18"/>
    <w:rsid w:val="009C3E52"/>
    <w:rsid w:val="009C4117"/>
    <w:rsid w:val="009C4C9F"/>
    <w:rsid w:val="009C4D24"/>
    <w:rsid w:val="009C5445"/>
    <w:rsid w:val="009C5C27"/>
    <w:rsid w:val="009C7432"/>
    <w:rsid w:val="009C7E2F"/>
    <w:rsid w:val="009C7E9A"/>
    <w:rsid w:val="009C7F1E"/>
    <w:rsid w:val="009D07BB"/>
    <w:rsid w:val="009D08AD"/>
    <w:rsid w:val="009D0AE9"/>
    <w:rsid w:val="009D1AC1"/>
    <w:rsid w:val="009D1D6F"/>
    <w:rsid w:val="009D2A30"/>
    <w:rsid w:val="009D321E"/>
    <w:rsid w:val="009D3314"/>
    <w:rsid w:val="009D33A2"/>
    <w:rsid w:val="009D3544"/>
    <w:rsid w:val="009D3710"/>
    <w:rsid w:val="009D3D3A"/>
    <w:rsid w:val="009D3E49"/>
    <w:rsid w:val="009D4047"/>
    <w:rsid w:val="009D4631"/>
    <w:rsid w:val="009D4BA2"/>
    <w:rsid w:val="009D4C23"/>
    <w:rsid w:val="009D4ED8"/>
    <w:rsid w:val="009D56FC"/>
    <w:rsid w:val="009D5977"/>
    <w:rsid w:val="009D5E03"/>
    <w:rsid w:val="009D6298"/>
    <w:rsid w:val="009D6330"/>
    <w:rsid w:val="009D6BE7"/>
    <w:rsid w:val="009D6E85"/>
    <w:rsid w:val="009D7312"/>
    <w:rsid w:val="009D796B"/>
    <w:rsid w:val="009D7AFB"/>
    <w:rsid w:val="009E00C7"/>
    <w:rsid w:val="009E0C19"/>
    <w:rsid w:val="009E1D78"/>
    <w:rsid w:val="009E20F6"/>
    <w:rsid w:val="009E3643"/>
    <w:rsid w:val="009E39B2"/>
    <w:rsid w:val="009E39BF"/>
    <w:rsid w:val="009E4134"/>
    <w:rsid w:val="009E42FD"/>
    <w:rsid w:val="009E4639"/>
    <w:rsid w:val="009E46D1"/>
    <w:rsid w:val="009E4E22"/>
    <w:rsid w:val="009E529C"/>
    <w:rsid w:val="009E5D54"/>
    <w:rsid w:val="009E6037"/>
    <w:rsid w:val="009E6A96"/>
    <w:rsid w:val="009E6BE8"/>
    <w:rsid w:val="009E76EB"/>
    <w:rsid w:val="009E78A4"/>
    <w:rsid w:val="009E7B21"/>
    <w:rsid w:val="009F0781"/>
    <w:rsid w:val="009F086B"/>
    <w:rsid w:val="009F0BD1"/>
    <w:rsid w:val="009F0EBB"/>
    <w:rsid w:val="009F17A9"/>
    <w:rsid w:val="009F2639"/>
    <w:rsid w:val="009F31A3"/>
    <w:rsid w:val="009F3508"/>
    <w:rsid w:val="009F4088"/>
    <w:rsid w:val="009F4473"/>
    <w:rsid w:val="009F4A86"/>
    <w:rsid w:val="009F53F4"/>
    <w:rsid w:val="009F584E"/>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5FF3"/>
    <w:rsid w:val="00A0643A"/>
    <w:rsid w:val="00A068F7"/>
    <w:rsid w:val="00A06BCF"/>
    <w:rsid w:val="00A07261"/>
    <w:rsid w:val="00A0728D"/>
    <w:rsid w:val="00A0768C"/>
    <w:rsid w:val="00A07B9D"/>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1BDE"/>
    <w:rsid w:val="00A22FA5"/>
    <w:rsid w:val="00A236BB"/>
    <w:rsid w:val="00A24976"/>
    <w:rsid w:val="00A24988"/>
    <w:rsid w:val="00A24C79"/>
    <w:rsid w:val="00A25B5D"/>
    <w:rsid w:val="00A262BA"/>
    <w:rsid w:val="00A27D4E"/>
    <w:rsid w:val="00A3004B"/>
    <w:rsid w:val="00A3012C"/>
    <w:rsid w:val="00A30420"/>
    <w:rsid w:val="00A31CA8"/>
    <w:rsid w:val="00A32F30"/>
    <w:rsid w:val="00A33910"/>
    <w:rsid w:val="00A33C92"/>
    <w:rsid w:val="00A33E4F"/>
    <w:rsid w:val="00A34673"/>
    <w:rsid w:val="00A346F1"/>
    <w:rsid w:val="00A348FE"/>
    <w:rsid w:val="00A34B8A"/>
    <w:rsid w:val="00A36AC7"/>
    <w:rsid w:val="00A36B22"/>
    <w:rsid w:val="00A378FC"/>
    <w:rsid w:val="00A37B98"/>
    <w:rsid w:val="00A40C1E"/>
    <w:rsid w:val="00A40D44"/>
    <w:rsid w:val="00A411C7"/>
    <w:rsid w:val="00A415A5"/>
    <w:rsid w:val="00A4171F"/>
    <w:rsid w:val="00A417BF"/>
    <w:rsid w:val="00A426D4"/>
    <w:rsid w:val="00A438B3"/>
    <w:rsid w:val="00A43B11"/>
    <w:rsid w:val="00A43E54"/>
    <w:rsid w:val="00A44679"/>
    <w:rsid w:val="00A44A46"/>
    <w:rsid w:val="00A44E75"/>
    <w:rsid w:val="00A455BA"/>
    <w:rsid w:val="00A4714A"/>
    <w:rsid w:val="00A47627"/>
    <w:rsid w:val="00A47983"/>
    <w:rsid w:val="00A47DF5"/>
    <w:rsid w:val="00A50F8F"/>
    <w:rsid w:val="00A51BA4"/>
    <w:rsid w:val="00A51D6C"/>
    <w:rsid w:val="00A51E9C"/>
    <w:rsid w:val="00A51F4D"/>
    <w:rsid w:val="00A52152"/>
    <w:rsid w:val="00A52B3A"/>
    <w:rsid w:val="00A52BF8"/>
    <w:rsid w:val="00A533B6"/>
    <w:rsid w:val="00A5345F"/>
    <w:rsid w:val="00A5349A"/>
    <w:rsid w:val="00A5454F"/>
    <w:rsid w:val="00A54642"/>
    <w:rsid w:val="00A54F9D"/>
    <w:rsid w:val="00A555CF"/>
    <w:rsid w:val="00A5579D"/>
    <w:rsid w:val="00A558B6"/>
    <w:rsid w:val="00A55CA8"/>
    <w:rsid w:val="00A565A5"/>
    <w:rsid w:val="00A57398"/>
    <w:rsid w:val="00A576DE"/>
    <w:rsid w:val="00A57767"/>
    <w:rsid w:val="00A57A5F"/>
    <w:rsid w:val="00A57C57"/>
    <w:rsid w:val="00A60250"/>
    <w:rsid w:val="00A6035B"/>
    <w:rsid w:val="00A60813"/>
    <w:rsid w:val="00A608CE"/>
    <w:rsid w:val="00A610EB"/>
    <w:rsid w:val="00A6152F"/>
    <w:rsid w:val="00A61CAD"/>
    <w:rsid w:val="00A61F1F"/>
    <w:rsid w:val="00A62CD5"/>
    <w:rsid w:val="00A62D82"/>
    <w:rsid w:val="00A632AE"/>
    <w:rsid w:val="00A633B2"/>
    <w:rsid w:val="00A634F0"/>
    <w:rsid w:val="00A642DC"/>
    <w:rsid w:val="00A6476B"/>
    <w:rsid w:val="00A6551F"/>
    <w:rsid w:val="00A65787"/>
    <w:rsid w:val="00A66BBA"/>
    <w:rsid w:val="00A6720C"/>
    <w:rsid w:val="00A6737A"/>
    <w:rsid w:val="00A676F1"/>
    <w:rsid w:val="00A678A6"/>
    <w:rsid w:val="00A67ABB"/>
    <w:rsid w:val="00A67B2F"/>
    <w:rsid w:val="00A67E1C"/>
    <w:rsid w:val="00A700B5"/>
    <w:rsid w:val="00A70B4B"/>
    <w:rsid w:val="00A72E14"/>
    <w:rsid w:val="00A73BD0"/>
    <w:rsid w:val="00A73F5A"/>
    <w:rsid w:val="00A74485"/>
    <w:rsid w:val="00A75014"/>
    <w:rsid w:val="00A75124"/>
    <w:rsid w:val="00A7549C"/>
    <w:rsid w:val="00A75F27"/>
    <w:rsid w:val="00A75FE1"/>
    <w:rsid w:val="00A76813"/>
    <w:rsid w:val="00A769A0"/>
    <w:rsid w:val="00A76B4F"/>
    <w:rsid w:val="00A773B9"/>
    <w:rsid w:val="00A802E6"/>
    <w:rsid w:val="00A80721"/>
    <w:rsid w:val="00A8104F"/>
    <w:rsid w:val="00A8130C"/>
    <w:rsid w:val="00A817B6"/>
    <w:rsid w:val="00A81E6A"/>
    <w:rsid w:val="00A821BE"/>
    <w:rsid w:val="00A8237A"/>
    <w:rsid w:val="00A83938"/>
    <w:rsid w:val="00A83BBB"/>
    <w:rsid w:val="00A84825"/>
    <w:rsid w:val="00A84F40"/>
    <w:rsid w:val="00A85202"/>
    <w:rsid w:val="00A8568A"/>
    <w:rsid w:val="00A85806"/>
    <w:rsid w:val="00A85940"/>
    <w:rsid w:val="00A85C01"/>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12E1"/>
    <w:rsid w:val="00A91583"/>
    <w:rsid w:val="00A92DF6"/>
    <w:rsid w:val="00A933D2"/>
    <w:rsid w:val="00A93579"/>
    <w:rsid w:val="00A93A4C"/>
    <w:rsid w:val="00A941A3"/>
    <w:rsid w:val="00A945B6"/>
    <w:rsid w:val="00A94638"/>
    <w:rsid w:val="00A94E8D"/>
    <w:rsid w:val="00A94EA8"/>
    <w:rsid w:val="00A952B2"/>
    <w:rsid w:val="00A959A0"/>
    <w:rsid w:val="00A95D4E"/>
    <w:rsid w:val="00A962FB"/>
    <w:rsid w:val="00A972A9"/>
    <w:rsid w:val="00A97C30"/>
    <w:rsid w:val="00A97E97"/>
    <w:rsid w:val="00AA0EB5"/>
    <w:rsid w:val="00AA0F6B"/>
    <w:rsid w:val="00AA0FD6"/>
    <w:rsid w:val="00AA2561"/>
    <w:rsid w:val="00AA2C08"/>
    <w:rsid w:val="00AA32BB"/>
    <w:rsid w:val="00AA3C0C"/>
    <w:rsid w:val="00AA453C"/>
    <w:rsid w:val="00AA4831"/>
    <w:rsid w:val="00AA4A77"/>
    <w:rsid w:val="00AA4B1B"/>
    <w:rsid w:val="00AA60C7"/>
    <w:rsid w:val="00AA69E9"/>
    <w:rsid w:val="00AA6B0F"/>
    <w:rsid w:val="00AA6B28"/>
    <w:rsid w:val="00AA6BE0"/>
    <w:rsid w:val="00AA6D67"/>
    <w:rsid w:val="00AA722D"/>
    <w:rsid w:val="00AA7E5E"/>
    <w:rsid w:val="00AB042F"/>
    <w:rsid w:val="00AB063E"/>
    <w:rsid w:val="00AB0F19"/>
    <w:rsid w:val="00AB110B"/>
    <w:rsid w:val="00AB16DC"/>
    <w:rsid w:val="00AB1C58"/>
    <w:rsid w:val="00AB1EBF"/>
    <w:rsid w:val="00AB23AD"/>
    <w:rsid w:val="00AB2BBF"/>
    <w:rsid w:val="00AB2F45"/>
    <w:rsid w:val="00AB3119"/>
    <w:rsid w:val="00AB3828"/>
    <w:rsid w:val="00AB4480"/>
    <w:rsid w:val="00AB48BB"/>
    <w:rsid w:val="00AB4978"/>
    <w:rsid w:val="00AB4B20"/>
    <w:rsid w:val="00AB5235"/>
    <w:rsid w:val="00AB5436"/>
    <w:rsid w:val="00AB57CD"/>
    <w:rsid w:val="00AB6DF7"/>
    <w:rsid w:val="00AC092E"/>
    <w:rsid w:val="00AC131D"/>
    <w:rsid w:val="00AC14BA"/>
    <w:rsid w:val="00AC18CE"/>
    <w:rsid w:val="00AC1AD0"/>
    <w:rsid w:val="00AC225C"/>
    <w:rsid w:val="00AC2450"/>
    <w:rsid w:val="00AC285B"/>
    <w:rsid w:val="00AC3312"/>
    <w:rsid w:val="00AC3377"/>
    <w:rsid w:val="00AC3529"/>
    <w:rsid w:val="00AC3ED8"/>
    <w:rsid w:val="00AC42DC"/>
    <w:rsid w:val="00AC453B"/>
    <w:rsid w:val="00AC46AD"/>
    <w:rsid w:val="00AC4E8C"/>
    <w:rsid w:val="00AC4EBE"/>
    <w:rsid w:val="00AC519D"/>
    <w:rsid w:val="00AC6807"/>
    <w:rsid w:val="00AC6B2E"/>
    <w:rsid w:val="00AC6F3E"/>
    <w:rsid w:val="00AC777A"/>
    <w:rsid w:val="00AC7804"/>
    <w:rsid w:val="00AD0530"/>
    <w:rsid w:val="00AD0D6E"/>
    <w:rsid w:val="00AD0E60"/>
    <w:rsid w:val="00AD0EF0"/>
    <w:rsid w:val="00AD1056"/>
    <w:rsid w:val="00AD1655"/>
    <w:rsid w:val="00AD16C2"/>
    <w:rsid w:val="00AD1D74"/>
    <w:rsid w:val="00AD21BB"/>
    <w:rsid w:val="00AD2206"/>
    <w:rsid w:val="00AD273C"/>
    <w:rsid w:val="00AD30F1"/>
    <w:rsid w:val="00AD399F"/>
    <w:rsid w:val="00AD3B01"/>
    <w:rsid w:val="00AD3C10"/>
    <w:rsid w:val="00AD3F14"/>
    <w:rsid w:val="00AD4004"/>
    <w:rsid w:val="00AD41E8"/>
    <w:rsid w:val="00AD47D9"/>
    <w:rsid w:val="00AD50CD"/>
    <w:rsid w:val="00AD53A8"/>
    <w:rsid w:val="00AD53D1"/>
    <w:rsid w:val="00AD5E71"/>
    <w:rsid w:val="00AD5F43"/>
    <w:rsid w:val="00AD695F"/>
    <w:rsid w:val="00AD698D"/>
    <w:rsid w:val="00AD6E3B"/>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08B"/>
    <w:rsid w:val="00AE6203"/>
    <w:rsid w:val="00AE6B6B"/>
    <w:rsid w:val="00AE6D8B"/>
    <w:rsid w:val="00AE6EFD"/>
    <w:rsid w:val="00AE70F7"/>
    <w:rsid w:val="00AE78D2"/>
    <w:rsid w:val="00AE7E09"/>
    <w:rsid w:val="00AF0215"/>
    <w:rsid w:val="00AF07F4"/>
    <w:rsid w:val="00AF08C5"/>
    <w:rsid w:val="00AF0BDF"/>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3C33"/>
    <w:rsid w:val="00AF4AC8"/>
    <w:rsid w:val="00AF5E4F"/>
    <w:rsid w:val="00AF5F3D"/>
    <w:rsid w:val="00AF5F5B"/>
    <w:rsid w:val="00AF656C"/>
    <w:rsid w:val="00AF6C7C"/>
    <w:rsid w:val="00AF6CE5"/>
    <w:rsid w:val="00AF6D8C"/>
    <w:rsid w:val="00AF7212"/>
    <w:rsid w:val="00AF793E"/>
    <w:rsid w:val="00B002B7"/>
    <w:rsid w:val="00B00476"/>
    <w:rsid w:val="00B00B69"/>
    <w:rsid w:val="00B00E64"/>
    <w:rsid w:val="00B00EC8"/>
    <w:rsid w:val="00B011EB"/>
    <w:rsid w:val="00B0215E"/>
    <w:rsid w:val="00B02893"/>
    <w:rsid w:val="00B029DE"/>
    <w:rsid w:val="00B02A1B"/>
    <w:rsid w:val="00B03E6E"/>
    <w:rsid w:val="00B04021"/>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3C86"/>
    <w:rsid w:val="00B147D0"/>
    <w:rsid w:val="00B14856"/>
    <w:rsid w:val="00B14900"/>
    <w:rsid w:val="00B1491C"/>
    <w:rsid w:val="00B14A1D"/>
    <w:rsid w:val="00B15234"/>
    <w:rsid w:val="00B15C0D"/>
    <w:rsid w:val="00B169CF"/>
    <w:rsid w:val="00B16B71"/>
    <w:rsid w:val="00B16C97"/>
    <w:rsid w:val="00B16CA9"/>
    <w:rsid w:val="00B17011"/>
    <w:rsid w:val="00B17509"/>
    <w:rsid w:val="00B20B32"/>
    <w:rsid w:val="00B2113A"/>
    <w:rsid w:val="00B21150"/>
    <w:rsid w:val="00B226D6"/>
    <w:rsid w:val="00B22747"/>
    <w:rsid w:val="00B23292"/>
    <w:rsid w:val="00B232A8"/>
    <w:rsid w:val="00B23C73"/>
    <w:rsid w:val="00B24052"/>
    <w:rsid w:val="00B241F4"/>
    <w:rsid w:val="00B2466D"/>
    <w:rsid w:val="00B2490F"/>
    <w:rsid w:val="00B24E0A"/>
    <w:rsid w:val="00B2551A"/>
    <w:rsid w:val="00B25899"/>
    <w:rsid w:val="00B25E4F"/>
    <w:rsid w:val="00B27A9A"/>
    <w:rsid w:val="00B3016D"/>
    <w:rsid w:val="00B305D9"/>
    <w:rsid w:val="00B30DA7"/>
    <w:rsid w:val="00B30F94"/>
    <w:rsid w:val="00B33A20"/>
    <w:rsid w:val="00B33CBB"/>
    <w:rsid w:val="00B342BB"/>
    <w:rsid w:val="00B345BE"/>
    <w:rsid w:val="00B35578"/>
    <w:rsid w:val="00B35D2E"/>
    <w:rsid w:val="00B35D5A"/>
    <w:rsid w:val="00B36297"/>
    <w:rsid w:val="00B367FD"/>
    <w:rsid w:val="00B374E0"/>
    <w:rsid w:val="00B37986"/>
    <w:rsid w:val="00B4039A"/>
    <w:rsid w:val="00B4103F"/>
    <w:rsid w:val="00B415D4"/>
    <w:rsid w:val="00B42203"/>
    <w:rsid w:val="00B423AE"/>
    <w:rsid w:val="00B42C77"/>
    <w:rsid w:val="00B42CF6"/>
    <w:rsid w:val="00B42DEE"/>
    <w:rsid w:val="00B43548"/>
    <w:rsid w:val="00B43F70"/>
    <w:rsid w:val="00B44305"/>
    <w:rsid w:val="00B44A37"/>
    <w:rsid w:val="00B44CE9"/>
    <w:rsid w:val="00B45611"/>
    <w:rsid w:val="00B46373"/>
    <w:rsid w:val="00B46A07"/>
    <w:rsid w:val="00B47000"/>
    <w:rsid w:val="00B50387"/>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63A9"/>
    <w:rsid w:val="00B57010"/>
    <w:rsid w:val="00B5725C"/>
    <w:rsid w:val="00B57737"/>
    <w:rsid w:val="00B57ADF"/>
    <w:rsid w:val="00B6027A"/>
    <w:rsid w:val="00B602F3"/>
    <w:rsid w:val="00B6088F"/>
    <w:rsid w:val="00B60979"/>
    <w:rsid w:val="00B61012"/>
    <w:rsid w:val="00B61BB8"/>
    <w:rsid w:val="00B62FE7"/>
    <w:rsid w:val="00B63030"/>
    <w:rsid w:val="00B634D1"/>
    <w:rsid w:val="00B6408C"/>
    <w:rsid w:val="00B641DE"/>
    <w:rsid w:val="00B64587"/>
    <w:rsid w:val="00B64594"/>
    <w:rsid w:val="00B64937"/>
    <w:rsid w:val="00B64A1A"/>
    <w:rsid w:val="00B64F90"/>
    <w:rsid w:val="00B65351"/>
    <w:rsid w:val="00B6584B"/>
    <w:rsid w:val="00B65955"/>
    <w:rsid w:val="00B659BE"/>
    <w:rsid w:val="00B65F00"/>
    <w:rsid w:val="00B67778"/>
    <w:rsid w:val="00B7088F"/>
    <w:rsid w:val="00B70C50"/>
    <w:rsid w:val="00B7173D"/>
    <w:rsid w:val="00B717D3"/>
    <w:rsid w:val="00B71C0E"/>
    <w:rsid w:val="00B71DBB"/>
    <w:rsid w:val="00B72D7D"/>
    <w:rsid w:val="00B74F80"/>
    <w:rsid w:val="00B75470"/>
    <w:rsid w:val="00B75D9E"/>
    <w:rsid w:val="00B75EE8"/>
    <w:rsid w:val="00B75F29"/>
    <w:rsid w:val="00B76DE1"/>
    <w:rsid w:val="00B76F1A"/>
    <w:rsid w:val="00B76FCD"/>
    <w:rsid w:val="00B771B4"/>
    <w:rsid w:val="00B8015B"/>
    <w:rsid w:val="00B803BA"/>
    <w:rsid w:val="00B804DD"/>
    <w:rsid w:val="00B80D84"/>
    <w:rsid w:val="00B80E19"/>
    <w:rsid w:val="00B80EE6"/>
    <w:rsid w:val="00B81022"/>
    <w:rsid w:val="00B81D6C"/>
    <w:rsid w:val="00B82347"/>
    <w:rsid w:val="00B8286C"/>
    <w:rsid w:val="00B82DCB"/>
    <w:rsid w:val="00B82E38"/>
    <w:rsid w:val="00B83350"/>
    <w:rsid w:val="00B838BD"/>
    <w:rsid w:val="00B84702"/>
    <w:rsid w:val="00B84E0A"/>
    <w:rsid w:val="00B850E6"/>
    <w:rsid w:val="00B85EAD"/>
    <w:rsid w:val="00B86D33"/>
    <w:rsid w:val="00B876F5"/>
    <w:rsid w:val="00B8770B"/>
    <w:rsid w:val="00B8798F"/>
    <w:rsid w:val="00B87C76"/>
    <w:rsid w:val="00B90110"/>
    <w:rsid w:val="00B90307"/>
    <w:rsid w:val="00B90C67"/>
    <w:rsid w:val="00B910A0"/>
    <w:rsid w:val="00B91157"/>
    <w:rsid w:val="00B9132B"/>
    <w:rsid w:val="00B917CF"/>
    <w:rsid w:val="00B91AB3"/>
    <w:rsid w:val="00B91D7B"/>
    <w:rsid w:val="00B91E69"/>
    <w:rsid w:val="00B92004"/>
    <w:rsid w:val="00B925B8"/>
    <w:rsid w:val="00B926B5"/>
    <w:rsid w:val="00B92704"/>
    <w:rsid w:val="00B932FB"/>
    <w:rsid w:val="00B93719"/>
    <w:rsid w:val="00B93B9D"/>
    <w:rsid w:val="00B93FF8"/>
    <w:rsid w:val="00B94CC3"/>
    <w:rsid w:val="00B94EC5"/>
    <w:rsid w:val="00B955EB"/>
    <w:rsid w:val="00B95680"/>
    <w:rsid w:val="00B95B31"/>
    <w:rsid w:val="00B95E1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C47"/>
    <w:rsid w:val="00BA3EA8"/>
    <w:rsid w:val="00BA3FCB"/>
    <w:rsid w:val="00BA4AA5"/>
    <w:rsid w:val="00BA4CB8"/>
    <w:rsid w:val="00BA4CC3"/>
    <w:rsid w:val="00BA4D0C"/>
    <w:rsid w:val="00BA5173"/>
    <w:rsid w:val="00BA5D61"/>
    <w:rsid w:val="00BA5F4F"/>
    <w:rsid w:val="00BA62F1"/>
    <w:rsid w:val="00BA65B1"/>
    <w:rsid w:val="00BA6616"/>
    <w:rsid w:val="00BA69E5"/>
    <w:rsid w:val="00BA6ACD"/>
    <w:rsid w:val="00BA6C6F"/>
    <w:rsid w:val="00BA6C8C"/>
    <w:rsid w:val="00BA7279"/>
    <w:rsid w:val="00BA76C0"/>
    <w:rsid w:val="00BA796D"/>
    <w:rsid w:val="00BA7A62"/>
    <w:rsid w:val="00BA7C77"/>
    <w:rsid w:val="00BA7D35"/>
    <w:rsid w:val="00BB046C"/>
    <w:rsid w:val="00BB04B9"/>
    <w:rsid w:val="00BB05DB"/>
    <w:rsid w:val="00BB0BCE"/>
    <w:rsid w:val="00BB0E5A"/>
    <w:rsid w:val="00BB130A"/>
    <w:rsid w:val="00BB1938"/>
    <w:rsid w:val="00BB21B5"/>
    <w:rsid w:val="00BB2993"/>
    <w:rsid w:val="00BB336A"/>
    <w:rsid w:val="00BB45A5"/>
    <w:rsid w:val="00BB4A2B"/>
    <w:rsid w:val="00BB4EB5"/>
    <w:rsid w:val="00BB5C60"/>
    <w:rsid w:val="00BB610F"/>
    <w:rsid w:val="00BB6151"/>
    <w:rsid w:val="00BB61E0"/>
    <w:rsid w:val="00BB6511"/>
    <w:rsid w:val="00BB6817"/>
    <w:rsid w:val="00BB6831"/>
    <w:rsid w:val="00BB6A0F"/>
    <w:rsid w:val="00BB7289"/>
    <w:rsid w:val="00BB76AC"/>
    <w:rsid w:val="00BB79F8"/>
    <w:rsid w:val="00BB7A9D"/>
    <w:rsid w:val="00BC030D"/>
    <w:rsid w:val="00BC1944"/>
    <w:rsid w:val="00BC2763"/>
    <w:rsid w:val="00BC2C8B"/>
    <w:rsid w:val="00BC3720"/>
    <w:rsid w:val="00BC434F"/>
    <w:rsid w:val="00BC46AD"/>
    <w:rsid w:val="00BC49C5"/>
    <w:rsid w:val="00BC4FBC"/>
    <w:rsid w:val="00BC528C"/>
    <w:rsid w:val="00BC566F"/>
    <w:rsid w:val="00BC5BA8"/>
    <w:rsid w:val="00BC5C6E"/>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4EBE"/>
    <w:rsid w:val="00BD518E"/>
    <w:rsid w:val="00BD51F2"/>
    <w:rsid w:val="00BD5308"/>
    <w:rsid w:val="00BD6317"/>
    <w:rsid w:val="00BD6B00"/>
    <w:rsid w:val="00BD6BC6"/>
    <w:rsid w:val="00BD7474"/>
    <w:rsid w:val="00BD74A1"/>
    <w:rsid w:val="00BD7982"/>
    <w:rsid w:val="00BD7AB6"/>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806"/>
    <w:rsid w:val="00BE6B9B"/>
    <w:rsid w:val="00BE6D9A"/>
    <w:rsid w:val="00BE701F"/>
    <w:rsid w:val="00BE76E4"/>
    <w:rsid w:val="00BE771D"/>
    <w:rsid w:val="00BE7795"/>
    <w:rsid w:val="00BE7B77"/>
    <w:rsid w:val="00BF097F"/>
    <w:rsid w:val="00BF0B42"/>
    <w:rsid w:val="00BF168E"/>
    <w:rsid w:val="00BF21F4"/>
    <w:rsid w:val="00BF2324"/>
    <w:rsid w:val="00BF2448"/>
    <w:rsid w:val="00BF2535"/>
    <w:rsid w:val="00BF25B3"/>
    <w:rsid w:val="00BF286F"/>
    <w:rsid w:val="00BF31B8"/>
    <w:rsid w:val="00BF396B"/>
    <w:rsid w:val="00BF4349"/>
    <w:rsid w:val="00BF4D37"/>
    <w:rsid w:val="00BF5229"/>
    <w:rsid w:val="00BF5DBC"/>
    <w:rsid w:val="00BF639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5B6"/>
    <w:rsid w:val="00C0580D"/>
    <w:rsid w:val="00C06EC6"/>
    <w:rsid w:val="00C06F95"/>
    <w:rsid w:val="00C07249"/>
    <w:rsid w:val="00C0773A"/>
    <w:rsid w:val="00C077CA"/>
    <w:rsid w:val="00C10115"/>
    <w:rsid w:val="00C10236"/>
    <w:rsid w:val="00C10840"/>
    <w:rsid w:val="00C10960"/>
    <w:rsid w:val="00C11E02"/>
    <w:rsid w:val="00C11E12"/>
    <w:rsid w:val="00C11F79"/>
    <w:rsid w:val="00C123E7"/>
    <w:rsid w:val="00C12880"/>
    <w:rsid w:val="00C12F18"/>
    <w:rsid w:val="00C13A37"/>
    <w:rsid w:val="00C13BDB"/>
    <w:rsid w:val="00C1412F"/>
    <w:rsid w:val="00C142C5"/>
    <w:rsid w:val="00C14C8C"/>
    <w:rsid w:val="00C1686B"/>
    <w:rsid w:val="00C1694B"/>
    <w:rsid w:val="00C16CB9"/>
    <w:rsid w:val="00C173BC"/>
    <w:rsid w:val="00C17EC1"/>
    <w:rsid w:val="00C20339"/>
    <w:rsid w:val="00C2091E"/>
    <w:rsid w:val="00C216FE"/>
    <w:rsid w:val="00C21B27"/>
    <w:rsid w:val="00C21F0D"/>
    <w:rsid w:val="00C239DA"/>
    <w:rsid w:val="00C23AD2"/>
    <w:rsid w:val="00C23CBB"/>
    <w:rsid w:val="00C243DF"/>
    <w:rsid w:val="00C24457"/>
    <w:rsid w:val="00C24FC6"/>
    <w:rsid w:val="00C25117"/>
    <w:rsid w:val="00C253A7"/>
    <w:rsid w:val="00C25664"/>
    <w:rsid w:val="00C258B4"/>
    <w:rsid w:val="00C25E37"/>
    <w:rsid w:val="00C25E8C"/>
    <w:rsid w:val="00C2626E"/>
    <w:rsid w:val="00C26DAA"/>
    <w:rsid w:val="00C270B5"/>
    <w:rsid w:val="00C2710A"/>
    <w:rsid w:val="00C2714C"/>
    <w:rsid w:val="00C2741E"/>
    <w:rsid w:val="00C27778"/>
    <w:rsid w:val="00C27F47"/>
    <w:rsid w:val="00C308F4"/>
    <w:rsid w:val="00C3099B"/>
    <w:rsid w:val="00C309D2"/>
    <w:rsid w:val="00C31A17"/>
    <w:rsid w:val="00C31AA4"/>
    <w:rsid w:val="00C31CBB"/>
    <w:rsid w:val="00C321EE"/>
    <w:rsid w:val="00C32288"/>
    <w:rsid w:val="00C326F8"/>
    <w:rsid w:val="00C3449A"/>
    <w:rsid w:val="00C34722"/>
    <w:rsid w:val="00C34DB9"/>
    <w:rsid w:val="00C34DE8"/>
    <w:rsid w:val="00C34FCB"/>
    <w:rsid w:val="00C35063"/>
    <w:rsid w:val="00C3565E"/>
    <w:rsid w:val="00C35964"/>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10"/>
    <w:rsid w:val="00C436CF"/>
    <w:rsid w:val="00C43C36"/>
    <w:rsid w:val="00C43F14"/>
    <w:rsid w:val="00C44439"/>
    <w:rsid w:val="00C44552"/>
    <w:rsid w:val="00C45654"/>
    <w:rsid w:val="00C458B2"/>
    <w:rsid w:val="00C45C05"/>
    <w:rsid w:val="00C46687"/>
    <w:rsid w:val="00C4690C"/>
    <w:rsid w:val="00C46D3D"/>
    <w:rsid w:val="00C4711D"/>
    <w:rsid w:val="00C4773B"/>
    <w:rsid w:val="00C504D0"/>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473"/>
    <w:rsid w:val="00C54566"/>
    <w:rsid w:val="00C545F0"/>
    <w:rsid w:val="00C5484E"/>
    <w:rsid w:val="00C55310"/>
    <w:rsid w:val="00C55D06"/>
    <w:rsid w:val="00C55D97"/>
    <w:rsid w:val="00C56741"/>
    <w:rsid w:val="00C5676B"/>
    <w:rsid w:val="00C567DA"/>
    <w:rsid w:val="00C579A0"/>
    <w:rsid w:val="00C57E0E"/>
    <w:rsid w:val="00C61128"/>
    <w:rsid w:val="00C61461"/>
    <w:rsid w:val="00C619ED"/>
    <w:rsid w:val="00C61BB3"/>
    <w:rsid w:val="00C62157"/>
    <w:rsid w:val="00C63729"/>
    <w:rsid w:val="00C641EA"/>
    <w:rsid w:val="00C648CC"/>
    <w:rsid w:val="00C64D2F"/>
    <w:rsid w:val="00C64EC6"/>
    <w:rsid w:val="00C65847"/>
    <w:rsid w:val="00C65ED9"/>
    <w:rsid w:val="00C661B6"/>
    <w:rsid w:val="00C662A7"/>
    <w:rsid w:val="00C66334"/>
    <w:rsid w:val="00C66993"/>
    <w:rsid w:val="00C67246"/>
    <w:rsid w:val="00C67DB0"/>
    <w:rsid w:val="00C70070"/>
    <w:rsid w:val="00C70461"/>
    <w:rsid w:val="00C7090C"/>
    <w:rsid w:val="00C70DA3"/>
    <w:rsid w:val="00C714EA"/>
    <w:rsid w:val="00C7167A"/>
    <w:rsid w:val="00C7364F"/>
    <w:rsid w:val="00C73AB7"/>
    <w:rsid w:val="00C73D6D"/>
    <w:rsid w:val="00C74751"/>
    <w:rsid w:val="00C74B0E"/>
    <w:rsid w:val="00C74D30"/>
    <w:rsid w:val="00C75356"/>
    <w:rsid w:val="00C75585"/>
    <w:rsid w:val="00C75C99"/>
    <w:rsid w:val="00C75D27"/>
    <w:rsid w:val="00C75E4A"/>
    <w:rsid w:val="00C76BFD"/>
    <w:rsid w:val="00C76E7B"/>
    <w:rsid w:val="00C77A1C"/>
    <w:rsid w:val="00C77E5A"/>
    <w:rsid w:val="00C800BC"/>
    <w:rsid w:val="00C80139"/>
    <w:rsid w:val="00C81034"/>
    <w:rsid w:val="00C81153"/>
    <w:rsid w:val="00C81174"/>
    <w:rsid w:val="00C811F0"/>
    <w:rsid w:val="00C8129F"/>
    <w:rsid w:val="00C81D23"/>
    <w:rsid w:val="00C81E17"/>
    <w:rsid w:val="00C8242C"/>
    <w:rsid w:val="00C82760"/>
    <w:rsid w:val="00C828EA"/>
    <w:rsid w:val="00C82DE8"/>
    <w:rsid w:val="00C8396F"/>
    <w:rsid w:val="00C83DD3"/>
    <w:rsid w:val="00C84087"/>
    <w:rsid w:val="00C8418E"/>
    <w:rsid w:val="00C84944"/>
    <w:rsid w:val="00C85B53"/>
    <w:rsid w:val="00C85E0A"/>
    <w:rsid w:val="00C862F8"/>
    <w:rsid w:val="00C86711"/>
    <w:rsid w:val="00C8720C"/>
    <w:rsid w:val="00C90221"/>
    <w:rsid w:val="00C902B2"/>
    <w:rsid w:val="00C90AB9"/>
    <w:rsid w:val="00C90B09"/>
    <w:rsid w:val="00C90BBF"/>
    <w:rsid w:val="00C9153C"/>
    <w:rsid w:val="00C91865"/>
    <w:rsid w:val="00C93098"/>
    <w:rsid w:val="00C93308"/>
    <w:rsid w:val="00C93C03"/>
    <w:rsid w:val="00C93CAE"/>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992"/>
    <w:rsid w:val="00CA1A43"/>
    <w:rsid w:val="00CA1C94"/>
    <w:rsid w:val="00CA1CC7"/>
    <w:rsid w:val="00CA1E64"/>
    <w:rsid w:val="00CA2A43"/>
    <w:rsid w:val="00CA2BD3"/>
    <w:rsid w:val="00CA3044"/>
    <w:rsid w:val="00CA3168"/>
    <w:rsid w:val="00CA39E2"/>
    <w:rsid w:val="00CA3FA9"/>
    <w:rsid w:val="00CA40A4"/>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4D2"/>
    <w:rsid w:val="00CB35B0"/>
    <w:rsid w:val="00CB39AE"/>
    <w:rsid w:val="00CB4474"/>
    <w:rsid w:val="00CB45D2"/>
    <w:rsid w:val="00CB571B"/>
    <w:rsid w:val="00CB57F3"/>
    <w:rsid w:val="00CB58B8"/>
    <w:rsid w:val="00CB5A8C"/>
    <w:rsid w:val="00CB66CC"/>
    <w:rsid w:val="00CB6782"/>
    <w:rsid w:val="00CB6892"/>
    <w:rsid w:val="00CB691A"/>
    <w:rsid w:val="00CB692B"/>
    <w:rsid w:val="00CB7023"/>
    <w:rsid w:val="00CB724B"/>
    <w:rsid w:val="00CB7F24"/>
    <w:rsid w:val="00CC05F3"/>
    <w:rsid w:val="00CC0B0E"/>
    <w:rsid w:val="00CC0DE8"/>
    <w:rsid w:val="00CC1194"/>
    <w:rsid w:val="00CC13B2"/>
    <w:rsid w:val="00CC196E"/>
    <w:rsid w:val="00CC2664"/>
    <w:rsid w:val="00CC2DD6"/>
    <w:rsid w:val="00CC2F05"/>
    <w:rsid w:val="00CC33F8"/>
    <w:rsid w:val="00CC3D99"/>
    <w:rsid w:val="00CC46C6"/>
    <w:rsid w:val="00CC497B"/>
    <w:rsid w:val="00CC4C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968"/>
    <w:rsid w:val="00CD2A4F"/>
    <w:rsid w:val="00CD2D43"/>
    <w:rsid w:val="00CD2EAD"/>
    <w:rsid w:val="00CD3906"/>
    <w:rsid w:val="00CD51C7"/>
    <w:rsid w:val="00CD5B5D"/>
    <w:rsid w:val="00CD5D14"/>
    <w:rsid w:val="00CD6417"/>
    <w:rsid w:val="00CD6812"/>
    <w:rsid w:val="00CD6A58"/>
    <w:rsid w:val="00CD72F7"/>
    <w:rsid w:val="00CE0CC6"/>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E7E8B"/>
    <w:rsid w:val="00CF0E9B"/>
    <w:rsid w:val="00CF297A"/>
    <w:rsid w:val="00CF2BD9"/>
    <w:rsid w:val="00CF327B"/>
    <w:rsid w:val="00CF3432"/>
    <w:rsid w:val="00CF3687"/>
    <w:rsid w:val="00CF36DB"/>
    <w:rsid w:val="00CF3842"/>
    <w:rsid w:val="00CF3FAE"/>
    <w:rsid w:val="00CF4B06"/>
    <w:rsid w:val="00CF590B"/>
    <w:rsid w:val="00CF5CB6"/>
    <w:rsid w:val="00CF6300"/>
    <w:rsid w:val="00CF7423"/>
    <w:rsid w:val="00CF7CC9"/>
    <w:rsid w:val="00CF7CCA"/>
    <w:rsid w:val="00D00507"/>
    <w:rsid w:val="00D0072D"/>
    <w:rsid w:val="00D00F80"/>
    <w:rsid w:val="00D0176D"/>
    <w:rsid w:val="00D02248"/>
    <w:rsid w:val="00D03BA8"/>
    <w:rsid w:val="00D03F8F"/>
    <w:rsid w:val="00D041F5"/>
    <w:rsid w:val="00D0424B"/>
    <w:rsid w:val="00D042D8"/>
    <w:rsid w:val="00D042E9"/>
    <w:rsid w:val="00D04ABC"/>
    <w:rsid w:val="00D04EA8"/>
    <w:rsid w:val="00D05338"/>
    <w:rsid w:val="00D059C9"/>
    <w:rsid w:val="00D07308"/>
    <w:rsid w:val="00D07A1C"/>
    <w:rsid w:val="00D07AA4"/>
    <w:rsid w:val="00D103FC"/>
    <w:rsid w:val="00D10425"/>
    <w:rsid w:val="00D11102"/>
    <w:rsid w:val="00D11C25"/>
    <w:rsid w:val="00D11DDC"/>
    <w:rsid w:val="00D13A3D"/>
    <w:rsid w:val="00D13FB3"/>
    <w:rsid w:val="00D1451F"/>
    <w:rsid w:val="00D148CE"/>
    <w:rsid w:val="00D14E24"/>
    <w:rsid w:val="00D151B4"/>
    <w:rsid w:val="00D1611A"/>
    <w:rsid w:val="00D174C0"/>
    <w:rsid w:val="00D178A9"/>
    <w:rsid w:val="00D17AF7"/>
    <w:rsid w:val="00D210B8"/>
    <w:rsid w:val="00D21279"/>
    <w:rsid w:val="00D21D7D"/>
    <w:rsid w:val="00D22176"/>
    <w:rsid w:val="00D22E7B"/>
    <w:rsid w:val="00D22F70"/>
    <w:rsid w:val="00D22FDA"/>
    <w:rsid w:val="00D23608"/>
    <w:rsid w:val="00D23ACB"/>
    <w:rsid w:val="00D23E45"/>
    <w:rsid w:val="00D23FE3"/>
    <w:rsid w:val="00D24E1C"/>
    <w:rsid w:val="00D257C2"/>
    <w:rsid w:val="00D268DB"/>
    <w:rsid w:val="00D26D6A"/>
    <w:rsid w:val="00D273EB"/>
    <w:rsid w:val="00D27DE1"/>
    <w:rsid w:val="00D3040B"/>
    <w:rsid w:val="00D30D64"/>
    <w:rsid w:val="00D31541"/>
    <w:rsid w:val="00D317C9"/>
    <w:rsid w:val="00D3239C"/>
    <w:rsid w:val="00D32655"/>
    <w:rsid w:val="00D3274D"/>
    <w:rsid w:val="00D327B6"/>
    <w:rsid w:val="00D32818"/>
    <w:rsid w:val="00D32836"/>
    <w:rsid w:val="00D329A9"/>
    <w:rsid w:val="00D32BDE"/>
    <w:rsid w:val="00D32C6C"/>
    <w:rsid w:val="00D32E97"/>
    <w:rsid w:val="00D33982"/>
    <w:rsid w:val="00D33A99"/>
    <w:rsid w:val="00D3402E"/>
    <w:rsid w:val="00D347C1"/>
    <w:rsid w:val="00D3598A"/>
    <w:rsid w:val="00D36244"/>
    <w:rsid w:val="00D36309"/>
    <w:rsid w:val="00D36658"/>
    <w:rsid w:val="00D36A9C"/>
    <w:rsid w:val="00D37046"/>
    <w:rsid w:val="00D40B74"/>
    <w:rsid w:val="00D40D8B"/>
    <w:rsid w:val="00D413E8"/>
    <w:rsid w:val="00D4177A"/>
    <w:rsid w:val="00D41BAC"/>
    <w:rsid w:val="00D41E39"/>
    <w:rsid w:val="00D41FBB"/>
    <w:rsid w:val="00D42140"/>
    <w:rsid w:val="00D4215C"/>
    <w:rsid w:val="00D4285A"/>
    <w:rsid w:val="00D42D2A"/>
    <w:rsid w:val="00D4358D"/>
    <w:rsid w:val="00D4388D"/>
    <w:rsid w:val="00D43913"/>
    <w:rsid w:val="00D43C66"/>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C95"/>
    <w:rsid w:val="00D51E71"/>
    <w:rsid w:val="00D51F8A"/>
    <w:rsid w:val="00D521F2"/>
    <w:rsid w:val="00D522AC"/>
    <w:rsid w:val="00D52503"/>
    <w:rsid w:val="00D52723"/>
    <w:rsid w:val="00D528CC"/>
    <w:rsid w:val="00D52936"/>
    <w:rsid w:val="00D529D3"/>
    <w:rsid w:val="00D52FB1"/>
    <w:rsid w:val="00D53660"/>
    <w:rsid w:val="00D54286"/>
    <w:rsid w:val="00D54721"/>
    <w:rsid w:val="00D55087"/>
    <w:rsid w:val="00D55C31"/>
    <w:rsid w:val="00D55DB6"/>
    <w:rsid w:val="00D55F46"/>
    <w:rsid w:val="00D562F7"/>
    <w:rsid w:val="00D56B4A"/>
    <w:rsid w:val="00D57357"/>
    <w:rsid w:val="00D57A82"/>
    <w:rsid w:val="00D57C81"/>
    <w:rsid w:val="00D6030A"/>
    <w:rsid w:val="00D606F2"/>
    <w:rsid w:val="00D61E13"/>
    <w:rsid w:val="00D61F36"/>
    <w:rsid w:val="00D62211"/>
    <w:rsid w:val="00D63140"/>
    <w:rsid w:val="00D6319B"/>
    <w:rsid w:val="00D63641"/>
    <w:rsid w:val="00D6456D"/>
    <w:rsid w:val="00D646FB"/>
    <w:rsid w:val="00D64B51"/>
    <w:rsid w:val="00D6546D"/>
    <w:rsid w:val="00D65661"/>
    <w:rsid w:val="00D65E1E"/>
    <w:rsid w:val="00D65EFD"/>
    <w:rsid w:val="00D664EC"/>
    <w:rsid w:val="00D6651A"/>
    <w:rsid w:val="00D66581"/>
    <w:rsid w:val="00D66BC7"/>
    <w:rsid w:val="00D675B3"/>
    <w:rsid w:val="00D675BF"/>
    <w:rsid w:val="00D67D8C"/>
    <w:rsid w:val="00D701C3"/>
    <w:rsid w:val="00D70203"/>
    <w:rsid w:val="00D71962"/>
    <w:rsid w:val="00D72C98"/>
    <w:rsid w:val="00D73119"/>
    <w:rsid w:val="00D732FE"/>
    <w:rsid w:val="00D73AA0"/>
    <w:rsid w:val="00D74145"/>
    <w:rsid w:val="00D74697"/>
    <w:rsid w:val="00D75201"/>
    <w:rsid w:val="00D752F2"/>
    <w:rsid w:val="00D75887"/>
    <w:rsid w:val="00D7623A"/>
    <w:rsid w:val="00D76447"/>
    <w:rsid w:val="00D7673F"/>
    <w:rsid w:val="00D77161"/>
    <w:rsid w:val="00D77273"/>
    <w:rsid w:val="00D772FC"/>
    <w:rsid w:val="00D77514"/>
    <w:rsid w:val="00D77952"/>
    <w:rsid w:val="00D77B8A"/>
    <w:rsid w:val="00D8037F"/>
    <w:rsid w:val="00D806B5"/>
    <w:rsid w:val="00D8128F"/>
    <w:rsid w:val="00D8197D"/>
    <w:rsid w:val="00D81E87"/>
    <w:rsid w:val="00D82C74"/>
    <w:rsid w:val="00D832E7"/>
    <w:rsid w:val="00D83578"/>
    <w:rsid w:val="00D83B10"/>
    <w:rsid w:val="00D83EAD"/>
    <w:rsid w:val="00D846E3"/>
    <w:rsid w:val="00D8508E"/>
    <w:rsid w:val="00D85266"/>
    <w:rsid w:val="00D85436"/>
    <w:rsid w:val="00D85819"/>
    <w:rsid w:val="00D85D87"/>
    <w:rsid w:val="00D864FB"/>
    <w:rsid w:val="00D86525"/>
    <w:rsid w:val="00D86B61"/>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59E"/>
    <w:rsid w:val="00DA2A2B"/>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4D4"/>
    <w:rsid w:val="00DB094F"/>
    <w:rsid w:val="00DB0D61"/>
    <w:rsid w:val="00DB0F6D"/>
    <w:rsid w:val="00DB28BC"/>
    <w:rsid w:val="00DB2B7A"/>
    <w:rsid w:val="00DB3490"/>
    <w:rsid w:val="00DB36E0"/>
    <w:rsid w:val="00DB3A03"/>
    <w:rsid w:val="00DB3AA4"/>
    <w:rsid w:val="00DB41B4"/>
    <w:rsid w:val="00DB4232"/>
    <w:rsid w:val="00DB49BE"/>
    <w:rsid w:val="00DB4BBA"/>
    <w:rsid w:val="00DB55B8"/>
    <w:rsid w:val="00DB6013"/>
    <w:rsid w:val="00DB605B"/>
    <w:rsid w:val="00DB6351"/>
    <w:rsid w:val="00DB6822"/>
    <w:rsid w:val="00DB6D64"/>
    <w:rsid w:val="00DB7880"/>
    <w:rsid w:val="00DB7B15"/>
    <w:rsid w:val="00DB7D63"/>
    <w:rsid w:val="00DB7ED9"/>
    <w:rsid w:val="00DC03A7"/>
    <w:rsid w:val="00DC0880"/>
    <w:rsid w:val="00DC182C"/>
    <w:rsid w:val="00DC21D0"/>
    <w:rsid w:val="00DC3D4D"/>
    <w:rsid w:val="00DC42B6"/>
    <w:rsid w:val="00DC4FB7"/>
    <w:rsid w:val="00DC54F9"/>
    <w:rsid w:val="00DC552F"/>
    <w:rsid w:val="00DC57A5"/>
    <w:rsid w:val="00DC5E3E"/>
    <w:rsid w:val="00DC6095"/>
    <w:rsid w:val="00DC6294"/>
    <w:rsid w:val="00DC6AF3"/>
    <w:rsid w:val="00DC6FB6"/>
    <w:rsid w:val="00DC724F"/>
    <w:rsid w:val="00DC7727"/>
    <w:rsid w:val="00DD060D"/>
    <w:rsid w:val="00DD0816"/>
    <w:rsid w:val="00DD0C21"/>
    <w:rsid w:val="00DD11E6"/>
    <w:rsid w:val="00DD1BD0"/>
    <w:rsid w:val="00DD2B67"/>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46AF"/>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64"/>
    <w:rsid w:val="00DF4491"/>
    <w:rsid w:val="00DF4518"/>
    <w:rsid w:val="00DF481A"/>
    <w:rsid w:val="00DF4E81"/>
    <w:rsid w:val="00DF5545"/>
    <w:rsid w:val="00DF5C11"/>
    <w:rsid w:val="00DF5C39"/>
    <w:rsid w:val="00DF5F8C"/>
    <w:rsid w:val="00DF65F0"/>
    <w:rsid w:val="00DF751A"/>
    <w:rsid w:val="00DF7E8F"/>
    <w:rsid w:val="00E008DF"/>
    <w:rsid w:val="00E017FC"/>
    <w:rsid w:val="00E01F90"/>
    <w:rsid w:val="00E0246E"/>
    <w:rsid w:val="00E02621"/>
    <w:rsid w:val="00E02874"/>
    <w:rsid w:val="00E033CF"/>
    <w:rsid w:val="00E04C23"/>
    <w:rsid w:val="00E05C91"/>
    <w:rsid w:val="00E05F39"/>
    <w:rsid w:val="00E06192"/>
    <w:rsid w:val="00E069F5"/>
    <w:rsid w:val="00E07350"/>
    <w:rsid w:val="00E07FED"/>
    <w:rsid w:val="00E104A5"/>
    <w:rsid w:val="00E1052E"/>
    <w:rsid w:val="00E105F2"/>
    <w:rsid w:val="00E106CB"/>
    <w:rsid w:val="00E115CD"/>
    <w:rsid w:val="00E11BFD"/>
    <w:rsid w:val="00E12CED"/>
    <w:rsid w:val="00E13328"/>
    <w:rsid w:val="00E13444"/>
    <w:rsid w:val="00E13FC5"/>
    <w:rsid w:val="00E14068"/>
    <w:rsid w:val="00E1506B"/>
    <w:rsid w:val="00E15110"/>
    <w:rsid w:val="00E1583A"/>
    <w:rsid w:val="00E15974"/>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A7F"/>
    <w:rsid w:val="00E25C7C"/>
    <w:rsid w:val="00E262C3"/>
    <w:rsid w:val="00E2688B"/>
    <w:rsid w:val="00E269E7"/>
    <w:rsid w:val="00E300DA"/>
    <w:rsid w:val="00E3028F"/>
    <w:rsid w:val="00E303E4"/>
    <w:rsid w:val="00E3092C"/>
    <w:rsid w:val="00E31824"/>
    <w:rsid w:val="00E3213E"/>
    <w:rsid w:val="00E32270"/>
    <w:rsid w:val="00E32C06"/>
    <w:rsid w:val="00E32F4C"/>
    <w:rsid w:val="00E3346E"/>
    <w:rsid w:val="00E335D5"/>
    <w:rsid w:val="00E33FC9"/>
    <w:rsid w:val="00E3442D"/>
    <w:rsid w:val="00E34D28"/>
    <w:rsid w:val="00E34EA0"/>
    <w:rsid w:val="00E3562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A52"/>
    <w:rsid w:val="00E46E5E"/>
    <w:rsid w:val="00E47404"/>
    <w:rsid w:val="00E47581"/>
    <w:rsid w:val="00E4788B"/>
    <w:rsid w:val="00E47AA1"/>
    <w:rsid w:val="00E47FA2"/>
    <w:rsid w:val="00E501D7"/>
    <w:rsid w:val="00E506A3"/>
    <w:rsid w:val="00E50AE6"/>
    <w:rsid w:val="00E5140F"/>
    <w:rsid w:val="00E5179F"/>
    <w:rsid w:val="00E522EC"/>
    <w:rsid w:val="00E54F0A"/>
    <w:rsid w:val="00E552C5"/>
    <w:rsid w:val="00E55B3E"/>
    <w:rsid w:val="00E55E68"/>
    <w:rsid w:val="00E564AF"/>
    <w:rsid w:val="00E56972"/>
    <w:rsid w:val="00E57672"/>
    <w:rsid w:val="00E60FAD"/>
    <w:rsid w:val="00E61293"/>
    <w:rsid w:val="00E61CCE"/>
    <w:rsid w:val="00E63EB1"/>
    <w:rsid w:val="00E64464"/>
    <w:rsid w:val="00E6587D"/>
    <w:rsid w:val="00E65E22"/>
    <w:rsid w:val="00E66056"/>
    <w:rsid w:val="00E664C5"/>
    <w:rsid w:val="00E66505"/>
    <w:rsid w:val="00E6657E"/>
    <w:rsid w:val="00E667DA"/>
    <w:rsid w:val="00E67355"/>
    <w:rsid w:val="00E70266"/>
    <w:rsid w:val="00E709F8"/>
    <w:rsid w:val="00E72F70"/>
    <w:rsid w:val="00E7399A"/>
    <w:rsid w:val="00E74155"/>
    <w:rsid w:val="00E74E2B"/>
    <w:rsid w:val="00E751E2"/>
    <w:rsid w:val="00E76654"/>
    <w:rsid w:val="00E76890"/>
    <w:rsid w:val="00E76DA3"/>
    <w:rsid w:val="00E773DD"/>
    <w:rsid w:val="00E774F0"/>
    <w:rsid w:val="00E77664"/>
    <w:rsid w:val="00E77B8C"/>
    <w:rsid w:val="00E806BC"/>
    <w:rsid w:val="00E80AA4"/>
    <w:rsid w:val="00E82E71"/>
    <w:rsid w:val="00E83D22"/>
    <w:rsid w:val="00E845EC"/>
    <w:rsid w:val="00E8461C"/>
    <w:rsid w:val="00E84754"/>
    <w:rsid w:val="00E849A5"/>
    <w:rsid w:val="00E84DCD"/>
    <w:rsid w:val="00E850EE"/>
    <w:rsid w:val="00E8541A"/>
    <w:rsid w:val="00E85754"/>
    <w:rsid w:val="00E85DD4"/>
    <w:rsid w:val="00E85EC5"/>
    <w:rsid w:val="00E85FD9"/>
    <w:rsid w:val="00E86357"/>
    <w:rsid w:val="00E872F8"/>
    <w:rsid w:val="00E87BA7"/>
    <w:rsid w:val="00E87F39"/>
    <w:rsid w:val="00E91B72"/>
    <w:rsid w:val="00E92346"/>
    <w:rsid w:val="00E92F2B"/>
    <w:rsid w:val="00E937F9"/>
    <w:rsid w:val="00E950AA"/>
    <w:rsid w:val="00E950BC"/>
    <w:rsid w:val="00E9511C"/>
    <w:rsid w:val="00E951EA"/>
    <w:rsid w:val="00E95BFC"/>
    <w:rsid w:val="00E96AF8"/>
    <w:rsid w:val="00E97107"/>
    <w:rsid w:val="00E9715C"/>
    <w:rsid w:val="00E974C5"/>
    <w:rsid w:val="00EA095D"/>
    <w:rsid w:val="00EA10B9"/>
    <w:rsid w:val="00EA18E0"/>
    <w:rsid w:val="00EA1FAE"/>
    <w:rsid w:val="00EA202A"/>
    <w:rsid w:val="00EA210E"/>
    <w:rsid w:val="00EA2171"/>
    <w:rsid w:val="00EA226C"/>
    <w:rsid w:val="00EA2345"/>
    <w:rsid w:val="00EA2461"/>
    <w:rsid w:val="00EA25AF"/>
    <w:rsid w:val="00EA271A"/>
    <w:rsid w:val="00EA37B0"/>
    <w:rsid w:val="00EA4180"/>
    <w:rsid w:val="00EA4E87"/>
    <w:rsid w:val="00EA55E1"/>
    <w:rsid w:val="00EA56B1"/>
    <w:rsid w:val="00EA575D"/>
    <w:rsid w:val="00EA5BC7"/>
    <w:rsid w:val="00EA5F15"/>
    <w:rsid w:val="00EA6439"/>
    <w:rsid w:val="00EA6569"/>
    <w:rsid w:val="00EA7527"/>
    <w:rsid w:val="00EA7D43"/>
    <w:rsid w:val="00EB0050"/>
    <w:rsid w:val="00EB06BE"/>
    <w:rsid w:val="00EB09B3"/>
    <w:rsid w:val="00EB101A"/>
    <w:rsid w:val="00EB1136"/>
    <w:rsid w:val="00EB1D20"/>
    <w:rsid w:val="00EB3612"/>
    <w:rsid w:val="00EB40E3"/>
    <w:rsid w:val="00EB4546"/>
    <w:rsid w:val="00EB456E"/>
    <w:rsid w:val="00EB5196"/>
    <w:rsid w:val="00EB5374"/>
    <w:rsid w:val="00EB54AD"/>
    <w:rsid w:val="00EB5697"/>
    <w:rsid w:val="00EB5F3E"/>
    <w:rsid w:val="00EB5F74"/>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3C51"/>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9F3"/>
    <w:rsid w:val="00ED7DAC"/>
    <w:rsid w:val="00ED7E96"/>
    <w:rsid w:val="00EE05BF"/>
    <w:rsid w:val="00EE1169"/>
    <w:rsid w:val="00EE1FAB"/>
    <w:rsid w:val="00EE25BB"/>
    <w:rsid w:val="00EE2CC4"/>
    <w:rsid w:val="00EE4450"/>
    <w:rsid w:val="00EE4579"/>
    <w:rsid w:val="00EE47F6"/>
    <w:rsid w:val="00EE4921"/>
    <w:rsid w:val="00EE4A19"/>
    <w:rsid w:val="00EE5363"/>
    <w:rsid w:val="00EE5590"/>
    <w:rsid w:val="00EE55DF"/>
    <w:rsid w:val="00EE5892"/>
    <w:rsid w:val="00EE6620"/>
    <w:rsid w:val="00EE6B5D"/>
    <w:rsid w:val="00EE6BFE"/>
    <w:rsid w:val="00EE72FC"/>
    <w:rsid w:val="00EE766D"/>
    <w:rsid w:val="00EE78D7"/>
    <w:rsid w:val="00EF0210"/>
    <w:rsid w:val="00EF184A"/>
    <w:rsid w:val="00EF1A3E"/>
    <w:rsid w:val="00EF1B85"/>
    <w:rsid w:val="00EF264B"/>
    <w:rsid w:val="00EF2A9C"/>
    <w:rsid w:val="00EF2BB5"/>
    <w:rsid w:val="00EF3C4B"/>
    <w:rsid w:val="00EF3E7C"/>
    <w:rsid w:val="00EF3F08"/>
    <w:rsid w:val="00EF3FED"/>
    <w:rsid w:val="00EF402D"/>
    <w:rsid w:val="00EF5D61"/>
    <w:rsid w:val="00EF5D6A"/>
    <w:rsid w:val="00EF652C"/>
    <w:rsid w:val="00EF66A4"/>
    <w:rsid w:val="00EF6AB2"/>
    <w:rsid w:val="00EF6BF6"/>
    <w:rsid w:val="00EF6DF6"/>
    <w:rsid w:val="00EF7632"/>
    <w:rsid w:val="00EF7638"/>
    <w:rsid w:val="00EF7703"/>
    <w:rsid w:val="00F00750"/>
    <w:rsid w:val="00F00C6C"/>
    <w:rsid w:val="00F018D8"/>
    <w:rsid w:val="00F01928"/>
    <w:rsid w:val="00F0241A"/>
    <w:rsid w:val="00F024B2"/>
    <w:rsid w:val="00F030D2"/>
    <w:rsid w:val="00F0519B"/>
    <w:rsid w:val="00F056C8"/>
    <w:rsid w:val="00F05B0A"/>
    <w:rsid w:val="00F05D0E"/>
    <w:rsid w:val="00F0647A"/>
    <w:rsid w:val="00F0687B"/>
    <w:rsid w:val="00F06DE6"/>
    <w:rsid w:val="00F06DF2"/>
    <w:rsid w:val="00F06F1B"/>
    <w:rsid w:val="00F06F1C"/>
    <w:rsid w:val="00F111B3"/>
    <w:rsid w:val="00F1298D"/>
    <w:rsid w:val="00F12B72"/>
    <w:rsid w:val="00F1394A"/>
    <w:rsid w:val="00F13CB4"/>
    <w:rsid w:val="00F13F73"/>
    <w:rsid w:val="00F14364"/>
    <w:rsid w:val="00F14B18"/>
    <w:rsid w:val="00F14F1F"/>
    <w:rsid w:val="00F151D3"/>
    <w:rsid w:val="00F15345"/>
    <w:rsid w:val="00F15C10"/>
    <w:rsid w:val="00F15CAB"/>
    <w:rsid w:val="00F16981"/>
    <w:rsid w:val="00F209AD"/>
    <w:rsid w:val="00F21427"/>
    <w:rsid w:val="00F217B0"/>
    <w:rsid w:val="00F229D5"/>
    <w:rsid w:val="00F22F3E"/>
    <w:rsid w:val="00F23ADC"/>
    <w:rsid w:val="00F24AE6"/>
    <w:rsid w:val="00F25015"/>
    <w:rsid w:val="00F257F0"/>
    <w:rsid w:val="00F25B7C"/>
    <w:rsid w:val="00F25C50"/>
    <w:rsid w:val="00F25CB4"/>
    <w:rsid w:val="00F26017"/>
    <w:rsid w:val="00F26615"/>
    <w:rsid w:val="00F2677E"/>
    <w:rsid w:val="00F26992"/>
    <w:rsid w:val="00F26E1A"/>
    <w:rsid w:val="00F26E62"/>
    <w:rsid w:val="00F271A8"/>
    <w:rsid w:val="00F277DB"/>
    <w:rsid w:val="00F27977"/>
    <w:rsid w:val="00F27A42"/>
    <w:rsid w:val="00F27DAE"/>
    <w:rsid w:val="00F30031"/>
    <w:rsid w:val="00F30505"/>
    <w:rsid w:val="00F31000"/>
    <w:rsid w:val="00F31399"/>
    <w:rsid w:val="00F320C0"/>
    <w:rsid w:val="00F322EC"/>
    <w:rsid w:val="00F32B30"/>
    <w:rsid w:val="00F3302D"/>
    <w:rsid w:val="00F33503"/>
    <w:rsid w:val="00F3390F"/>
    <w:rsid w:val="00F33CAE"/>
    <w:rsid w:val="00F33EC8"/>
    <w:rsid w:val="00F340E0"/>
    <w:rsid w:val="00F34152"/>
    <w:rsid w:val="00F34653"/>
    <w:rsid w:val="00F34C55"/>
    <w:rsid w:val="00F34C87"/>
    <w:rsid w:val="00F35900"/>
    <w:rsid w:val="00F359E8"/>
    <w:rsid w:val="00F35F04"/>
    <w:rsid w:val="00F365DC"/>
    <w:rsid w:val="00F3679F"/>
    <w:rsid w:val="00F40B97"/>
    <w:rsid w:val="00F40FA4"/>
    <w:rsid w:val="00F41C85"/>
    <w:rsid w:val="00F4203D"/>
    <w:rsid w:val="00F42BA4"/>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B30"/>
    <w:rsid w:val="00F55D0F"/>
    <w:rsid w:val="00F56270"/>
    <w:rsid w:val="00F562A9"/>
    <w:rsid w:val="00F5685E"/>
    <w:rsid w:val="00F56C12"/>
    <w:rsid w:val="00F573CB"/>
    <w:rsid w:val="00F57457"/>
    <w:rsid w:val="00F57490"/>
    <w:rsid w:val="00F5761C"/>
    <w:rsid w:val="00F57828"/>
    <w:rsid w:val="00F57CF3"/>
    <w:rsid w:val="00F57CFE"/>
    <w:rsid w:val="00F57D0C"/>
    <w:rsid w:val="00F6007E"/>
    <w:rsid w:val="00F60640"/>
    <w:rsid w:val="00F607B0"/>
    <w:rsid w:val="00F60B83"/>
    <w:rsid w:val="00F61159"/>
    <w:rsid w:val="00F61259"/>
    <w:rsid w:val="00F627C3"/>
    <w:rsid w:val="00F629E4"/>
    <w:rsid w:val="00F62EE0"/>
    <w:rsid w:val="00F6301B"/>
    <w:rsid w:val="00F63D5A"/>
    <w:rsid w:val="00F63FE8"/>
    <w:rsid w:val="00F64228"/>
    <w:rsid w:val="00F64BC5"/>
    <w:rsid w:val="00F650B4"/>
    <w:rsid w:val="00F65192"/>
    <w:rsid w:val="00F654FA"/>
    <w:rsid w:val="00F65C1B"/>
    <w:rsid w:val="00F67A45"/>
    <w:rsid w:val="00F67F4E"/>
    <w:rsid w:val="00F70013"/>
    <w:rsid w:val="00F702EE"/>
    <w:rsid w:val="00F70336"/>
    <w:rsid w:val="00F71F0C"/>
    <w:rsid w:val="00F72C93"/>
    <w:rsid w:val="00F72CE5"/>
    <w:rsid w:val="00F74253"/>
    <w:rsid w:val="00F7480B"/>
    <w:rsid w:val="00F7512C"/>
    <w:rsid w:val="00F751B7"/>
    <w:rsid w:val="00F76C0D"/>
    <w:rsid w:val="00F76E70"/>
    <w:rsid w:val="00F77299"/>
    <w:rsid w:val="00F77A0F"/>
    <w:rsid w:val="00F80280"/>
    <w:rsid w:val="00F8036B"/>
    <w:rsid w:val="00F8047C"/>
    <w:rsid w:val="00F80840"/>
    <w:rsid w:val="00F80AD1"/>
    <w:rsid w:val="00F81032"/>
    <w:rsid w:val="00F810AE"/>
    <w:rsid w:val="00F81504"/>
    <w:rsid w:val="00F818A6"/>
    <w:rsid w:val="00F81ADD"/>
    <w:rsid w:val="00F82417"/>
    <w:rsid w:val="00F82580"/>
    <w:rsid w:val="00F83CF9"/>
    <w:rsid w:val="00F8409E"/>
    <w:rsid w:val="00F842C0"/>
    <w:rsid w:val="00F84467"/>
    <w:rsid w:val="00F8496F"/>
    <w:rsid w:val="00F84990"/>
    <w:rsid w:val="00F84EFC"/>
    <w:rsid w:val="00F85619"/>
    <w:rsid w:val="00F8571B"/>
    <w:rsid w:val="00F858AD"/>
    <w:rsid w:val="00F85F7E"/>
    <w:rsid w:val="00F86ED7"/>
    <w:rsid w:val="00F9004B"/>
    <w:rsid w:val="00F90758"/>
    <w:rsid w:val="00F91239"/>
    <w:rsid w:val="00F915E0"/>
    <w:rsid w:val="00F926EC"/>
    <w:rsid w:val="00F92833"/>
    <w:rsid w:val="00F9305E"/>
    <w:rsid w:val="00F9317D"/>
    <w:rsid w:val="00F9335B"/>
    <w:rsid w:val="00F939EB"/>
    <w:rsid w:val="00F94F4E"/>
    <w:rsid w:val="00F9535E"/>
    <w:rsid w:val="00F9569E"/>
    <w:rsid w:val="00F957B2"/>
    <w:rsid w:val="00F959AC"/>
    <w:rsid w:val="00F95DB5"/>
    <w:rsid w:val="00F97AE3"/>
    <w:rsid w:val="00F97D93"/>
    <w:rsid w:val="00F97E8C"/>
    <w:rsid w:val="00FA0030"/>
    <w:rsid w:val="00FA0086"/>
    <w:rsid w:val="00FA06A0"/>
    <w:rsid w:val="00FA0893"/>
    <w:rsid w:val="00FA0A7B"/>
    <w:rsid w:val="00FA11A3"/>
    <w:rsid w:val="00FA1DDF"/>
    <w:rsid w:val="00FA3558"/>
    <w:rsid w:val="00FA4636"/>
    <w:rsid w:val="00FA4AA9"/>
    <w:rsid w:val="00FA4FEF"/>
    <w:rsid w:val="00FA54A3"/>
    <w:rsid w:val="00FA5780"/>
    <w:rsid w:val="00FA5937"/>
    <w:rsid w:val="00FA718F"/>
    <w:rsid w:val="00FA79C2"/>
    <w:rsid w:val="00FA7DCE"/>
    <w:rsid w:val="00FA7EAA"/>
    <w:rsid w:val="00FB0A65"/>
    <w:rsid w:val="00FB0AEF"/>
    <w:rsid w:val="00FB0B85"/>
    <w:rsid w:val="00FB18FD"/>
    <w:rsid w:val="00FB2358"/>
    <w:rsid w:val="00FB2783"/>
    <w:rsid w:val="00FB2995"/>
    <w:rsid w:val="00FB2CF9"/>
    <w:rsid w:val="00FB2D9C"/>
    <w:rsid w:val="00FB38E3"/>
    <w:rsid w:val="00FB3951"/>
    <w:rsid w:val="00FB39FB"/>
    <w:rsid w:val="00FB3ECA"/>
    <w:rsid w:val="00FB3FFD"/>
    <w:rsid w:val="00FB4614"/>
    <w:rsid w:val="00FB461D"/>
    <w:rsid w:val="00FB4A92"/>
    <w:rsid w:val="00FB57E6"/>
    <w:rsid w:val="00FB5B9E"/>
    <w:rsid w:val="00FB6D88"/>
    <w:rsid w:val="00FB6FDE"/>
    <w:rsid w:val="00FB7265"/>
    <w:rsid w:val="00FB7A93"/>
    <w:rsid w:val="00FB7BCE"/>
    <w:rsid w:val="00FB7CFE"/>
    <w:rsid w:val="00FC089F"/>
    <w:rsid w:val="00FC0F6C"/>
    <w:rsid w:val="00FC11CC"/>
    <w:rsid w:val="00FC1756"/>
    <w:rsid w:val="00FC1DCB"/>
    <w:rsid w:val="00FC1FA7"/>
    <w:rsid w:val="00FC31F8"/>
    <w:rsid w:val="00FC36A0"/>
    <w:rsid w:val="00FC3993"/>
    <w:rsid w:val="00FC3DF1"/>
    <w:rsid w:val="00FC4580"/>
    <w:rsid w:val="00FC4E4C"/>
    <w:rsid w:val="00FC5860"/>
    <w:rsid w:val="00FC5BF2"/>
    <w:rsid w:val="00FC5D81"/>
    <w:rsid w:val="00FC6979"/>
    <w:rsid w:val="00FC6EAD"/>
    <w:rsid w:val="00FC6FFD"/>
    <w:rsid w:val="00FC7834"/>
    <w:rsid w:val="00FC789B"/>
    <w:rsid w:val="00FD0AF9"/>
    <w:rsid w:val="00FD0F83"/>
    <w:rsid w:val="00FD0FA6"/>
    <w:rsid w:val="00FD2E89"/>
    <w:rsid w:val="00FD316C"/>
    <w:rsid w:val="00FD3A96"/>
    <w:rsid w:val="00FD3BDB"/>
    <w:rsid w:val="00FD4100"/>
    <w:rsid w:val="00FD50C6"/>
    <w:rsid w:val="00FD55B9"/>
    <w:rsid w:val="00FD5FD7"/>
    <w:rsid w:val="00FD63F8"/>
    <w:rsid w:val="00FD645E"/>
    <w:rsid w:val="00FD6AD6"/>
    <w:rsid w:val="00FD6B50"/>
    <w:rsid w:val="00FD6F5E"/>
    <w:rsid w:val="00FD77C0"/>
    <w:rsid w:val="00FD7AAD"/>
    <w:rsid w:val="00FE031E"/>
    <w:rsid w:val="00FE06BC"/>
    <w:rsid w:val="00FE0E51"/>
    <w:rsid w:val="00FE17EA"/>
    <w:rsid w:val="00FE1FCD"/>
    <w:rsid w:val="00FE277F"/>
    <w:rsid w:val="00FE2CC5"/>
    <w:rsid w:val="00FE3565"/>
    <w:rsid w:val="00FE379B"/>
    <w:rsid w:val="00FE3DB4"/>
    <w:rsid w:val="00FE6522"/>
    <w:rsid w:val="00FE6D64"/>
    <w:rsid w:val="00FE76C0"/>
    <w:rsid w:val="00FE7FD2"/>
    <w:rsid w:val="00FE7FEF"/>
    <w:rsid w:val="00FF0024"/>
    <w:rsid w:val="00FF010E"/>
    <w:rsid w:val="00FF0EBB"/>
    <w:rsid w:val="00FF24F8"/>
    <w:rsid w:val="00FF4975"/>
    <w:rsid w:val="00FF6013"/>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9641E"/>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9641E"/>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335111749">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655">
      <w:bodyDiv w:val="1"/>
      <w:marLeft w:val="0"/>
      <w:marRight w:val="0"/>
      <w:marTop w:val="0"/>
      <w:marBottom w:val="0"/>
      <w:divBdr>
        <w:top w:val="none" w:sz="0" w:space="0" w:color="auto"/>
        <w:left w:val="none" w:sz="0" w:space="0" w:color="auto"/>
        <w:bottom w:val="none" w:sz="0" w:space="0" w:color="auto"/>
        <w:right w:val="none" w:sz="0" w:space="0" w:color="auto"/>
      </w:divBdr>
    </w:div>
    <w:div w:id="474568618">
      <w:bodyDiv w:val="1"/>
      <w:marLeft w:val="0"/>
      <w:marRight w:val="0"/>
      <w:marTop w:val="0"/>
      <w:marBottom w:val="0"/>
      <w:divBdr>
        <w:top w:val="none" w:sz="0" w:space="0" w:color="auto"/>
        <w:left w:val="none" w:sz="0" w:space="0" w:color="auto"/>
        <w:bottom w:val="none" w:sz="0" w:space="0" w:color="auto"/>
        <w:right w:val="none" w:sz="0" w:space="0" w:color="auto"/>
      </w:divBdr>
    </w:div>
    <w:div w:id="486670660">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20457565">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0691950">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B2D69-BC06-614E-8DBB-9CD164C8B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30</Pages>
  <Words>37017</Words>
  <Characters>210998</Characters>
  <Application>Microsoft Office Word</Application>
  <DocSecurity>0</DocSecurity>
  <Lines>1758</Lines>
  <Paragraphs>495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247520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18</cp:revision>
  <cp:lastPrinted>2019-07-30T19:33:00Z</cp:lastPrinted>
  <dcterms:created xsi:type="dcterms:W3CDTF">2019-07-30T19:20:00Z</dcterms:created>
  <dcterms:modified xsi:type="dcterms:W3CDTF">2019-09-03T05:50:00Z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