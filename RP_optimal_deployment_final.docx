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429EC31D" w:rsidR="004F072C" w:rsidRPr="00A10451" w:rsidRDefault="007C6D6D" w:rsidP="002B55CD">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adaptive</w:t>
      </w:r>
      <w:r w:rsidR="007272F8">
        <w:rPr>
          <w:rFonts w:cs="David"/>
          <w:sz w:val="48"/>
          <w:szCs w:val="48"/>
        </w:rPr>
        <w:t xml:space="preserve"> </w:t>
      </w:r>
      <w:r w:rsidR="00666877">
        <w:rPr>
          <w:rFonts w:cs="David"/>
          <w:sz w:val="48"/>
          <w:szCs w:val="48"/>
        </w:rPr>
        <w:t xml:space="preserve">and </w:t>
      </w:r>
      <w:r w:rsidR="005B6581">
        <w:rPr>
          <w:rFonts w:cs="David"/>
          <w:sz w:val="48"/>
          <w:szCs w:val="48"/>
        </w:rPr>
        <w:t>optimal</w:t>
      </w:r>
      <w:r w:rsidR="002B55CD">
        <w:rPr>
          <w:rFonts w:cs="David" w:hint="cs"/>
          <w:sz w:val="48"/>
          <w:szCs w:val="48"/>
          <w:rtl/>
        </w:rPr>
        <w:t xml:space="preserve"> </w:t>
      </w:r>
      <w:r w:rsidR="00C31CBB" w:rsidRPr="00C31CBB">
        <w:rPr>
          <w:rFonts w:cs="David" w:hint="cs"/>
          <w:sz w:val="48"/>
          <w:szCs w:val="48"/>
        </w:rPr>
        <w:t>deployment</w:t>
      </w:r>
      <w:r w:rsidR="002575EF">
        <w:rPr>
          <w:rFonts w:cs="David"/>
          <w:sz w:val="48"/>
          <w:szCs w:val="48"/>
        </w:rPr>
        <w:t xml:space="preserve"> </w:t>
      </w:r>
      <w:r w:rsidR="004D4306">
        <w:rPr>
          <w:rFonts w:cs="David"/>
          <w:sz w:val="48"/>
          <w:szCs w:val="48"/>
        </w:rPr>
        <w:t xml:space="preserve">of 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r w:rsidR="005B6581">
        <w:rPr>
          <w:rFonts w:cs="David"/>
          <w:sz w:val="48"/>
          <w:szCs w:val="48"/>
        </w:rPr>
        <w:t>for accurate</w:t>
      </w:r>
      <w:r w:rsidR="000A4FE6" w:rsidRPr="000A4FE6">
        <w:rPr>
          <w:rFonts w:cs="David"/>
          <w:sz w:val="48"/>
          <w:szCs w:val="48"/>
        </w:rPr>
        <w:t xml:space="preserve"> </w:t>
      </w:r>
      <w:r w:rsidR="00C93308">
        <w:rPr>
          <w:rFonts w:cs="David"/>
          <w:sz w:val="48"/>
          <w:szCs w:val="48"/>
        </w:rPr>
        <w:t>represent</w:t>
      </w:r>
      <w:r w:rsidR="005B6581">
        <w:rPr>
          <w:rFonts w:cs="David"/>
          <w:sz w:val="48"/>
          <w:szCs w:val="48"/>
        </w:rPr>
        <w:t>ation of</w:t>
      </w:r>
      <w:r w:rsidR="002575EF">
        <w:rPr>
          <w:rFonts w:cs="David"/>
          <w:sz w:val="48"/>
          <w:szCs w:val="48"/>
        </w:rPr>
        <w:t xml:space="preserve"> </w:t>
      </w:r>
      <w:r w:rsidR="00EA4E87">
        <w:rPr>
          <w:rFonts w:cs="David"/>
          <w:sz w:val="48"/>
          <w:szCs w:val="48"/>
        </w:rPr>
        <w:t>air pollution</w:t>
      </w:r>
      <w:r w:rsidR="00C93308">
        <w:rPr>
          <w:rFonts w:cs="David"/>
          <w:sz w:val="48"/>
          <w:szCs w:val="48"/>
        </w:rPr>
        <w:t xml:space="preserve"> </w:t>
      </w:r>
      <w:r w:rsidR="00171C12">
        <w:rPr>
          <w:rFonts w:cs="David"/>
          <w:sz w:val="48"/>
          <w:szCs w:val="48"/>
        </w:rPr>
        <w:t>and its</w:t>
      </w:r>
      <w:r w:rsidR="00427108">
        <w:rPr>
          <w:rFonts w:cs="David"/>
          <w:sz w:val="48"/>
          <w:szCs w:val="48"/>
        </w:rPr>
        <w:t xml:space="preserve"> </w:t>
      </w:r>
      <w:r w:rsidR="00171C12">
        <w:rPr>
          <w:rFonts w:cs="David"/>
          <w:sz w:val="48"/>
          <w:szCs w:val="48"/>
        </w:rPr>
        <w:t>sources</w:t>
      </w:r>
    </w:p>
    <w:bookmarkEnd w:id="0"/>
    <w:bookmarkEnd w:id="1"/>
    <w:p w14:paraId="3E533FF5" w14:textId="6978BF9A" w:rsidR="00682A94" w:rsidRPr="00A10451" w:rsidRDefault="00682A94" w:rsidP="00E87BA7">
      <w:pPr>
        <w:ind w:right="-2"/>
        <w:jc w:val="center"/>
        <w:rPr>
          <w:rFonts w:cs="David"/>
        </w:rPr>
      </w:pPr>
    </w:p>
    <w:p w14:paraId="0810E7CF" w14:textId="65ECC72D"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272F8">
        <w:rPr>
          <w:rFonts w:cs="David" w:hint="cs"/>
          <w:color w:val="000000" w:themeColor="text1"/>
          <w:sz w:val="28"/>
          <w:szCs w:val="28"/>
          <w:rtl/>
        </w:rPr>
        <w:t xml:space="preserve">אופטימלית </w:t>
      </w:r>
      <w:r w:rsidR="00666877">
        <w:rPr>
          <w:rFonts w:cs="David" w:hint="cs"/>
          <w:color w:val="000000" w:themeColor="text1"/>
          <w:sz w:val="28"/>
          <w:szCs w:val="28"/>
          <w:rtl/>
        </w:rPr>
        <w:t>ו</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C12F18">
        <w:rPr>
          <w:rFonts w:cs="David" w:hint="cs"/>
          <w:color w:val="000000" w:themeColor="text1"/>
          <w:sz w:val="28"/>
          <w:szCs w:val="28"/>
          <w:rtl/>
        </w:rPr>
        <w:t>מדויק</w:t>
      </w:r>
      <w:r w:rsidR="00692804">
        <w:rPr>
          <w:rFonts w:cs="David" w:hint="cs"/>
          <w:color w:val="000000" w:themeColor="text1"/>
          <w:sz w:val="28"/>
          <w:szCs w:val="28"/>
          <w:rtl/>
        </w:rPr>
        <w:t xml:space="preserve"> של</w:t>
      </w:r>
      <w:r w:rsidR="00D21279">
        <w:rPr>
          <w:rFonts w:cs="David" w:hint="cs"/>
          <w:color w:val="000000" w:themeColor="text1"/>
          <w:sz w:val="28"/>
          <w:szCs w:val="28"/>
          <w:rtl/>
        </w:rPr>
        <w:t xml:space="preserve"> </w:t>
      </w:r>
      <w:r w:rsidR="00692804">
        <w:rPr>
          <w:rFonts w:cs="David" w:hint="cs"/>
          <w:color w:val="000000" w:themeColor="text1"/>
          <w:sz w:val="28"/>
          <w:szCs w:val="28"/>
          <w:rtl/>
        </w:rPr>
        <w:t>זיהום 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 xml:space="preserve">Barak </w:t>
      </w:r>
      <w:proofErr w:type="spellStart"/>
      <w:r w:rsidRPr="00A10451">
        <w:rPr>
          <w:rFonts w:cs="David" w:hint="cs"/>
        </w:rPr>
        <w:t>Fishbain</w:t>
      </w:r>
      <w:bookmarkEnd w:id="4"/>
      <w:bookmarkEnd w:id="5"/>
      <w:proofErr w:type="spellEnd"/>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2107E184" w14:textId="77777777" w:rsidR="00D1611A" w:rsidRDefault="00D1611A" w:rsidP="00E87BA7">
      <w:pPr>
        <w:ind w:right="-2"/>
        <w:rPr>
          <w:rFonts w:cs="David"/>
        </w:rPr>
        <w:sectPr w:rsidR="00D1611A" w:rsidSect="00D1611A">
          <w:headerReference w:type="even" r:id="rId9"/>
          <w:pgSz w:w="11906" w:h="16838"/>
          <w:pgMar w:top="1440" w:right="1418" w:bottom="1440" w:left="1418" w:header="709" w:footer="709" w:gutter="0"/>
          <w:cols w:space="708"/>
          <w:bidi/>
          <w:rtlGutter/>
          <w:docGrid w:linePitch="360"/>
        </w:sectPr>
      </w:pPr>
    </w:p>
    <w:p w14:paraId="4F6DA60F" w14:textId="0FC55984"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7B471D75" w:rsidR="00E34EA0" w:rsidRPr="00CD72F7" w:rsidRDefault="006C67B2" w:rsidP="00AF0BDF">
      <w:pPr>
        <w:ind w:right="-2"/>
        <w:rPr>
          <w:rFonts w:cs="David"/>
          <w:color w:val="000000" w:themeColor="text1"/>
        </w:rPr>
      </w:pPr>
      <w:bookmarkStart w:id="8" w:name="OLE_LINK118"/>
      <w:bookmarkStart w:id="9" w:name="OLE_LINK119"/>
      <w:bookmarkStart w:id="10" w:name="OLE_LINK182"/>
      <w:bookmarkStart w:id="11" w:name="OLE_LINK183"/>
      <w:r w:rsidRPr="00C93CAE">
        <w:rPr>
          <w:rFonts w:cs="David"/>
          <w:color w:val="000000" w:themeColor="text1"/>
        </w:rPr>
        <w:t xml:space="preserve">Adequate monitoring of ambient air pollution is needed </w:t>
      </w:r>
      <w:r w:rsidR="00137494">
        <w:rPr>
          <w:rFonts w:cs="David"/>
          <w:color w:val="000000" w:themeColor="text1"/>
        </w:rPr>
        <w:t xml:space="preserve">in order </w:t>
      </w:r>
      <w:r w:rsidRPr="00C93CAE">
        <w:rPr>
          <w:rFonts w:cs="David"/>
          <w:color w:val="000000" w:themeColor="text1"/>
        </w:rPr>
        <w:t>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D1056">
        <w:rPr>
          <w:rFonts w:cs="David"/>
          <w:color w:val="000000" w:themeColor="text1"/>
        </w:rPr>
        <w:t xml:space="preserve"> accordingly</w:t>
      </w:r>
      <w:r w:rsidR="00A75FE1">
        <w:rPr>
          <w:rFonts w:cs="David"/>
          <w:color w:val="000000" w:themeColor="text1"/>
        </w:rPr>
        <w:t>.</w:t>
      </w:r>
      <w:bookmarkEnd w:id="8"/>
      <w:bookmarkEnd w:id="9"/>
      <w:r w:rsidR="00CD72F7">
        <w:rPr>
          <w:rFonts w:cs="David"/>
          <w:color w:val="000000" w:themeColor="text1"/>
        </w:rPr>
        <w:t xml:space="preserve"> </w:t>
      </w:r>
      <w:r w:rsidR="00E3616C" w:rsidRPr="00C61461">
        <w:rPr>
          <w:rFonts w:cs="David" w:hint="cs"/>
          <w:color w:val="000000" w:themeColor="text1"/>
        </w:rPr>
        <w:t xml:space="preserve">The following proposal </w:t>
      </w:r>
      <w:bookmarkStart w:id="12" w:name="OLE_LINK164"/>
      <w:bookmarkStart w:id="13" w:name="OLE_LINK165"/>
      <w:r w:rsidR="00582174">
        <w:rPr>
          <w:rFonts w:cs="David"/>
          <w:color w:val="000000" w:themeColor="text1"/>
        </w:rPr>
        <w:t>offers</w:t>
      </w:r>
      <w:r w:rsidR="00E3616C" w:rsidRPr="00C61461">
        <w:rPr>
          <w:rFonts w:cs="David" w:hint="cs"/>
          <w:color w:val="000000" w:themeColor="text1"/>
        </w:rPr>
        <w:t xml:space="preserve"> </w:t>
      </w:r>
      <w:bookmarkEnd w:id="12"/>
      <w:bookmarkEnd w:id="13"/>
      <w:r w:rsidR="00137494">
        <w:rPr>
          <w:rFonts w:cs="David"/>
          <w:color w:val="000000" w:themeColor="text1"/>
        </w:rPr>
        <w:t>to investigate the theoretical and practical aspects</w:t>
      </w:r>
      <w:r w:rsidR="001A4C4B" w:rsidRPr="001A4C4B">
        <w:rPr>
          <w:rFonts w:cs="David" w:hint="cs"/>
          <w:color w:val="000000" w:themeColor="text1"/>
        </w:rPr>
        <w:t xml:space="preserve"> </w:t>
      </w:r>
      <w:r w:rsidR="001A4C4B">
        <w:rPr>
          <w:rFonts w:cs="David"/>
          <w:color w:val="000000" w:themeColor="text1"/>
        </w:rPr>
        <w:t xml:space="preserve">of </w:t>
      </w:r>
      <w:r w:rsidR="001A4C4B" w:rsidRPr="00C61461">
        <w:rPr>
          <w:rFonts w:cs="David" w:hint="cs"/>
          <w:color w:val="000000" w:themeColor="text1"/>
        </w:rPr>
        <w:t xml:space="preserve">the deployment of </w:t>
      </w:r>
      <w:r w:rsidR="001A4C4B" w:rsidRPr="00C61461">
        <w:rPr>
          <w:rFonts w:cs="David"/>
          <w:color w:val="000000" w:themeColor="text1"/>
        </w:rPr>
        <w:t>WDESN</w:t>
      </w:r>
      <w:r w:rsidR="001A4C4B">
        <w:rPr>
          <w:rFonts w:cs="David"/>
          <w:color w:val="000000" w:themeColor="text1"/>
        </w:rPr>
        <w:t xml:space="preserve"> in a site with complex sources’ configuration and changing weather conditions</w:t>
      </w:r>
      <w:r w:rsidR="00AF0BDF">
        <w:rPr>
          <w:rFonts w:cs="David"/>
          <w:color w:val="000000" w:themeColor="text1"/>
        </w:rPr>
        <w:t xml:space="preserve">, </w:t>
      </w:r>
      <w:r w:rsidR="00137494">
        <w:rPr>
          <w:rFonts w:cs="David"/>
          <w:color w:val="000000" w:themeColor="text1"/>
        </w:rPr>
        <w:t xml:space="preserve">through </w:t>
      </w:r>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DB7B15">
        <w:rPr>
          <w:rFonts w:cs="David"/>
          <w:color w:val="000000" w:themeColor="text1"/>
        </w:rPr>
        <w:t xml:space="preserve">dispersion </w:t>
      </w:r>
      <w:r w:rsidR="00EC3A76">
        <w:rPr>
          <w:rFonts w:cs="David"/>
          <w:color w:val="000000" w:themeColor="text1"/>
        </w:rPr>
        <w:t>model</w:t>
      </w:r>
      <w:r w:rsidR="00AF0BDF">
        <w:rPr>
          <w:rFonts w:cs="David"/>
          <w:color w:val="000000" w:themeColor="text1"/>
        </w:rPr>
        <w:t xml:space="preserve">. </w:t>
      </w:r>
      <w:r w:rsidR="004A788B">
        <w:rPr>
          <w:rFonts w:cs="David"/>
          <w:color w:val="000000" w:themeColor="text1"/>
        </w:rPr>
        <w:t>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w:t>
      </w:r>
      <w:r w:rsidR="00137494">
        <w:rPr>
          <w:rFonts w:cs="David"/>
          <w:color w:val="000000" w:themeColor="text1"/>
        </w:rPr>
        <w:t xml:space="preserve">n algorithm </w:t>
      </w:r>
      <w:r w:rsidR="00E3616C" w:rsidRPr="00C61461">
        <w:rPr>
          <w:rFonts w:cs="David"/>
          <w:color w:val="000000" w:themeColor="text1"/>
        </w:rPr>
        <w:t>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137494">
        <w:t>The task in hand is very complex and in order to accomplish it successfully, three</w:t>
      </w:r>
      <w:r w:rsidR="00137494">
        <w:rPr>
          <w:rFonts w:asciiTheme="majorBidi" w:hAnsiTheme="majorBidi" w:cstheme="majorBidi"/>
        </w:rPr>
        <w:t xml:space="preserve"> </w:t>
      </w:r>
      <w:r w:rsidR="002F660C">
        <w:rPr>
          <w:rFonts w:asciiTheme="majorBidi" w:hAnsiTheme="majorBidi" w:cstheme="majorBidi"/>
        </w:rPr>
        <w:t xml:space="preserve">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 xml:space="preserve">and emission patterns. </w:t>
      </w:r>
      <w:r w:rsidR="00BF5DBC" w:rsidRPr="004C280C">
        <w:rPr>
          <w:rFonts w:cs="David"/>
          <w:color w:val="000000" w:themeColor="text1"/>
        </w:rPr>
        <w:t xml:space="preserve"> </w:t>
      </w:r>
      <w:r w:rsidR="00C545F0">
        <w:rPr>
          <w:rFonts w:cs="David"/>
          <w:color w:val="000000"/>
        </w:rPr>
        <w:t xml:space="preserve">An initial </w:t>
      </w:r>
      <w:r w:rsidR="00EE47F6">
        <w:rPr>
          <w:rFonts w:cs="David"/>
          <w:color w:val="000000"/>
        </w:rPr>
        <w:t>simulation set</w:t>
      </w:r>
      <w:r w:rsidR="00B30F94">
        <w:rPr>
          <w:rFonts w:cs="David"/>
          <w:color w:val="000000"/>
        </w:rPr>
        <w:t>up</w:t>
      </w:r>
      <w:r w:rsidR="00EE47F6">
        <w:rPr>
          <w:rFonts w:cs="David"/>
          <w:color w:val="000000"/>
        </w:rPr>
        <w:t xml:space="preserve">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hint="cs"/>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56587D">
          <w:pPr>
            <w:rPr>
              <w:rFonts w:cs="David"/>
            </w:rPr>
          </w:pPr>
        </w:p>
        <w:p w14:paraId="2FED3092" w14:textId="68E8551D" w:rsidR="003C5C21" w:rsidRPr="003C5C21" w:rsidRDefault="00EF1A3E" w:rsidP="003C5C21">
          <w:pPr>
            <w:pStyle w:val="TOC1"/>
            <w:rPr>
              <w:rFonts w:ascii="David" w:eastAsiaTheme="minorEastAsia" w:hAnsi="David" w:cs="David"/>
              <w:b w:val="0"/>
              <w:bCs w:val="0"/>
              <w:i w:val="0"/>
              <w:iCs w:val="0"/>
              <w:noProof/>
              <w:rtl/>
            </w:rPr>
          </w:pPr>
          <w:r w:rsidRPr="003C5C21">
            <w:rPr>
              <w:rFonts w:ascii="David" w:hAnsi="David" w:cs="David" w:hint="cs"/>
              <w:i w:val="0"/>
              <w:iCs w:val="0"/>
            </w:rPr>
            <w:fldChar w:fldCharType="begin"/>
          </w:r>
          <w:r w:rsidRPr="003C5C21">
            <w:rPr>
              <w:rFonts w:ascii="David" w:hAnsi="David" w:cs="David" w:hint="cs"/>
              <w:i w:val="0"/>
              <w:iCs w:val="0"/>
            </w:rPr>
            <w:instrText xml:space="preserve"> TOC \o "1-3" \h \z \u </w:instrText>
          </w:r>
          <w:r w:rsidRPr="003C5C21">
            <w:rPr>
              <w:rFonts w:ascii="David" w:hAnsi="David" w:cs="David" w:hint="cs"/>
              <w:i w:val="0"/>
              <w:iCs w:val="0"/>
            </w:rPr>
            <w:fldChar w:fldCharType="separate"/>
          </w:r>
          <w:hyperlink w:anchor="_Toc15392576" w:history="1">
            <w:r w:rsidR="003C5C21" w:rsidRPr="003C5C21">
              <w:rPr>
                <w:rStyle w:val="Hyperlink"/>
                <w:rFonts w:ascii="David" w:eastAsiaTheme="minorHAnsi" w:hAnsi="David" w:cs="David" w:hint="cs"/>
                <w:noProof/>
              </w:rPr>
              <w:t>1</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Introduction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396D2EED" w14:textId="4EEF102A" w:rsidR="003C5C21" w:rsidRPr="003C5C21" w:rsidRDefault="00AB4B20" w:rsidP="003C5C21">
          <w:pPr>
            <w:pStyle w:val="TOC2"/>
            <w:rPr>
              <w:rFonts w:ascii="David" w:eastAsiaTheme="minorEastAsia" w:hAnsi="David" w:cs="David"/>
              <w:b w:val="0"/>
              <w:bCs w:val="0"/>
              <w:noProof/>
              <w:sz w:val="24"/>
              <w:szCs w:val="24"/>
              <w:rtl/>
            </w:rPr>
          </w:pPr>
          <w:hyperlink w:anchor="_Toc15392577" w:history="1">
            <w:r w:rsidR="003C5C21" w:rsidRPr="003C5C21">
              <w:rPr>
                <w:rStyle w:val="Hyperlink"/>
                <w:rFonts w:ascii="David" w:hAnsi="David" w:cs="David" w:hint="cs"/>
                <w:noProof/>
              </w:rPr>
              <w:t>1.1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CAE046E" w14:textId="341A2E52" w:rsidR="003C5C21" w:rsidRPr="003C5C21" w:rsidRDefault="00AB4B20" w:rsidP="003C5C21">
          <w:pPr>
            <w:pStyle w:val="TOC2"/>
            <w:tabs>
              <w:tab w:val="left" w:pos="2384"/>
            </w:tabs>
            <w:rPr>
              <w:rFonts w:ascii="David" w:eastAsiaTheme="minorEastAsia" w:hAnsi="David" w:cs="David"/>
              <w:b w:val="0"/>
              <w:bCs w:val="0"/>
              <w:noProof/>
              <w:sz w:val="24"/>
              <w:szCs w:val="24"/>
              <w:rtl/>
            </w:rPr>
          </w:pPr>
          <w:hyperlink w:anchor="_Toc15392578" w:history="1">
            <w:r w:rsidR="003C5C21" w:rsidRPr="003C5C21">
              <w:rPr>
                <w:rStyle w:val="Hyperlink"/>
                <w:rFonts w:ascii="David" w:hAnsi="David" w:cs="David" w:hint="cs"/>
                <w:noProof/>
              </w:rPr>
              <w:t>1.2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Monitoring 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AECAAA2" w14:textId="3A6D64A6" w:rsidR="003C5C21" w:rsidRPr="003C5C21" w:rsidRDefault="00AB4B20" w:rsidP="003C5C21">
          <w:pPr>
            <w:pStyle w:val="TOC2"/>
            <w:tabs>
              <w:tab w:val="left" w:pos="4616"/>
            </w:tabs>
            <w:rPr>
              <w:rFonts w:ascii="David" w:eastAsiaTheme="minorEastAsia" w:hAnsi="David" w:cs="David"/>
              <w:b w:val="0"/>
              <w:bCs w:val="0"/>
              <w:noProof/>
              <w:sz w:val="24"/>
              <w:szCs w:val="24"/>
              <w:rtl/>
            </w:rPr>
          </w:pPr>
          <w:hyperlink w:anchor="_Toc15392579" w:history="1">
            <w:r w:rsidR="003C5C21" w:rsidRPr="003C5C21">
              <w:rPr>
                <w:rStyle w:val="Hyperlink"/>
                <w:rFonts w:ascii="David" w:hAnsi="David" w:cs="David" w:hint="cs"/>
                <w:noProof/>
              </w:rPr>
              <w:t>1.3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 representation in time and in space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w:t>
            </w:r>
            <w:r w:rsidR="003C5C21" w:rsidRPr="003C5C21">
              <w:rPr>
                <w:rFonts w:ascii="David" w:hAnsi="David" w:cs="David" w:hint="cs"/>
                <w:noProof/>
                <w:webHidden/>
                <w:rtl/>
              </w:rPr>
              <w:fldChar w:fldCharType="end"/>
            </w:r>
          </w:hyperlink>
        </w:p>
        <w:p w14:paraId="545AC4F1" w14:textId="4D239541" w:rsidR="003C5C21" w:rsidRPr="003C5C21" w:rsidRDefault="00AB4B20" w:rsidP="003C5C21">
          <w:pPr>
            <w:pStyle w:val="TOC2"/>
            <w:tabs>
              <w:tab w:val="left" w:pos="2331"/>
            </w:tabs>
            <w:rPr>
              <w:rFonts w:ascii="David" w:eastAsiaTheme="minorEastAsia" w:hAnsi="David" w:cs="David"/>
              <w:b w:val="0"/>
              <w:bCs w:val="0"/>
              <w:noProof/>
              <w:sz w:val="24"/>
              <w:szCs w:val="24"/>
              <w:rtl/>
            </w:rPr>
          </w:pPr>
          <w:hyperlink w:anchor="_Toc15392580" w:history="1">
            <w:r w:rsidR="003C5C21" w:rsidRPr="003C5C21">
              <w:rPr>
                <w:rStyle w:val="Hyperlink"/>
                <w:rFonts w:ascii="David" w:hAnsi="David" w:cs="David" w:hint="cs"/>
                <w:noProof/>
              </w:rPr>
              <w:t>1.4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Source term estimation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9424551" w14:textId="4FADB4CB" w:rsidR="003C5C21" w:rsidRPr="003C5C21" w:rsidRDefault="00AB4B20" w:rsidP="003C5C21">
          <w:pPr>
            <w:pStyle w:val="TOC2"/>
            <w:rPr>
              <w:rFonts w:ascii="David" w:eastAsiaTheme="minorEastAsia" w:hAnsi="David" w:cs="David"/>
              <w:b w:val="0"/>
              <w:bCs w:val="0"/>
              <w:noProof/>
              <w:sz w:val="24"/>
              <w:szCs w:val="24"/>
              <w:rtl/>
            </w:rPr>
          </w:pPr>
          <w:hyperlink w:anchor="_Toc15392581" w:history="1">
            <w:r w:rsidR="003C5C21" w:rsidRPr="003C5C21">
              <w:rPr>
                <w:rStyle w:val="Hyperlink"/>
                <w:rFonts w:ascii="David" w:hAnsi="David" w:cs="David" w:hint="cs"/>
                <w:noProof/>
              </w:rPr>
              <w:t>1.5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E6A0041" w14:textId="7E9C39F4" w:rsidR="003C5C21" w:rsidRPr="003C5C21" w:rsidRDefault="00AB4B20" w:rsidP="003C5C21">
          <w:pPr>
            <w:pStyle w:val="TOC1"/>
            <w:tabs>
              <w:tab w:val="left" w:pos="3580"/>
            </w:tabs>
            <w:rPr>
              <w:rFonts w:ascii="David" w:eastAsiaTheme="minorEastAsia" w:hAnsi="David" w:cs="David"/>
              <w:b w:val="0"/>
              <w:bCs w:val="0"/>
              <w:i w:val="0"/>
              <w:iCs w:val="0"/>
              <w:noProof/>
              <w:rtl/>
            </w:rPr>
          </w:pPr>
          <w:hyperlink w:anchor="_Toc15392582" w:history="1">
            <w:r w:rsidR="003C5C21" w:rsidRPr="003C5C21">
              <w:rPr>
                <w:rStyle w:val="Hyperlink"/>
                <w:rFonts w:ascii="David" w:hAnsi="David" w:cs="David" w:hint="cs"/>
                <w:noProof/>
              </w:rPr>
              <w:t>2</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hypothesis and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3989090" w14:textId="1EFB6DD2" w:rsidR="003C5C21" w:rsidRPr="003C5C21" w:rsidRDefault="00AB4B20" w:rsidP="003C5C21">
          <w:pPr>
            <w:pStyle w:val="TOC2"/>
            <w:rPr>
              <w:rFonts w:ascii="David" w:eastAsiaTheme="minorEastAsia" w:hAnsi="David" w:cs="David"/>
              <w:b w:val="0"/>
              <w:bCs w:val="0"/>
              <w:noProof/>
              <w:sz w:val="24"/>
              <w:szCs w:val="24"/>
              <w:rtl/>
            </w:rPr>
          </w:pPr>
          <w:hyperlink w:anchor="_Toc15392583" w:history="1">
            <w:r w:rsidR="003C5C21" w:rsidRPr="003C5C21">
              <w:rPr>
                <w:rStyle w:val="Hyperlink"/>
                <w:rFonts w:ascii="David" w:hAnsi="David" w:cs="David" w:hint="cs"/>
                <w:noProof/>
              </w:rPr>
              <w:t>2.1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hypothesis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EEE9AB7" w14:textId="4ECCC120" w:rsidR="003C5C21" w:rsidRPr="003C5C21" w:rsidRDefault="00AB4B20" w:rsidP="003C5C21">
          <w:pPr>
            <w:pStyle w:val="TOC2"/>
            <w:rPr>
              <w:rFonts w:ascii="David" w:eastAsiaTheme="minorEastAsia" w:hAnsi="David" w:cs="David"/>
              <w:b w:val="0"/>
              <w:bCs w:val="0"/>
              <w:noProof/>
              <w:sz w:val="24"/>
              <w:szCs w:val="24"/>
              <w:rtl/>
            </w:rPr>
          </w:pPr>
          <w:hyperlink w:anchor="_Toc15392584" w:history="1">
            <w:r w:rsidR="003C5C21" w:rsidRPr="003C5C21">
              <w:rPr>
                <w:rStyle w:val="Hyperlink"/>
                <w:rFonts w:ascii="David" w:hAnsi="David" w:cs="David" w:hint="cs"/>
                <w:noProof/>
              </w:rPr>
              <w:t>2.2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72B20D02" w14:textId="168B4950" w:rsidR="003C5C21" w:rsidRPr="003C5C21" w:rsidRDefault="00AB4B20" w:rsidP="003C5C21">
          <w:pPr>
            <w:pStyle w:val="TOC1"/>
            <w:tabs>
              <w:tab w:val="left" w:pos="2252"/>
            </w:tabs>
            <w:rPr>
              <w:rFonts w:ascii="David" w:eastAsiaTheme="minorEastAsia" w:hAnsi="David" w:cs="David"/>
              <w:b w:val="0"/>
              <w:bCs w:val="0"/>
              <w:i w:val="0"/>
              <w:iCs w:val="0"/>
              <w:noProof/>
              <w:rtl/>
            </w:rPr>
          </w:pPr>
          <w:hyperlink w:anchor="_Toc15392585" w:history="1">
            <w:r w:rsidR="003C5C21" w:rsidRPr="003C5C21">
              <w:rPr>
                <w:rStyle w:val="Hyperlink"/>
                <w:rFonts w:ascii="David" w:hAnsi="David" w:cs="David" w:hint="cs"/>
                <w:noProof/>
              </w:rPr>
              <w:t>3</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contribution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6</w:t>
            </w:r>
            <w:r w:rsidR="003C5C21" w:rsidRPr="003C5C21">
              <w:rPr>
                <w:rFonts w:ascii="David" w:hAnsi="David" w:cs="David" w:hint="cs"/>
                <w:noProof/>
                <w:webHidden/>
                <w:rtl/>
              </w:rPr>
              <w:fldChar w:fldCharType="end"/>
            </w:r>
          </w:hyperlink>
        </w:p>
        <w:p w14:paraId="33A9FE36" w14:textId="1C4FA2BF" w:rsidR="003C5C21" w:rsidRPr="003C5C21" w:rsidRDefault="00AB4B20" w:rsidP="003C5C21">
          <w:pPr>
            <w:pStyle w:val="TOC1"/>
            <w:tabs>
              <w:tab w:val="left" w:pos="1920"/>
            </w:tabs>
            <w:rPr>
              <w:rFonts w:ascii="David" w:eastAsiaTheme="minorEastAsia" w:hAnsi="David" w:cs="David"/>
              <w:b w:val="0"/>
              <w:bCs w:val="0"/>
              <w:i w:val="0"/>
              <w:iCs w:val="0"/>
              <w:noProof/>
              <w:rtl/>
            </w:rPr>
          </w:pPr>
          <w:hyperlink w:anchor="_Toc15392586" w:history="1">
            <w:r w:rsidR="003C5C21" w:rsidRPr="003C5C21">
              <w:rPr>
                <w:rStyle w:val="Hyperlink"/>
                <w:rFonts w:ascii="David" w:hAnsi="David" w:cs="David" w:hint="cs"/>
                <w:noProof/>
              </w:rPr>
              <w:t>4</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Liter</w:t>
            </w:r>
            <w:r w:rsidR="003C5C21" w:rsidRPr="003C5C21">
              <w:rPr>
                <w:rStyle w:val="Hyperlink"/>
                <w:rFonts w:ascii="David" w:hAnsi="David" w:cs="David" w:hint="cs"/>
                <w:noProof/>
              </w:rPr>
              <w:t>a</w:t>
            </w:r>
            <w:r w:rsidR="003C5C21" w:rsidRPr="003C5C21">
              <w:rPr>
                <w:rStyle w:val="Hyperlink"/>
                <w:rFonts w:ascii="David" w:hAnsi="David" w:cs="David" w:hint="cs"/>
                <w:noProof/>
              </w:rPr>
              <w:t>ture review</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1B8A3A75" w14:textId="01F24421" w:rsidR="003C5C21" w:rsidRPr="003C5C21" w:rsidRDefault="00AB4B20" w:rsidP="003C5C21">
          <w:pPr>
            <w:pStyle w:val="TOC2"/>
            <w:tabs>
              <w:tab w:val="left" w:pos="3480"/>
            </w:tabs>
            <w:rPr>
              <w:rFonts w:ascii="David" w:eastAsiaTheme="minorEastAsia" w:hAnsi="David" w:cs="David"/>
              <w:b w:val="0"/>
              <w:bCs w:val="0"/>
              <w:noProof/>
              <w:sz w:val="24"/>
              <w:szCs w:val="24"/>
              <w:rtl/>
            </w:rPr>
          </w:pPr>
          <w:hyperlink w:anchor="_Toc15392587" w:history="1">
            <w:r w:rsidR="003C5C21" w:rsidRPr="003C5C21">
              <w:rPr>
                <w:rStyle w:val="Hyperlink"/>
                <w:rFonts w:ascii="David" w:hAnsi="David" w:cs="David" w:hint="cs"/>
                <w:noProof/>
              </w:rPr>
              <w:t>4.1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problem of sensors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20F15001" w14:textId="2DE1425F" w:rsidR="003C5C21" w:rsidRPr="003C5C21" w:rsidRDefault="00AB4B20" w:rsidP="003C5C21">
          <w:pPr>
            <w:pStyle w:val="TOC2"/>
            <w:tabs>
              <w:tab w:val="left" w:pos="3896"/>
            </w:tabs>
            <w:rPr>
              <w:rFonts w:ascii="David" w:eastAsiaTheme="minorEastAsia" w:hAnsi="David" w:cs="David"/>
              <w:b w:val="0"/>
              <w:bCs w:val="0"/>
              <w:noProof/>
              <w:sz w:val="24"/>
              <w:szCs w:val="24"/>
              <w:rtl/>
            </w:rPr>
          </w:pPr>
          <w:hyperlink w:anchor="_Toc15392588" w:history="1">
            <w:r w:rsidR="003C5C21" w:rsidRPr="003C5C21">
              <w:rPr>
                <w:rStyle w:val="Hyperlink"/>
                <w:rFonts w:ascii="David" w:hAnsi="David" w:cs="David" w:hint="cs"/>
                <w:noProof/>
              </w:rPr>
              <w:t>4.2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importance of network’s application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6497045D" w14:textId="0A8FC116" w:rsidR="003C5C21" w:rsidRPr="003C5C21" w:rsidRDefault="00AB4B20" w:rsidP="003C5C21">
          <w:pPr>
            <w:pStyle w:val="TOC2"/>
            <w:tabs>
              <w:tab w:val="left" w:pos="2321"/>
            </w:tabs>
            <w:rPr>
              <w:rFonts w:ascii="David" w:eastAsiaTheme="minorEastAsia" w:hAnsi="David" w:cs="David"/>
              <w:b w:val="0"/>
              <w:bCs w:val="0"/>
              <w:noProof/>
              <w:sz w:val="24"/>
              <w:szCs w:val="24"/>
              <w:rtl/>
            </w:rPr>
          </w:pPr>
          <w:hyperlink w:anchor="_Toc15392589" w:history="1">
            <w:r w:rsidR="003C5C21" w:rsidRPr="003C5C21">
              <w:rPr>
                <w:rStyle w:val="Hyperlink"/>
                <w:rFonts w:ascii="David" w:hAnsi="David" w:cs="David" w:hint="cs"/>
                <w:noProof/>
              </w:rPr>
              <w:t>4.3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heterogeneity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8</w:t>
            </w:r>
            <w:r w:rsidR="003C5C21" w:rsidRPr="003C5C21">
              <w:rPr>
                <w:rFonts w:ascii="David" w:hAnsi="David" w:cs="David" w:hint="cs"/>
                <w:noProof/>
                <w:webHidden/>
                <w:rtl/>
              </w:rPr>
              <w:fldChar w:fldCharType="end"/>
            </w:r>
          </w:hyperlink>
        </w:p>
        <w:p w14:paraId="108F4100" w14:textId="3C8B491A" w:rsidR="003C5C21" w:rsidRPr="003C5C21" w:rsidRDefault="00AB4B20" w:rsidP="003C5C21">
          <w:pPr>
            <w:pStyle w:val="TOC2"/>
            <w:tabs>
              <w:tab w:val="left" w:pos="2501"/>
            </w:tabs>
            <w:rPr>
              <w:rFonts w:ascii="David" w:eastAsiaTheme="minorEastAsia" w:hAnsi="David" w:cs="David"/>
              <w:b w:val="0"/>
              <w:bCs w:val="0"/>
              <w:noProof/>
              <w:sz w:val="24"/>
              <w:szCs w:val="24"/>
              <w:rtl/>
            </w:rPr>
          </w:pPr>
          <w:hyperlink w:anchor="_Toc15392590" w:history="1">
            <w:r w:rsidR="003C5C21" w:rsidRPr="003C5C21">
              <w:rPr>
                <w:rStyle w:val="Hyperlink"/>
                <w:rFonts w:ascii="David" w:hAnsi="David" w:cs="David" w:hint="cs"/>
                <w:noProof/>
              </w:rPr>
              <w:t>4.4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Redeployment of sensors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62BD4EFA" w14:textId="3F41B34A" w:rsidR="003C5C21" w:rsidRPr="003C5C21" w:rsidRDefault="00AB4B20" w:rsidP="003C5C21">
          <w:pPr>
            <w:pStyle w:val="TOC2"/>
            <w:rPr>
              <w:rFonts w:ascii="David" w:eastAsiaTheme="minorEastAsia" w:hAnsi="David" w:cs="David"/>
              <w:b w:val="0"/>
              <w:bCs w:val="0"/>
              <w:noProof/>
              <w:sz w:val="24"/>
              <w:szCs w:val="24"/>
              <w:rtl/>
            </w:rPr>
          </w:pPr>
          <w:hyperlink w:anchor="_Toc15392591" w:history="1">
            <w:r w:rsidR="003C5C21" w:rsidRPr="003C5C21">
              <w:rPr>
                <w:rStyle w:val="Hyperlink"/>
                <w:rFonts w:ascii="David" w:hAnsi="David" w:cs="David" w:hint="cs"/>
                <w:noProof/>
              </w:rPr>
              <w:t>4.5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Optimization aspect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138BAC95" w14:textId="3A201B67" w:rsidR="003C5C21" w:rsidRPr="003C5C21" w:rsidRDefault="00AB4B20" w:rsidP="003C5C21">
          <w:pPr>
            <w:pStyle w:val="TOC1"/>
            <w:tabs>
              <w:tab w:val="left" w:pos="2838"/>
            </w:tabs>
            <w:rPr>
              <w:rFonts w:ascii="David" w:eastAsiaTheme="minorEastAsia" w:hAnsi="David" w:cs="David"/>
              <w:b w:val="0"/>
              <w:bCs w:val="0"/>
              <w:i w:val="0"/>
              <w:iCs w:val="0"/>
              <w:noProof/>
              <w:rtl/>
            </w:rPr>
          </w:pPr>
          <w:hyperlink w:anchor="_Toc15392592" w:history="1">
            <w:r w:rsidR="003C5C21" w:rsidRPr="003C5C21">
              <w:rPr>
                <w:rStyle w:val="Hyperlink"/>
                <w:rFonts w:ascii="David" w:hAnsi="David" w:cs="David" w:hint="cs"/>
                <w:noProof/>
              </w:rPr>
              <w:t>5</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Methods and 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06888D9" w14:textId="24FDFAA4" w:rsidR="003C5C21" w:rsidRPr="003C5C21" w:rsidRDefault="00AB4B20" w:rsidP="003C5C21">
          <w:pPr>
            <w:pStyle w:val="TOC2"/>
            <w:rPr>
              <w:rFonts w:ascii="David" w:eastAsiaTheme="minorEastAsia" w:hAnsi="David" w:cs="David"/>
              <w:b w:val="0"/>
              <w:bCs w:val="0"/>
              <w:noProof/>
              <w:sz w:val="24"/>
              <w:szCs w:val="24"/>
              <w:rtl/>
            </w:rPr>
          </w:pPr>
          <w:hyperlink w:anchor="_Toc15392593" w:history="1">
            <w:r w:rsidR="003C5C21" w:rsidRPr="003C5C21">
              <w:rPr>
                <w:rStyle w:val="Hyperlink"/>
                <w:rFonts w:ascii="David" w:hAnsi="David" w:cs="David" w:hint="cs"/>
                <w:noProof/>
              </w:rPr>
              <w:t>5.1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Background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556D9ED" w14:textId="14443292" w:rsidR="003C5C21" w:rsidRPr="003C5C21" w:rsidRDefault="00AB4B20" w:rsidP="003C5C21">
          <w:pPr>
            <w:pStyle w:val="TOC3"/>
            <w:rPr>
              <w:rFonts w:ascii="David" w:eastAsiaTheme="minorEastAsia" w:hAnsi="David" w:cs="David"/>
              <w:noProof/>
              <w:sz w:val="24"/>
              <w:szCs w:val="24"/>
              <w:rtl/>
            </w:rPr>
          </w:pPr>
          <w:hyperlink w:anchor="_Toc15392594" w:history="1">
            <w:r w:rsidR="003C5C21" w:rsidRPr="003C5C21">
              <w:rPr>
                <w:rStyle w:val="Hyperlink"/>
                <w:rFonts w:ascii="David" w:hAnsi="David" w:cs="David" w:hint="cs"/>
                <w:noProof/>
              </w:rPr>
              <w:t>5.1.1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Gaussian plume model</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1FF344EC" w14:textId="294B9D8F" w:rsidR="003C5C21" w:rsidRPr="003C5C21" w:rsidRDefault="00AB4B20" w:rsidP="003C5C21">
          <w:pPr>
            <w:pStyle w:val="TOC3"/>
            <w:rPr>
              <w:rFonts w:ascii="David" w:eastAsiaTheme="minorEastAsia" w:hAnsi="David" w:cs="David"/>
              <w:noProof/>
              <w:sz w:val="24"/>
              <w:szCs w:val="24"/>
              <w:rtl/>
            </w:rPr>
          </w:pPr>
          <w:hyperlink w:anchor="_Toc15392595" w:history="1">
            <w:r w:rsidR="003C5C21" w:rsidRPr="003C5C21">
              <w:rPr>
                <w:rStyle w:val="Hyperlink"/>
                <w:rFonts w:ascii="David" w:hAnsi="David" w:cs="David" w:hint="cs"/>
                <w:noProof/>
              </w:rPr>
              <w:t>5.1.2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Meteorology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12</w:t>
            </w:r>
            <w:r w:rsidR="003C5C21" w:rsidRPr="003C5C21">
              <w:rPr>
                <w:rFonts w:ascii="David" w:hAnsi="David" w:cs="David" w:hint="cs"/>
                <w:noProof/>
                <w:webHidden/>
                <w:rtl/>
              </w:rPr>
              <w:fldChar w:fldCharType="end"/>
            </w:r>
          </w:hyperlink>
        </w:p>
        <w:p w14:paraId="52A7D3E5" w14:textId="6B3D176C" w:rsidR="003C5C21" w:rsidRPr="003C5C21" w:rsidRDefault="00AB4B20" w:rsidP="003C5C21">
          <w:pPr>
            <w:pStyle w:val="TOC3"/>
            <w:tabs>
              <w:tab w:val="left" w:pos="5880"/>
            </w:tabs>
            <w:rPr>
              <w:rFonts w:ascii="David" w:eastAsiaTheme="minorEastAsia" w:hAnsi="David" w:cs="David"/>
              <w:noProof/>
              <w:sz w:val="24"/>
              <w:szCs w:val="24"/>
              <w:rtl/>
            </w:rPr>
          </w:pPr>
          <w:hyperlink w:anchor="_Toc15392596" w:history="1">
            <w:r w:rsidR="003C5C21" w:rsidRPr="003C5C21">
              <w:rPr>
                <w:rStyle w:val="Hyperlink"/>
                <w:rFonts w:ascii="David" w:hAnsi="David" w:cs="David" w:hint="cs"/>
                <w:noProof/>
              </w:rPr>
              <w:t>5.1.3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Borg Multi-Objective Evolutionary Algorithm (MOEA) framework</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13</w:t>
            </w:r>
            <w:r w:rsidR="003C5C21" w:rsidRPr="003C5C21">
              <w:rPr>
                <w:rFonts w:ascii="David" w:hAnsi="David" w:cs="David" w:hint="cs"/>
                <w:noProof/>
                <w:webHidden/>
                <w:rtl/>
              </w:rPr>
              <w:fldChar w:fldCharType="end"/>
            </w:r>
          </w:hyperlink>
        </w:p>
        <w:p w14:paraId="0B78E0F2" w14:textId="3AD573C9" w:rsidR="003C5C21" w:rsidRPr="003C5C21" w:rsidRDefault="00AB4B20" w:rsidP="003C5C21">
          <w:pPr>
            <w:pStyle w:val="TOC2"/>
            <w:rPr>
              <w:rFonts w:ascii="David" w:eastAsiaTheme="minorEastAsia" w:hAnsi="David" w:cs="David"/>
              <w:b w:val="0"/>
              <w:bCs w:val="0"/>
              <w:noProof/>
              <w:sz w:val="24"/>
              <w:szCs w:val="24"/>
              <w:rtl/>
            </w:rPr>
          </w:pPr>
          <w:hyperlink w:anchor="_Toc15392597" w:history="1">
            <w:r w:rsidR="003C5C21" w:rsidRPr="003C5C21">
              <w:rPr>
                <w:rStyle w:val="Hyperlink"/>
                <w:rFonts w:ascii="David" w:hAnsi="David" w:cs="David" w:hint="cs"/>
                <w:noProof/>
              </w:rPr>
              <w:t>5.2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Problem formulation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375A54D8" w14:textId="6FEFC2E4" w:rsidR="003C5C21" w:rsidRPr="003C5C21" w:rsidRDefault="00AB4B20" w:rsidP="003C5C21">
          <w:pPr>
            <w:pStyle w:val="TOC3"/>
            <w:rPr>
              <w:rFonts w:ascii="David" w:eastAsiaTheme="minorEastAsia" w:hAnsi="David" w:cs="David"/>
              <w:noProof/>
              <w:sz w:val="24"/>
              <w:szCs w:val="24"/>
              <w:rtl/>
            </w:rPr>
          </w:pPr>
          <w:hyperlink w:anchor="_Toc15392598" w:history="1">
            <w:r w:rsidR="003C5C21" w:rsidRPr="003C5C21">
              <w:rPr>
                <w:rStyle w:val="Hyperlink"/>
                <w:rFonts w:ascii="David" w:hAnsi="David" w:cs="David" w:hint="cs"/>
                <w:noProof/>
              </w:rPr>
              <w:t>5.2.1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Notation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1F75AD66" w14:textId="1EA75A1B" w:rsidR="003C5C21" w:rsidRPr="003C5C21" w:rsidRDefault="00AB4B20" w:rsidP="003C5C21">
          <w:pPr>
            <w:pStyle w:val="TOC3"/>
            <w:rPr>
              <w:rFonts w:ascii="David" w:eastAsiaTheme="minorEastAsia" w:hAnsi="David" w:cs="David"/>
              <w:noProof/>
              <w:sz w:val="24"/>
              <w:szCs w:val="24"/>
              <w:rtl/>
            </w:rPr>
          </w:pPr>
          <w:hyperlink w:anchor="_Toc15392599" w:history="1">
            <w:r w:rsidR="003C5C21" w:rsidRPr="003C5C21">
              <w:rPr>
                <w:rStyle w:val="Hyperlink"/>
                <w:rFonts w:ascii="David" w:hAnsi="David" w:cs="David" w:hint="cs"/>
                <w:noProof/>
              </w:rPr>
              <w:t>5.2.2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Pairwise Euclidean Distance (PED)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0089EE1C" w14:textId="35ABBDA9" w:rsidR="003C5C21" w:rsidRPr="003C5C21" w:rsidRDefault="00AB4B20" w:rsidP="003C5C21">
          <w:pPr>
            <w:pStyle w:val="TOC3"/>
            <w:rPr>
              <w:rFonts w:ascii="David" w:eastAsiaTheme="minorEastAsia" w:hAnsi="David" w:cs="David"/>
              <w:noProof/>
              <w:sz w:val="24"/>
              <w:szCs w:val="24"/>
              <w:rtl/>
            </w:rPr>
          </w:pPr>
          <w:hyperlink w:anchor="_Toc15392600" w:history="1">
            <w:r w:rsidR="003C5C21" w:rsidRPr="003C5C21">
              <w:rPr>
                <w:rStyle w:val="Hyperlink"/>
                <w:rFonts w:ascii="David" w:hAnsi="David" w:cs="David" w:hint="cs"/>
                <w:noProof/>
              </w:rPr>
              <w:t>5.2.3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15</w:t>
            </w:r>
            <w:r w:rsidR="003C5C21" w:rsidRPr="003C5C21">
              <w:rPr>
                <w:rFonts w:ascii="David" w:hAnsi="David" w:cs="David" w:hint="cs"/>
                <w:noProof/>
                <w:webHidden/>
                <w:rtl/>
              </w:rPr>
              <w:fldChar w:fldCharType="end"/>
            </w:r>
          </w:hyperlink>
        </w:p>
        <w:p w14:paraId="468069A9" w14:textId="131F77B0" w:rsidR="003C5C21" w:rsidRPr="003C5C21" w:rsidRDefault="00AB4B20" w:rsidP="003C5C21">
          <w:pPr>
            <w:pStyle w:val="TOC3"/>
            <w:rPr>
              <w:rFonts w:ascii="David" w:eastAsiaTheme="minorEastAsia" w:hAnsi="David" w:cs="David"/>
              <w:noProof/>
              <w:sz w:val="24"/>
              <w:szCs w:val="24"/>
              <w:rtl/>
            </w:rPr>
          </w:pPr>
          <w:hyperlink w:anchor="_Toc15392601" w:history="1">
            <w:r w:rsidR="003C5C21" w:rsidRPr="003C5C21">
              <w:rPr>
                <w:rStyle w:val="Hyperlink"/>
                <w:rFonts w:ascii="David" w:hAnsi="David" w:cs="David" w:hint="cs"/>
                <w:noProof/>
              </w:rPr>
              <w:t>5.2.4</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 procedure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476248CB" w14:textId="4F6A8AC1" w:rsidR="003C5C21" w:rsidRPr="003C5C21" w:rsidRDefault="00AB4B20" w:rsidP="003C5C21">
          <w:pPr>
            <w:pStyle w:val="TOC2"/>
            <w:rPr>
              <w:rFonts w:ascii="David" w:eastAsiaTheme="minorEastAsia" w:hAnsi="David" w:cs="David"/>
              <w:b w:val="0"/>
              <w:bCs w:val="0"/>
              <w:noProof/>
              <w:sz w:val="24"/>
              <w:szCs w:val="24"/>
              <w:rtl/>
            </w:rPr>
          </w:pPr>
          <w:hyperlink w:anchor="_Toc15392602" w:history="1">
            <w:r w:rsidR="003C5C21" w:rsidRPr="003C5C21">
              <w:rPr>
                <w:rStyle w:val="Hyperlink"/>
                <w:rFonts w:ascii="David" w:hAnsi="David" w:cs="David" w:hint="cs"/>
                <w:noProof/>
              </w:rPr>
              <w:t>5.3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208F753B" w14:textId="247AB4F2" w:rsidR="003C5C21" w:rsidRPr="003C5C21" w:rsidRDefault="00AB4B20" w:rsidP="003C5C21">
          <w:pPr>
            <w:pStyle w:val="TOC1"/>
            <w:tabs>
              <w:tab w:val="left" w:pos="1934"/>
            </w:tabs>
            <w:rPr>
              <w:rFonts w:ascii="David" w:eastAsiaTheme="minorEastAsia" w:hAnsi="David" w:cs="David"/>
              <w:b w:val="0"/>
              <w:bCs w:val="0"/>
              <w:i w:val="0"/>
              <w:iCs w:val="0"/>
              <w:noProof/>
              <w:rtl/>
            </w:rPr>
          </w:pPr>
          <w:hyperlink w:anchor="_Toc15392603" w:history="1">
            <w:r w:rsidR="003C5C21" w:rsidRPr="003C5C21">
              <w:rPr>
                <w:rStyle w:val="Hyperlink"/>
                <w:rFonts w:ascii="David" w:hAnsi="David" w:cs="David" w:hint="cs"/>
                <w:noProof/>
              </w:rPr>
              <w:t>6</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Preliminary results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6B51867E" w14:textId="49AAE767" w:rsidR="003C5C21" w:rsidRPr="003C5C21" w:rsidRDefault="00AB4B20" w:rsidP="007F0C92">
          <w:pPr>
            <w:pStyle w:val="TOC2"/>
            <w:rPr>
              <w:rFonts w:ascii="David" w:eastAsiaTheme="minorEastAsia" w:hAnsi="David" w:cs="David"/>
              <w:b w:val="0"/>
              <w:bCs w:val="0"/>
              <w:noProof/>
              <w:sz w:val="24"/>
              <w:szCs w:val="24"/>
              <w:rtl/>
            </w:rPr>
          </w:pPr>
          <w:hyperlink w:anchor="_Toc15392604" w:history="1">
            <w:r w:rsidR="003C5C21" w:rsidRPr="003C5C21">
              <w:rPr>
                <w:rStyle w:val="Hyperlink"/>
                <w:rFonts w:ascii="David" w:hAnsi="David" w:cs="David" w:hint="cs"/>
                <w:noProof/>
              </w:rPr>
              <w:t>6.1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Simulation setup</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31A18437" w14:textId="0435766B" w:rsidR="003C5C21" w:rsidRPr="003C5C21" w:rsidRDefault="00AB4B20" w:rsidP="003C5C21">
          <w:pPr>
            <w:pStyle w:val="TOC2"/>
            <w:rPr>
              <w:rFonts w:ascii="David" w:eastAsiaTheme="minorEastAsia" w:hAnsi="David" w:cs="David"/>
              <w:b w:val="0"/>
              <w:bCs w:val="0"/>
              <w:noProof/>
              <w:sz w:val="24"/>
              <w:szCs w:val="24"/>
              <w:rtl/>
            </w:rPr>
          </w:pPr>
          <w:hyperlink w:anchor="_Toc15392606" w:history="1">
            <w:r w:rsidR="003C5C21" w:rsidRPr="003C5C21">
              <w:rPr>
                <w:rStyle w:val="Hyperlink"/>
                <w:rFonts w:ascii="David" w:hAnsi="David" w:cs="David" w:hint="cs"/>
                <w:noProof/>
              </w:rPr>
              <w:t>6.2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Obtained solutions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19</w:t>
            </w:r>
            <w:r w:rsidR="003C5C21" w:rsidRPr="003C5C21">
              <w:rPr>
                <w:rFonts w:ascii="David" w:hAnsi="David" w:cs="David" w:hint="cs"/>
                <w:noProof/>
                <w:webHidden/>
                <w:rtl/>
              </w:rPr>
              <w:fldChar w:fldCharType="end"/>
            </w:r>
          </w:hyperlink>
        </w:p>
        <w:p w14:paraId="1C59EFF3" w14:textId="0A47A5F6" w:rsidR="003C5C21" w:rsidRPr="003C5C21" w:rsidRDefault="00AB4B20" w:rsidP="003C5C21">
          <w:pPr>
            <w:pStyle w:val="TOC1"/>
            <w:rPr>
              <w:rFonts w:ascii="David" w:eastAsiaTheme="minorEastAsia" w:hAnsi="David" w:cs="David"/>
              <w:b w:val="0"/>
              <w:bCs w:val="0"/>
              <w:i w:val="0"/>
              <w:iCs w:val="0"/>
              <w:noProof/>
              <w:rtl/>
            </w:rPr>
          </w:pPr>
          <w:hyperlink w:anchor="_Toc15392607" w:history="1">
            <w:r w:rsidR="003C5C21" w:rsidRPr="003C5C21">
              <w:rPr>
                <w:rStyle w:val="Hyperlink"/>
                <w:rFonts w:ascii="David" w:hAnsi="David" w:cs="David" w:hint="cs"/>
                <w:noProof/>
              </w:rPr>
              <w:t>7</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Work schedule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21</w:t>
            </w:r>
            <w:r w:rsidR="003C5C21" w:rsidRPr="003C5C21">
              <w:rPr>
                <w:rFonts w:ascii="David" w:hAnsi="David" w:cs="David" w:hint="cs"/>
                <w:noProof/>
                <w:webHidden/>
                <w:rtl/>
              </w:rPr>
              <w:fldChar w:fldCharType="end"/>
            </w:r>
          </w:hyperlink>
        </w:p>
        <w:p w14:paraId="4156F912" w14:textId="6B9156C4" w:rsidR="003C5C21" w:rsidRPr="003C5C21" w:rsidRDefault="00AB4B20" w:rsidP="003C5C21">
          <w:pPr>
            <w:pStyle w:val="TOC1"/>
            <w:rPr>
              <w:rFonts w:ascii="David" w:eastAsiaTheme="minorEastAsia" w:hAnsi="David" w:cs="David"/>
              <w:b w:val="0"/>
              <w:bCs w:val="0"/>
              <w:i w:val="0"/>
              <w:iCs w:val="0"/>
              <w:noProof/>
              <w:rtl/>
            </w:rPr>
          </w:pPr>
          <w:hyperlink w:anchor="_Toc15392608" w:history="1">
            <w:r w:rsidR="003C5C21" w:rsidRPr="003C5C21">
              <w:rPr>
                <w:rStyle w:val="Hyperlink"/>
                <w:rFonts w:ascii="David" w:hAnsi="David" w:cs="David" w:hint="cs"/>
                <w:noProof/>
              </w:rPr>
              <w:t>8</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References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22</w:t>
            </w:r>
            <w:r w:rsidR="003C5C21" w:rsidRPr="003C5C21">
              <w:rPr>
                <w:rFonts w:ascii="David" w:hAnsi="David" w:cs="David" w:hint="cs"/>
                <w:noProof/>
                <w:webHidden/>
                <w:rtl/>
              </w:rPr>
              <w:fldChar w:fldCharType="end"/>
            </w:r>
          </w:hyperlink>
        </w:p>
        <w:p w14:paraId="409DFF6E" w14:textId="2BCB97D8" w:rsidR="003C5C21" w:rsidRPr="003C5C21" w:rsidRDefault="00AB4B20" w:rsidP="003C5C21">
          <w:pPr>
            <w:pStyle w:val="TOC1"/>
            <w:rPr>
              <w:rFonts w:ascii="David" w:eastAsiaTheme="minorEastAsia" w:hAnsi="David" w:cs="David"/>
              <w:b w:val="0"/>
              <w:bCs w:val="0"/>
              <w:i w:val="0"/>
              <w:iCs w:val="0"/>
              <w:noProof/>
              <w:rtl/>
            </w:rPr>
          </w:pPr>
          <w:hyperlink w:anchor="_Toc15392609" w:history="1">
            <w:r w:rsidR="003C5C21" w:rsidRPr="003C5C21">
              <w:rPr>
                <w:rStyle w:val="Hyperlink"/>
                <w:rFonts w:ascii="David" w:hAnsi="David" w:cs="David" w:hint="cs"/>
                <w:noProof/>
              </w:rPr>
              <w:t>9</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Appendices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085CFB47" w14:textId="0A2ABAE2" w:rsidR="003C5C21" w:rsidRPr="003C5C21" w:rsidRDefault="00AB4B20" w:rsidP="003C5C21">
          <w:pPr>
            <w:pStyle w:val="TOC2"/>
            <w:rPr>
              <w:rFonts w:ascii="David" w:eastAsiaTheme="minorEastAsia" w:hAnsi="David" w:cs="David"/>
              <w:b w:val="0"/>
              <w:bCs w:val="0"/>
              <w:noProof/>
              <w:sz w:val="24"/>
              <w:szCs w:val="24"/>
              <w:rtl/>
            </w:rPr>
          </w:pPr>
          <w:hyperlink w:anchor="_Toc15392610" w:history="1">
            <w:r w:rsidR="003C5C21" w:rsidRPr="003C5C21">
              <w:rPr>
                <w:rStyle w:val="Hyperlink"/>
                <w:rFonts w:ascii="David" w:hAnsi="David" w:cs="David" w:hint="cs"/>
                <w:noProof/>
              </w:rPr>
              <w:t>9.1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A</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72207DE0" w14:textId="34997219" w:rsidR="003C5C21" w:rsidRPr="003C5C21" w:rsidRDefault="00AB4B20" w:rsidP="003C5C21">
          <w:pPr>
            <w:pStyle w:val="TOC2"/>
            <w:rPr>
              <w:rFonts w:ascii="David" w:eastAsiaTheme="minorEastAsia" w:hAnsi="David" w:cs="David"/>
              <w:b w:val="0"/>
              <w:bCs w:val="0"/>
              <w:noProof/>
              <w:sz w:val="24"/>
              <w:szCs w:val="24"/>
              <w:rtl/>
            </w:rPr>
          </w:pPr>
          <w:hyperlink w:anchor="_Toc15392611" w:history="1">
            <w:r w:rsidR="003C5C21" w:rsidRPr="003C5C21">
              <w:rPr>
                <w:rStyle w:val="Hyperlink"/>
                <w:rFonts w:ascii="David" w:hAnsi="David" w:cs="David" w:hint="cs"/>
                <w:noProof/>
              </w:rPr>
              <w:t>9.2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B</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25</w:t>
            </w:r>
            <w:r w:rsidR="003C5C21" w:rsidRPr="003C5C21">
              <w:rPr>
                <w:rFonts w:ascii="David" w:hAnsi="David" w:cs="David" w:hint="cs"/>
                <w:noProof/>
                <w:webHidden/>
                <w:rtl/>
              </w:rPr>
              <w:fldChar w:fldCharType="end"/>
            </w:r>
          </w:hyperlink>
        </w:p>
        <w:p w14:paraId="6389E539" w14:textId="09499679" w:rsidR="003C5C21" w:rsidRPr="003C5C21" w:rsidRDefault="00AB4B20" w:rsidP="003C5C21">
          <w:pPr>
            <w:pStyle w:val="TOC2"/>
            <w:rPr>
              <w:rFonts w:ascii="David" w:eastAsiaTheme="minorEastAsia" w:hAnsi="David" w:cs="David"/>
              <w:b w:val="0"/>
              <w:bCs w:val="0"/>
              <w:noProof/>
              <w:sz w:val="24"/>
              <w:szCs w:val="24"/>
              <w:rtl/>
            </w:rPr>
          </w:pPr>
          <w:hyperlink w:anchor="_Toc15392612" w:history="1">
            <w:r w:rsidR="003C5C21" w:rsidRPr="003C5C21">
              <w:rPr>
                <w:rStyle w:val="Hyperlink"/>
                <w:rFonts w:ascii="David" w:hAnsi="David" w:cs="David" w:hint="cs"/>
                <w:noProof/>
              </w:rPr>
              <w:t>9.3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C</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26</w:t>
            </w:r>
            <w:r w:rsidR="003C5C21" w:rsidRPr="003C5C21">
              <w:rPr>
                <w:rFonts w:ascii="David" w:hAnsi="David" w:cs="David" w:hint="cs"/>
                <w:noProof/>
                <w:webHidden/>
                <w:rtl/>
              </w:rPr>
              <w:fldChar w:fldCharType="end"/>
            </w:r>
          </w:hyperlink>
        </w:p>
        <w:p w14:paraId="7C0F106A" w14:textId="45B3E583" w:rsidR="00EF1A3E" w:rsidRPr="00CA1A43" w:rsidRDefault="00EF1A3E" w:rsidP="003C5C21">
          <w:pPr>
            <w:spacing w:line="276" w:lineRule="auto"/>
            <w:rPr>
              <w:rFonts w:cs="David"/>
            </w:rPr>
          </w:pPr>
          <w:r w:rsidRPr="003C5C21">
            <w:rPr>
              <w:rFonts w:cs="David" w:hint="cs"/>
              <w:noProof/>
            </w:rPr>
            <w:fldChar w:fldCharType="end"/>
          </w:r>
        </w:p>
      </w:sdtContent>
    </w:sdt>
    <w:p w14:paraId="0274589D" w14:textId="77777777" w:rsidR="004F2A45" w:rsidRPr="00C239DA" w:rsidRDefault="004F2A45" w:rsidP="003C5C21">
      <w:pPr>
        <w:pStyle w:val="Heading1"/>
        <w:numPr>
          <w:ilvl w:val="0"/>
          <w:numId w:val="0"/>
        </w:numPr>
        <w:ind w:left="432"/>
        <w:rPr>
          <w:vertAlign w:val="subscript"/>
        </w:rPr>
        <w:sectPr w:rsidR="004F2A45" w:rsidRPr="00C239DA" w:rsidSect="00F64228">
          <w:pgSz w:w="11906" w:h="16838"/>
          <w:pgMar w:top="1440" w:right="1080" w:bottom="1440" w:left="1080"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14" w:name="_Toc15392576"/>
      <w:r w:rsidRPr="00A10451">
        <w:rPr>
          <w:rFonts w:hint="cs"/>
        </w:rPr>
        <w:lastRenderedPageBreak/>
        <w:t>I</w:t>
      </w:r>
      <w:r w:rsidR="00492684" w:rsidRPr="00A10451">
        <w:rPr>
          <w:rFonts w:hint="cs"/>
        </w:rPr>
        <w:t>ntroduction</w:t>
      </w:r>
      <w:bookmarkEnd w:id="14"/>
    </w:p>
    <w:p w14:paraId="07FB679B" w14:textId="3F680BBD" w:rsidR="00182389" w:rsidRPr="00A10451" w:rsidRDefault="00182389" w:rsidP="00E87BA7">
      <w:pPr>
        <w:pStyle w:val="Heading2"/>
      </w:pPr>
      <w:bookmarkStart w:id="15" w:name="_Toc15392577"/>
      <w:r w:rsidRPr="00A10451">
        <w:rPr>
          <w:rFonts w:hint="cs"/>
        </w:rPr>
        <w:t>Air pollution</w:t>
      </w:r>
      <w:bookmarkEnd w:id="15"/>
    </w:p>
    <w:p w14:paraId="4C9AA649" w14:textId="5E924143"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6" w:name="OLE_LINK60"/>
      <w:bookmarkStart w:id="17" w:name="OLE_LINK61"/>
      <w:r w:rsidR="008E3525" w:rsidRPr="008E3525">
        <w:rPr>
          <w:rFonts w:cs="David"/>
          <w:color w:val="000000"/>
        </w:rPr>
        <w:t xml:space="preserve">on-point source emissions </w:t>
      </w:r>
      <w:bookmarkEnd w:id="16"/>
      <w:bookmarkEnd w:id="17"/>
      <w:r w:rsidR="008E3525" w:rsidRPr="008E3525">
        <w:rPr>
          <w:rFonts w:cs="David"/>
          <w:color w:val="000000"/>
        </w:rPr>
        <w:t xml:space="preserve">– caused by </w:t>
      </w:r>
      <w:bookmarkStart w:id="18" w:name="OLE_LINK62"/>
      <w:bookmarkStart w:id="19" w:name="OLE_LINK63"/>
      <w:r w:rsidR="008E3525" w:rsidRPr="008E3525">
        <w:rPr>
          <w:rFonts w:cs="David"/>
          <w:color w:val="000000"/>
        </w:rPr>
        <w:t xml:space="preserve">direct contact of volatile substances </w:t>
      </w:r>
      <w:bookmarkEnd w:id="18"/>
      <w:bookmarkEnd w:id="19"/>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17416B">
        <w:rPr>
          <w:rFonts w:cs="David"/>
          <w:color w:val="000000"/>
        </w:rPr>
        <w:instrText>ADDIN CSL_CITATION {"citationItems":[{"id":"ITEM-1","itemData":{"URL":"http://www.sviva.gov.il/English/env_topics/Health-and-Environment/Health-Impact-of-Environmental-Nuisances/Pages/The-Impact-of-Air-Pollution-from-Industry.aspx","accessed":{"date-parts":[["2019","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0" w:name="OLE_LINK111"/>
      <w:bookmarkStart w:id="21" w:name="OLE_LINK112"/>
      <w:bookmarkStart w:id="22" w:name="OLE_LINK113"/>
      <w:bookmarkStart w:id="23" w:name="OLE_LINK114"/>
      <w:bookmarkStart w:id="24"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0"/>
      <w:bookmarkEnd w:id="21"/>
      <w:bookmarkEnd w:id="22"/>
      <w:r w:rsidRPr="00A10451">
        <w:rPr>
          <w:rFonts w:cs="David" w:hint="cs"/>
          <w:color w:val="000000"/>
        </w:rPr>
        <w:t>.</w:t>
      </w:r>
      <w:bookmarkEnd w:id="23"/>
      <w:bookmarkEnd w:id="24"/>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5" w:name="_Toc15392578"/>
      <w:r w:rsidRPr="00A10451">
        <w:rPr>
          <w:rFonts w:hint="cs"/>
        </w:rPr>
        <w:t>Monitoring air pollution</w:t>
      </w:r>
      <w:bookmarkEnd w:id="25"/>
    </w:p>
    <w:p w14:paraId="23A9B8F5" w14:textId="081497C7" w:rsidR="00291E11" w:rsidRPr="00A10451" w:rsidRDefault="00AE0031" w:rsidP="00E87BA7">
      <w:pPr>
        <w:ind w:right="-2"/>
        <w:rPr>
          <w:rFonts w:cs="David"/>
          <w:color w:val="000000"/>
          <w:rtl/>
        </w:rPr>
      </w:pPr>
      <w:bookmarkStart w:id="26" w:name="OLE_LINK109"/>
      <w:bookmarkStart w:id="27"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41B2A48F" w:rsidR="00944AE3" w:rsidRDefault="00190845" w:rsidP="00944AE3">
      <w:pPr>
        <w:ind w:right="-2" w:firstLine="720"/>
        <w:rPr>
          <w:rFonts w:cs="David"/>
          <w:color w:val="000000"/>
          <w:rtl/>
        </w:rPr>
      </w:pPr>
      <w:bookmarkStart w:id="28" w:name="OLE_LINK120"/>
      <w:bookmarkStart w:id="29" w:name="OLE_LINK121"/>
      <w:bookmarkEnd w:id="26"/>
      <w:bookmarkEnd w:id="27"/>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28"/>
    <w:bookmarkEnd w:id="29"/>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0" w:name="_Toc15392579"/>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0"/>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37C72559"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r w:rsidR="00EF1B85">
        <w:rPr>
          <w:rFonts w:cs="David"/>
          <w:color w:val="000000" w:themeColor="text1"/>
        </w:rPr>
        <w:t>Regardless of the method used for generating the dense pollution maps, they all rely on the input they receive from the sensors. Thus, sub-optimal deployment on the sensors hinders air-pollution accurate description.</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1" w:name="_Toc15392580"/>
      <w:r w:rsidRPr="00A10451">
        <w:rPr>
          <w:rFonts w:hint="cs"/>
        </w:rPr>
        <w:t>Source term estimation</w:t>
      </w:r>
      <w:bookmarkEnd w:id="31"/>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693D21CF"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C66993">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id":"ITEM-2","itemData":{"DOI":"10.1007/978-3-319-89935-0","ISBN":"978-3-319-89934-3","author":[{"dropping-particle":"","family":"Nebenzal","given":"Asaf","non-dropping-particle":"","parse-names":false,"suffix":""},{"dropping-particle":"","family":"Fishbain","given":"Barak","non-dropping-particle":"","parse-names":false,"suffix":""}],"id":"ITEM-2","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 [23]","plainTextFormattedCitation":"[16], [23]","previouslyFormattedCitation":"[16], [23]"},"properties":{"noteIndex":0},"schema":"https://github.com/citation-style-language/schema/raw/master/csl-citation.json"}</w:instrText>
      </w:r>
      <w:r w:rsidR="00D732FE" w:rsidRPr="00A10451">
        <w:rPr>
          <w:rFonts w:cs="David" w:hint="cs"/>
          <w:color w:val="000000"/>
        </w:rPr>
        <w:fldChar w:fldCharType="separate"/>
      </w:r>
      <w:r w:rsidR="00C66993" w:rsidRPr="00C66993">
        <w:rPr>
          <w:rFonts w:cs="David"/>
          <w:noProof/>
          <w:color w:val="000000"/>
        </w:rPr>
        <w:t>[16], [23]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r w:rsidR="009E76EB">
        <w:rPr>
          <w:rFonts w:cs="David"/>
          <w:color w:val="000000" w:themeColor="text1"/>
        </w:rPr>
        <w:t>Similarly to the sparse representation problem, the WDESN’s input has a dramatical impact on the accuracy of STE methodologies, and thus, sensors’ location allocation</w:t>
      </w:r>
      <w:r w:rsidR="00C66993">
        <w:rPr>
          <w:rFonts w:cs="David"/>
          <w:color w:val="000000" w:themeColor="text1"/>
        </w:rPr>
        <w:t xml:space="preserve"> </w:t>
      </w:r>
      <w:r w:rsidR="00C66993">
        <w:rPr>
          <w:rFonts w:cs="David"/>
          <w:color w:val="000000" w:themeColor="text1"/>
        </w:rPr>
        <w:fldChar w:fldCharType="begin" w:fldLock="1"/>
      </w:r>
      <w:r w:rsidR="001E20E7">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C66993">
        <w:rPr>
          <w:rFonts w:cs="David"/>
          <w:color w:val="000000" w:themeColor="text1"/>
        </w:rPr>
        <w:fldChar w:fldCharType="separate"/>
      </w:r>
      <w:r w:rsidR="00C66993" w:rsidRPr="00C66993">
        <w:rPr>
          <w:rFonts w:cs="David"/>
          <w:noProof/>
          <w:color w:val="000000" w:themeColor="text1"/>
        </w:rPr>
        <w:t>[24]</w:t>
      </w:r>
      <w:r w:rsidR="00C66993">
        <w:rPr>
          <w:rFonts w:cs="David"/>
          <w:color w:val="000000" w:themeColor="text1"/>
        </w:rPr>
        <w:fldChar w:fldCharType="end"/>
      </w:r>
      <w:r w:rsidR="00C66993">
        <w:rPr>
          <w:rFonts w:cs="David"/>
          <w:color w:val="000000" w:themeColor="text1"/>
        </w:rPr>
        <w:t xml:space="preserve"> </w:t>
      </w:r>
      <w:r w:rsidR="009E76EB">
        <w:rPr>
          <w:rFonts w:cs="David"/>
          <w:color w:val="000000" w:themeColor="text1"/>
        </w:rPr>
        <w:t>problem is a major factor that must be addressed.</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2" w:name="_Toc15392581"/>
      <w:r>
        <w:t>N</w:t>
      </w:r>
      <w:r w:rsidR="00E773DD" w:rsidRPr="00A10451">
        <w:rPr>
          <w:rFonts w:hint="cs"/>
        </w:rPr>
        <w:t>etwork deployment</w:t>
      </w:r>
      <w:bookmarkEnd w:id="32"/>
    </w:p>
    <w:p w14:paraId="32737F91" w14:textId="237D203B" w:rsidR="001E61E8" w:rsidRDefault="001E61E8" w:rsidP="00E87BA7">
      <w:pPr>
        <w:ind w:right="-2"/>
        <w:rPr>
          <w:rFonts w:cs="David"/>
          <w:color w:val="000000"/>
        </w:rPr>
      </w:pPr>
      <w:bookmarkStart w:id="33" w:name="OLE_LINK122"/>
      <w:bookmarkStart w:id="34"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 xml:space="preserve">As </w:t>
      </w:r>
      <w:r w:rsidR="008312DE">
        <w:rPr>
          <w:rFonts w:cs="David"/>
          <w:color w:val="000000"/>
        </w:rPr>
        <w:lastRenderedPageBreak/>
        <w:t>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3"/>
    <w:bookmarkEnd w:id="34"/>
    <w:p w14:paraId="5083CDB4" w14:textId="62135126" w:rsidR="00F25B7C" w:rsidRDefault="003039CC" w:rsidP="00E87BA7">
      <w:pPr>
        <w:ind w:right="-2" w:firstLine="720"/>
        <w:rPr>
          <w:rFonts w:cs="David"/>
          <w:color w:val="000000"/>
        </w:rPr>
      </w:pPr>
      <w:r w:rsidRPr="003039CC">
        <w:rPr>
          <w:rFonts w:cs="David" w:hint="cs"/>
          <w:color w:val="000000"/>
        </w:rPr>
        <w:t xml:space="preserve">When resources are unlimited, the challenge of representing the pollution field well or sufficiently estimating source parameters, becomes </w:t>
      </w:r>
      <w:r w:rsidR="00574A06">
        <w:rPr>
          <w:rFonts w:cs="David"/>
          <w:color w:val="000000"/>
        </w:rPr>
        <w:t>an easier task through a</w:t>
      </w:r>
      <w:r w:rsidRPr="003039CC">
        <w:rPr>
          <w:rFonts w:cs="David"/>
          <w:color w:val="000000"/>
        </w:rPr>
        <w:t xml:space="preserve"> deployment of a</w:t>
      </w:r>
      <w:r w:rsidR="00462CE0">
        <w:rPr>
          <w:rFonts w:cs="David"/>
          <w:color w:val="000000"/>
        </w:rPr>
        <w:t xml:space="preserve">n extensive </w:t>
      </w:r>
      <w:r w:rsidRPr="003039CC">
        <w:rPr>
          <w:rFonts w:cs="David"/>
          <w:color w:val="000000"/>
        </w:rPr>
        <w:t xml:space="preserve">number of sensors to reach </w:t>
      </w:r>
      <w:r w:rsidR="00574A06">
        <w:rPr>
          <w:rFonts w:cs="David"/>
          <w:color w:val="000000"/>
        </w:rPr>
        <w:t xml:space="preserve">a </w:t>
      </w:r>
      <w:r w:rsidRPr="003039CC">
        <w:rPr>
          <w:rFonts w:cs="David"/>
          <w:color w:val="000000"/>
        </w:rPr>
        <w:t>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5" w:name="OLE_LINK66"/>
      <w:bookmarkStart w:id="36" w:name="OLE_LINK67"/>
      <w:r w:rsidR="000B0FAE">
        <w:t>severe</w:t>
      </w:r>
      <w:r w:rsidR="00AE467C">
        <w:t xml:space="preserve"> </w:t>
      </w:r>
      <w:bookmarkEnd w:id="35"/>
      <w:bookmarkEnd w:id="36"/>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37" w:name="OLE_LINK20"/>
      <w:bookmarkStart w:id="38" w:name="OLE_LINK21"/>
      <w:r w:rsidR="00AE467C">
        <w:t>industrial sites</w:t>
      </w:r>
      <w:bookmarkEnd w:id="37"/>
      <w:bookmarkEnd w:id="38"/>
      <w:r w:rsidR="0093363E">
        <w:t>,</w:t>
      </w:r>
      <w:r w:rsidR="00AE467C">
        <w:t xml:space="preserve"> sensor locations may be limited due to economic and </w:t>
      </w:r>
      <w:r w:rsidR="004B423C">
        <w:t>practical</w:t>
      </w:r>
      <w:r w:rsidR="00AE467C">
        <w:t xml:space="preserve"> considerations.</w:t>
      </w:r>
    </w:p>
    <w:p w14:paraId="42255062" w14:textId="5B6C90BD" w:rsidR="00EB3612" w:rsidRPr="00393CBC" w:rsidRDefault="00C55310" w:rsidP="00E87BA7">
      <w:pPr>
        <w:ind w:right="-2" w:firstLine="720"/>
        <w:rPr>
          <w:rtl/>
        </w:rPr>
      </w:pPr>
      <w:r>
        <w:t>A static deployment approach</w:t>
      </w:r>
      <w:r w:rsidR="0040271E">
        <w:t xml:space="preserve">, that satisfies the steady-state average conditions, </w:t>
      </w:r>
      <w:r>
        <w:t xml:space="preserve">might work well when no changes take place </w:t>
      </w:r>
      <w:r w:rsidR="00AF3C33">
        <w:t xml:space="preserve">in the sources, emissions and meteorological conditions.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AF3C33">
        <w:t>considered</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39" w:name="OLE_LINK146"/>
      <w:bookmarkStart w:id="40" w:name="OLE_LINK147"/>
    </w:p>
    <w:p w14:paraId="44E14C94" w14:textId="774EE7F5"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w:t>
      </w:r>
      <w:r w:rsidR="00697C2F">
        <w:rPr>
          <w:rFonts w:cs="David"/>
          <w:color w:val="000000" w:themeColor="text1"/>
        </w:rPr>
        <w:t xml:space="preserve">to explore and investigate the theoretical and practical aspects of </w:t>
      </w:r>
      <w:r w:rsidR="003D3F70" w:rsidRPr="00C61461">
        <w:rPr>
          <w:rFonts w:cs="David" w:hint="cs"/>
          <w:color w:val="000000" w:themeColor="text1"/>
        </w:rPr>
        <w:t>multi-objective</w:t>
      </w:r>
      <w:r w:rsidR="004B7699" w:rsidRPr="00C61461">
        <w:rPr>
          <w:rFonts w:cs="David" w:hint="cs"/>
          <w:color w:val="000000" w:themeColor="text1"/>
        </w:rPr>
        <w:t xml:space="preserve"> optimization model</w:t>
      </w:r>
      <w:r w:rsidR="00697C2F">
        <w:rPr>
          <w:rFonts w:cs="David"/>
          <w:color w:val="000000" w:themeColor="text1"/>
        </w:rPr>
        <w:t>s</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1" w:name="OLE_LINK162"/>
      <w:bookmarkStart w:id="42"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39"/>
    <w:bookmarkEnd w:id="40"/>
    <w:bookmarkEnd w:id="41"/>
    <w:bookmarkEnd w:id="42"/>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1042F7CC" w14:textId="77777777" w:rsidR="00464C33" w:rsidRPr="000C78D0" w:rsidRDefault="00464C33" w:rsidP="00E87BA7"/>
    <w:p w14:paraId="79A55EC5" w14:textId="065188CA" w:rsidR="00F229D5" w:rsidRDefault="00B011EB" w:rsidP="0089641E">
      <w:pPr>
        <w:pStyle w:val="Heading1"/>
      </w:pPr>
      <w:bookmarkStart w:id="43" w:name="_Toc15392582"/>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3"/>
      <w:r w:rsidR="00B139E0" w:rsidRPr="00A10451">
        <w:rPr>
          <w:rFonts w:hint="cs"/>
        </w:rPr>
        <w:t xml:space="preserve"> </w:t>
      </w:r>
    </w:p>
    <w:p w14:paraId="2906165A" w14:textId="64F9AE1B" w:rsidR="002055D3" w:rsidRDefault="00CF5CB6" w:rsidP="00E87BA7">
      <w:pPr>
        <w:pStyle w:val="Heading2"/>
      </w:pPr>
      <w:bookmarkStart w:id="44" w:name="_Toc15392583"/>
      <w:r>
        <w:t xml:space="preserve">Research </w:t>
      </w:r>
      <w:r w:rsidR="00107D43">
        <w:t>h</w:t>
      </w:r>
      <w:r>
        <w:t>ypothesis</w:t>
      </w:r>
      <w:bookmarkEnd w:id="44"/>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5" w:name="OLE_LINK144"/>
      <w:bookmarkStart w:id="46"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47" w:name="_Toc15392584"/>
      <w:bookmarkEnd w:id="45"/>
      <w:bookmarkEnd w:id="46"/>
      <w:r>
        <w:t>Research objectives</w:t>
      </w:r>
      <w:bookmarkEnd w:id="47"/>
    </w:p>
    <w:p w14:paraId="6F9266CC" w14:textId="5E961132" w:rsidR="0008513F" w:rsidRPr="00A43B11" w:rsidRDefault="00F06DF2" w:rsidP="00E87BA7">
      <w:pPr>
        <w:pStyle w:val="Default"/>
        <w:spacing w:line="360" w:lineRule="auto"/>
        <w:jc w:val="both"/>
        <w:rPr>
          <w:color w:val="FF0000"/>
        </w:rPr>
      </w:pPr>
      <w:bookmarkStart w:id="48" w:name="OLE_LINK148"/>
      <w:bookmarkStart w:id="49"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48"/>
    <w:bookmarkEnd w:id="49"/>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0" w:name="OLE_LINK34"/>
      <w:bookmarkStart w:id="51" w:name="OLE_LINK35"/>
      <w:bookmarkStart w:id="52" w:name="OLE_LINK154"/>
      <w:bookmarkStart w:id="53"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0"/>
      <w:bookmarkEnd w:id="51"/>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54" w:name="OLE_LINK172"/>
      <w:bookmarkStart w:id="55" w:name="OLE_LINK173"/>
      <w:bookmarkEnd w:id="52"/>
      <w:bookmarkEnd w:id="53"/>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the potential improvement achieved by the deployment of a heterogenous 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4"/>
    <w:bookmarkEnd w:id="55"/>
    <w:p w14:paraId="0E4F25C3" w14:textId="77777777" w:rsidR="00A33910" w:rsidRPr="00A33910" w:rsidRDefault="00A33910" w:rsidP="00E87BA7"/>
    <w:p w14:paraId="48B8A394" w14:textId="2BF649FE" w:rsidR="00B011EB" w:rsidRPr="00A10451" w:rsidRDefault="00B011EB" w:rsidP="0089641E">
      <w:pPr>
        <w:pStyle w:val="Heading1"/>
      </w:pPr>
      <w:bookmarkStart w:id="56" w:name="_Toc15392585"/>
      <w:r w:rsidRPr="00A10451">
        <w:rPr>
          <w:rFonts w:hint="cs"/>
        </w:rPr>
        <w:lastRenderedPageBreak/>
        <w:t>Research contribution</w:t>
      </w:r>
      <w:bookmarkEnd w:id="56"/>
      <w:r w:rsidR="00F9569E" w:rsidRPr="00A10451">
        <w:rPr>
          <w:rFonts w:hint="cs"/>
        </w:rPr>
        <w:t xml:space="preserve"> </w:t>
      </w:r>
    </w:p>
    <w:p w14:paraId="2ECB4F87" w14:textId="1237BB1C" w:rsidR="00C96B5F" w:rsidRDefault="00D63641" w:rsidP="00E87BA7">
      <w:r w:rsidRPr="00D63641">
        <w:rPr>
          <w:rFonts w:ascii="Calibri" w:hAnsi="Calibri" w:cs="Calibri"/>
        </w:rPr>
        <w:t>﻿</w:t>
      </w:r>
      <w:bookmarkStart w:id="57" w:name="OLE_LINK68"/>
      <w:bookmarkStart w:id="58" w:name="OLE_LINK69"/>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3497E640" w:rsidR="00067E53" w:rsidRDefault="004D56A6" w:rsidP="00E87BA7">
      <w:pPr>
        <w:ind w:firstLine="720"/>
        <w:rPr>
          <w:rFonts w:asciiTheme="majorBidi" w:hAnsiTheme="majorBidi" w:cstheme="majorBidi"/>
        </w:rPr>
      </w:pPr>
      <w:bookmarkStart w:id="59" w:name="OLE_LINK64"/>
      <w:bookmarkStart w:id="60" w:name="OLE_LINK65"/>
      <w:r>
        <w:t xml:space="preserve">This proposed work </w:t>
      </w:r>
      <w:r w:rsidR="004C17A1">
        <w:t>will</w:t>
      </w:r>
      <w:r w:rsidR="00013AA6" w:rsidRPr="0063144D">
        <w:t xml:space="preserve"> provide </w:t>
      </w:r>
      <w:r w:rsidR="008C1187">
        <w:t xml:space="preserve">mathematical and </w:t>
      </w:r>
      <w:r w:rsidR="00013AA6" w:rsidRPr="0063144D">
        <w:t xml:space="preserve">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1" w:name="OLE_LINK156"/>
      <w:bookmarkStart w:id="62"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1"/>
      <w:bookmarkEnd w:id="62"/>
    </w:p>
    <w:p w14:paraId="6D732D8D" w14:textId="15185AF0"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w:t>
      </w:r>
      <w:r w:rsidR="008C1187">
        <w:t xml:space="preserve">firstly offers an adaptive mechanism, which </w:t>
      </w:r>
      <w:r w:rsidR="00323176">
        <w:t xml:space="preserve">considers the time-varying </w:t>
      </w:r>
      <w:r w:rsidR="008C1187">
        <w:t xml:space="preserve">pollution and </w:t>
      </w:r>
      <w:r w:rsidR="00A76B4F">
        <w:t xml:space="preserve">meteorological conditions </w:t>
      </w:r>
      <w:r w:rsidR="005B294C">
        <w:t xml:space="preserve">that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bookmarkEnd w:id="57"/>
    <w:bookmarkEnd w:id="58"/>
    <w:bookmarkEnd w:id="59"/>
    <w:bookmarkEnd w:id="60"/>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63" w:name="_Toc15392586"/>
      <w:r w:rsidRPr="00A10451">
        <w:rPr>
          <w:rFonts w:hint="cs"/>
        </w:rPr>
        <w:lastRenderedPageBreak/>
        <w:t>Literature review</w:t>
      </w:r>
      <w:bookmarkEnd w:id="63"/>
    </w:p>
    <w:p w14:paraId="66A40561" w14:textId="3A767DE5" w:rsidR="004170D4" w:rsidRPr="00A10451" w:rsidRDefault="00471C6C" w:rsidP="00E87BA7">
      <w:pPr>
        <w:pStyle w:val="Heading2"/>
      </w:pPr>
      <w:bookmarkStart w:id="64" w:name="_Toc15392587"/>
      <w:r w:rsidRPr="00A10451">
        <w:rPr>
          <w:rFonts w:hint="cs"/>
        </w:rPr>
        <w:t>The problem of s</w:t>
      </w:r>
      <w:r w:rsidR="004170D4" w:rsidRPr="00A10451">
        <w:rPr>
          <w:rFonts w:hint="cs"/>
        </w:rPr>
        <w:t>ensors</w:t>
      </w:r>
      <w:r w:rsidR="002D0FC5">
        <w:t xml:space="preserve"> deployment</w:t>
      </w:r>
      <w:bookmarkEnd w:id="64"/>
    </w:p>
    <w:p w14:paraId="64CE4BF6" w14:textId="1087E59B"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C66993">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[25]","plainTextFormattedCitation":"[25]","previouslyFormattedCitation":"[25]"},"properties":{"noteIndex":0},"schema":"https://github.com/citation-style-language/schema/raw/master/csl-citation.json"}</w:instrText>
      </w:r>
      <w:r w:rsidR="00FA79C2" w:rsidRPr="00A10451">
        <w:rPr>
          <w:rFonts w:cs="David" w:hint="cs"/>
        </w:rPr>
        <w:fldChar w:fldCharType="separate"/>
      </w:r>
      <w:r w:rsidR="00C66993" w:rsidRPr="00C66993">
        <w:rPr>
          <w:rFonts w:cs="David"/>
          <w:noProof/>
        </w:rPr>
        <w:t>[25]</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C66993">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[26]","plainTextFormattedCitation":"[26]","previouslyFormattedCitation":"[26]"},"properties":{"noteIndex":0},"schema":"https://github.com/citation-style-language/schema/raw/master/csl-citation.json"}</w:instrText>
      </w:r>
      <w:r w:rsidR="00EA6439" w:rsidRPr="00A10451">
        <w:rPr>
          <w:rFonts w:cs="David" w:hint="cs"/>
        </w:rPr>
        <w:fldChar w:fldCharType="separate"/>
      </w:r>
      <w:r w:rsidR="00C66993" w:rsidRPr="00C66993">
        <w:rPr>
          <w:rFonts w:cs="David"/>
          <w:noProof/>
        </w:rPr>
        <w:t>[26]</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C66993">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[27]","plainTextFormattedCitation":"[27]","previouslyFormattedCitation":"[27]"},"properties":{"noteIndex":0},"schema":"https://github.com/citation-style-language/schema/raw/master/csl-citation.json"}</w:instrText>
      </w:r>
      <w:r w:rsidR="004979CC" w:rsidRPr="00A10451">
        <w:rPr>
          <w:rFonts w:cs="David" w:hint="cs"/>
        </w:rPr>
        <w:fldChar w:fldCharType="separate"/>
      </w:r>
      <w:r w:rsidR="00C66993" w:rsidRPr="00C66993">
        <w:rPr>
          <w:rFonts w:cs="David"/>
          <w:noProof/>
        </w:rPr>
        <w:t>[27]</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587E2C">
        <w:rPr>
          <w:rFonts w:cs="David"/>
          <w:cs/>
        </w:rPr>
        <w:t>‎</w:t>
      </w:r>
      <w:r w:rsidR="00587E2C">
        <w:rPr>
          <w:rFonts w:cs="David"/>
        </w:rPr>
        <w:t>4.3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C66993">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[29]","plainTextFormattedCitation":"[28], [29]","previouslyFormattedCitation":"[28], [29]"},"properties":{"noteIndex":0},"schema":"https://github.com/citation-style-language/schema/raw/master/csl-citation.json"}</w:instrText>
      </w:r>
      <w:r w:rsidR="00636F82" w:rsidRPr="00A10451">
        <w:rPr>
          <w:rFonts w:cs="David" w:hint="cs"/>
        </w:rPr>
        <w:fldChar w:fldCharType="separate"/>
      </w:r>
      <w:r w:rsidR="00C66993" w:rsidRPr="00C66993">
        <w:rPr>
          <w:rFonts w:cs="David"/>
          <w:noProof/>
        </w:rPr>
        <w:t>[28], [29]</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5" w:name="_Toc15392588"/>
      <w:r>
        <w:t>The importance of network’s application</w:t>
      </w:r>
      <w:bookmarkEnd w:id="65"/>
    </w:p>
    <w:p w14:paraId="463AD49C" w14:textId="74FEE423"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C66993">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9F6601" w:rsidRPr="00C714EA">
        <w:rPr>
          <w:rFonts w:cs="David" w:hint="cs"/>
          <w:color w:val="000000" w:themeColor="text1"/>
        </w:rPr>
        <w:fldChar w:fldCharType="separate"/>
      </w:r>
      <w:r w:rsidR="00C66993" w:rsidRPr="00C66993">
        <w:rPr>
          <w:rFonts w:cs="David"/>
          <w:noProof/>
          <w:color w:val="000000" w:themeColor="text1"/>
        </w:rPr>
        <w:t>[24]</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4.5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6" w:name="_Ref14950376"/>
      <w:bookmarkStart w:id="67" w:name="_Toc15392589"/>
      <w:r>
        <w:t>Network h</w:t>
      </w:r>
      <w:r w:rsidR="00DF4518">
        <w:t>eterogeneity</w:t>
      </w:r>
      <w:bookmarkEnd w:id="66"/>
      <w:bookmarkEnd w:id="67"/>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26F3F142"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68" w:name="OLE_LINK32"/>
      <w:bookmarkStart w:id="69" w:name="OLE_LINK33"/>
      <w:bookmarkStart w:id="70" w:name="OLE_LINK3"/>
      <w:r w:rsidR="00E3442D" w:rsidRPr="00F15C10">
        <w:rPr>
          <w:color w:val="000000" w:themeColor="text1"/>
        </w:rPr>
        <w:t xml:space="preserve">Chakrabarty </w:t>
      </w:r>
      <w:bookmarkEnd w:id="68"/>
      <w:bookmarkEnd w:id="69"/>
      <w:bookmarkEnd w:id="70"/>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1" w:name="OLE_LINK4"/>
      <w:bookmarkStart w:id="72"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71"/>
      <w:bookmarkEnd w:id="72"/>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C66993">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[29]","plainTextFormattedCitation":"[29]","previouslyFormattedCitation":"[29]"},"properties":{"noteIndex":0},"schema":"https://github.com/citation-style-language/schema/raw/master/csl-citation.json"}</w:instrText>
      </w:r>
      <w:r w:rsidR="009F31A3" w:rsidRPr="00C714EA">
        <w:rPr>
          <w:rFonts w:cs="David" w:hint="cs"/>
          <w:color w:val="000000" w:themeColor="text1"/>
        </w:rPr>
        <w:fldChar w:fldCharType="separate"/>
      </w:r>
      <w:r w:rsidR="00C66993" w:rsidRPr="00C66993">
        <w:rPr>
          <w:rFonts w:cs="David"/>
          <w:noProof/>
          <w:color w:val="000000" w:themeColor="text1"/>
        </w:rPr>
        <w:t>[29]</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3" w:name="_Toc15392590"/>
      <w:r>
        <w:t>Redeployment of sensors</w:t>
      </w:r>
      <w:bookmarkEnd w:id="73"/>
    </w:p>
    <w:p w14:paraId="7A3A8BDC" w14:textId="1BF69CCB"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w:t>
      </w:r>
      <w:del w:id="74" w:author="Idit Belachsen" w:date="2019-08-04T22:40:00Z">
        <w:r w:rsidRPr="00A10451" w:rsidDel="00F3390F">
          <w:rPr>
            <w:rFonts w:cs="David" w:hint="cs"/>
          </w:rPr>
          <w:delText xml:space="preserve">enables </w:delText>
        </w:r>
      </w:del>
      <w:ins w:id="75" w:author="Idit Belachsen" w:date="2019-08-04T22:40:00Z">
        <w:r w:rsidR="00F3390F" w:rsidRPr="00A10451">
          <w:rPr>
            <w:rFonts w:cs="David" w:hint="cs"/>
          </w:rPr>
          <w:t>enable</w:t>
        </w:r>
        <w:r w:rsidR="00F3390F">
          <w:rPr>
            <w:rFonts w:cs="David"/>
          </w:rPr>
          <w:t>d</w:t>
        </w:r>
        <w:bookmarkStart w:id="76" w:name="_GoBack"/>
        <w:bookmarkEnd w:id="76"/>
        <w:r w:rsidR="00F3390F" w:rsidRPr="00A10451">
          <w:rPr>
            <w:rFonts w:cs="David" w:hint="cs"/>
          </w:rPr>
          <w:t xml:space="preserve"> </w:t>
        </w:r>
      </w:ins>
      <w:r w:rsidRPr="00A10451">
        <w:rPr>
          <w:rFonts w:cs="David" w:hint="cs"/>
        </w:rPr>
        <w:t xml:space="preserve">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7" w:name="_Ref14950404"/>
      <w:bookmarkStart w:id="78" w:name="_Toc15392591"/>
      <w:r w:rsidRPr="00A10451">
        <w:rPr>
          <w:rFonts w:hint="cs"/>
        </w:rPr>
        <w:t>Optimization</w:t>
      </w:r>
      <w:r w:rsidR="00FE3DB4" w:rsidRPr="00A10451">
        <w:rPr>
          <w:rFonts w:hint="cs"/>
        </w:rPr>
        <w:t xml:space="preserve"> aspect</w:t>
      </w:r>
      <w:bookmarkEnd w:id="77"/>
      <w:bookmarkEnd w:id="78"/>
      <w:r w:rsidR="00FE3DB4" w:rsidRPr="00A10451">
        <w:rPr>
          <w:rFonts w:hint="cs"/>
        </w:rPr>
        <w:t xml:space="preserve"> </w:t>
      </w:r>
    </w:p>
    <w:p w14:paraId="24685600" w14:textId="4B0961E8" w:rsidR="00CF3FAE" w:rsidRDefault="00042260" w:rsidP="00137577">
      <w:pPr>
        <w:ind w:right="-2"/>
        <w:rPr>
          <w:rFonts w:cs="David"/>
        </w:rPr>
      </w:pPr>
      <w:bookmarkStart w:id="79" w:name="OLE_LINK70"/>
      <w:bookmarkStart w:id="80"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C66993">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Network","type":"article-journal"},"uris":["http://www.mendeley.com/documents/?uuid=128cd4bd-db40-45de-b720-0c8c35eb43ed"]}],"mendeley":{"formattedCitation":"[29], [40]","plainTextFormattedCitation":"[29], [40]","previouslyFormattedCitation":"[29], [40]"},"properties":{"noteIndex":0},"schema":"https://github.com/citation-style-language/schema/raw/master/csl-citation.json"}</w:instrText>
      </w:r>
      <w:r w:rsidR="00976E20" w:rsidRPr="00823591">
        <w:rPr>
          <w:rFonts w:cs="David" w:hint="cs"/>
        </w:rPr>
        <w:fldChar w:fldCharType="separate"/>
      </w:r>
      <w:r w:rsidR="00C66993" w:rsidRPr="00C66993">
        <w:rPr>
          <w:rFonts w:cs="David"/>
          <w:noProof/>
        </w:rPr>
        <w:t>[29],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2E870427" w:rsidR="00A47DF5" w:rsidRPr="00823591" w:rsidRDefault="00CF3FAE" w:rsidP="007A75F1">
      <w:pPr>
        <w:ind w:right="-2"/>
        <w:rPr>
          <w:rFonts w:cs="David"/>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indicated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D04ABC">
        <w:rPr>
          <w:rFonts w:cs="David"/>
        </w:rPr>
        <w:t>hard</w:t>
      </w:r>
      <w:r w:rsidR="00D04ABC"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81" w:name="OLE_LINK72"/>
      <w:bookmarkStart w:id="82" w:name="OLE_LINK73"/>
      <w:r w:rsidR="00900C6F">
        <w:t>outset</w:t>
      </w:r>
      <w:bookmarkEnd w:id="81"/>
      <w:bookmarkEnd w:id="82"/>
      <w:r w:rsidR="00900C6F">
        <w:t>, a random sample of points in the set</w:t>
      </w:r>
      <w:r w:rsidR="006A6B33">
        <w:t xml:space="preserve"> </w:t>
      </w:r>
      <w:bookmarkStart w:id="83" w:name="OLE_LINK74"/>
      <w:bookmarkStart w:id="84" w:name="OLE_LINK75"/>
      <w:r w:rsidR="006A6B33">
        <w:t>{</w:t>
      </w:r>
      <m:oMath>
        <m:r>
          <w:rPr>
            <w:rFonts w:ascii="Cambria Math" w:hAnsi="Cambria Math"/>
          </w:rPr>
          <m:t>X}</m:t>
        </m:r>
      </m:oMath>
      <w:r w:rsidR="00900C6F">
        <w:t xml:space="preserve"> </w:t>
      </w:r>
      <w:bookmarkEnd w:id="83"/>
      <w:bookmarkEnd w:id="84"/>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85" w:name="OLE_LINK76"/>
      <w:bookmarkStart w:id="86" w:name="OLE_LINK77"/>
      <w:r w:rsidR="00BA3EA8">
        <w:t>{</w:t>
      </w:r>
      <m:oMath>
        <m:r>
          <w:rPr>
            <w:rFonts w:ascii="Cambria Math" w:hAnsi="Cambria Math"/>
          </w:rPr>
          <m:t>X}</m:t>
        </m:r>
      </m:oMath>
      <w:r w:rsidR="00BA3EA8">
        <w:t xml:space="preserve"> </w:t>
      </w:r>
      <w:bookmarkEnd w:id="85"/>
      <w:bookmarkEnd w:id="86"/>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 xml:space="preserve">ocal search </w:t>
      </w:r>
      <w:r w:rsidR="00C06F95" w:rsidRPr="00A94E8D">
        <w:rPr>
          <w:rFonts w:cs="David"/>
        </w:rPr>
        <w:lastRenderedPageBreak/>
        <w:t>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7" w:name="OLE_LINK78"/>
      <w:bookmarkStart w:id="88" w:name="OLE_LINK79"/>
      <w:r w:rsidR="00D57357">
        <w:rPr>
          <w:rFonts w:cs="David"/>
        </w:rPr>
        <w:t>local searches are usually incorporated in stochastic methods to yield candidate global optimums, from which the best point is eventually picked</w:t>
      </w:r>
      <w:bookmarkEnd w:id="87"/>
      <w:bookmarkEnd w:id="88"/>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89" w:name="OLE_LINK82"/>
      <w:bookmarkStart w:id="90" w:name="OLE_LINK83"/>
      <w:r w:rsidR="00AA6B0F" w:rsidRPr="00A10451">
        <w:rPr>
          <w:rFonts w:cs="David" w:hint="cs"/>
          <w:color w:val="000000" w:themeColor="text1"/>
        </w:rPr>
        <w:t xml:space="preserve">heuristic </w:t>
      </w:r>
      <w:bookmarkEnd w:id="89"/>
      <w:bookmarkEnd w:id="90"/>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407B94B2"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44442C">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sensors","type":"article-journal"},"uris":["http://www.mendeley.com/documents/?uuid=5eadab95-3abc-452b-af6d-251dcbbe3b30"]},{"id":"ITEM-3","itemData":{"DOI":"10.1080/10286600701695471","ISBN":"9724829278","ISSN":"10286608","abstract":"A simple, straightforward, modified genetic algorithm scheme for contaminant source characterization using imperfect sensors is presented and demonstrated in this study. Previous work on this subject concentrated on developing source-inversion models using sensors that provide accurate, unbiased, contamination concentration measurements. The developed contamination source-detection model is implemented using three sensor types: (1) perfect sensors providing accurate, unbiased, contamination concentration measurements; (2) sensors transmitting fuzzy measured information (i.e., high, medium, and low contamination); and (3) '0-1' (Boolean) sensors indicating only a contamination presence. A comparison between the three sensor types is explored taking into consideration thesystem's response time (i.e., the time elapsed between a contaminant detection and a decision-maker's response action). The methodology capabilities are demonstrated using two example applications of increasing complexity, showing the trade-offs between the sensor types and the model abilities to receive a unique solution to the source-detection problem.","author":[{"dropping-particle":"","family":"Preis","given":"Ami","non-dropping-particle":"","parse-names":false,"suffix":""},{"dropping-particle":"","family":"Ostfeld","given":"Avi","non-dropping-particle":"","parse-names":false,"suffix":""}],"container-title":"Civil Engineering and Environmental Systems","id":"ITEM-3","issue":"1","issued":{"date-parts":[["2008"]]},"page":"29-39","title":"Genetic algorithm for contaminant source characterization using imperfect sensors","type":"article-journal","volume":"25"},"uris":["http://www.mendeley.com/documents/?uuid=97bf1ade-c129-4b24-b694-0e68d826f34c"]},{"id":"ITEM-4","itemData":{"DOI":"10.1061/(asce)wr.1943-5452.0000053","ISSN":"0733-9496","abstract":"During the last two decades, the water resources planning and management profession has seen a dramatic increase in the development and application of various types of evolutionary algorithms (EAs). This observation is especially true for application of genetic algorithms, arguably the most popular of the several types of EAs. Generally speaking, EAs repeatedly prove to be flexible and powerful tools in solving an array of complex water resources problems. This paper provides a comprehensive review of state-of-the-art methods and their applications in the field of water resources planning and management. A primary goal in this ASCE Task Committee effort is to identify in an organized fashion some of the seminal contributions of EAs in the areas of water distribution systems, urban drainage and sewer systems, water supply and wastewater treatment, hydrologic and fluvial modeling, groundwater systems, and parameter identification. The paper also identifies major challenges and opportunities for the future, including a call to address larger-scale problems that are wrought with uncertainty and an expanded need for cross fertilization and collaboration among our field's subdisciplines. Evolutionary computation will continue to evolve in the future as we encounter increased problem complexities and uncertainty and as the societal pressure for more innovative and efficient solutions rises.","author":[{"dropping-particle":"","family":"Nicklow John, Reed Patrick, Savic Dragan, Dessalegne Tibebe, Harrell Laura, Chan-Hilton Amy, Karamouz Mohammad, Minsker Barbara, Ostfeld Avi, Singh Abhishek","given":"Zechman Emily","non-dropping-particle":"","parse-names":false,"suffix":""}],"container-title":"Journal of Water Resources Planning and Management","id":"ITEM-4","issue":"4","issued":{"date-parts":[["2010"]]},"page":"412-432","title":"State of the Art for Genetic Algorithms and Beyond in Water Resources Planning and Management","type":"article-journal","volume":"136"},"uris":["http://www.mendeley.com/documents/?uuid=ed62dbde-1e95-46b4-8a57-82071dcc04b1"]}],"mendeley":{"formattedCitation":"[30], [46]–[48]","plainTextFormattedCitation":"[30], [46]–[48]","previouslyFormattedCitation":"[30], [46]–[48]"},"properties":{"noteIndex":0},"schema":"https://github.com/citation-style-language/schema/raw/master/csl-citation.json"}</w:instrText>
      </w:r>
      <w:r w:rsidR="00E25C7C" w:rsidRPr="00A10451">
        <w:rPr>
          <w:rFonts w:cs="David" w:hint="cs"/>
        </w:rPr>
        <w:fldChar w:fldCharType="separate"/>
      </w:r>
      <w:r w:rsidR="001E20E7" w:rsidRPr="001E20E7">
        <w:rPr>
          <w:rFonts w:cs="David"/>
          <w:noProof/>
        </w:rPr>
        <w:t>[30], [46]–[48]</w:t>
      </w:r>
      <w:r w:rsidR="00E25C7C" w:rsidRPr="00A10451">
        <w:rPr>
          <w:rFonts w:cs="David" w:hint="cs"/>
        </w:rPr>
        <w:fldChar w:fldCharType="end"/>
      </w:r>
      <w:r w:rsidR="00E25C7C">
        <w:rPr>
          <w:rFonts w:cs="David"/>
        </w:rPr>
        <w:t>)</w:t>
      </w:r>
      <w:r w:rsidR="00976723">
        <w:rPr>
          <w:rFonts w:cs="David"/>
        </w:rPr>
        <w:t>.</w:t>
      </w:r>
      <w:bookmarkEnd w:id="79"/>
      <w:bookmarkEnd w:id="80"/>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1E20E7">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algorithm","type":"article-journal","volume":"39"},"uris":["http://www.mendeley.com/documents/?uuid=6e3d603a-651a-4493-8903-24573e355e80"]}],"mendeley":{"formattedCitation":"[49], [50]","plainTextFormattedCitation":"[49], [50]","previouslyFormattedCitation":"[49], [50]"},"properties":{"noteIndex":0},"schema":"https://github.com/citation-style-language/schema/raw/master/csl-citation.json"}</w:instrText>
      </w:r>
      <w:r w:rsidR="00025D8A">
        <w:rPr>
          <w:rFonts w:cs="David"/>
        </w:rPr>
        <w:fldChar w:fldCharType="separate"/>
      </w:r>
      <w:r w:rsidR="001E20E7" w:rsidRPr="001E20E7">
        <w:rPr>
          <w:rFonts w:cs="David"/>
          <w:noProof/>
        </w:rPr>
        <w:t>[49], [50]</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91" w:name="OLE_LINK92"/>
      <w:bookmarkStart w:id="92" w:name="OLE_LINK93"/>
      <w:r w:rsidR="00BC713C">
        <w:rPr>
          <w:rFonts w:cs="David"/>
        </w:rPr>
        <w:t xml:space="preserve">, </w:t>
      </w:r>
      <w:r w:rsidR="00F4203D" w:rsidRPr="00F4203D">
        <w:rPr>
          <w:rFonts w:cs="David"/>
        </w:rPr>
        <w:t xml:space="preserve">Allen </w:t>
      </w:r>
      <w:bookmarkEnd w:id="91"/>
      <w:bookmarkEnd w:id="92"/>
      <w:r w:rsidR="00F4203D" w:rsidRPr="00F4203D">
        <w:rPr>
          <w:rFonts w:cs="David"/>
        </w:rPr>
        <w:t xml:space="preserve">et al. </w:t>
      </w:r>
      <w:r w:rsidR="00BC713C">
        <w:rPr>
          <w:rFonts w:cs="David"/>
        </w:rPr>
        <w:fldChar w:fldCharType="begin" w:fldLock="1"/>
      </w:r>
      <w:r w:rsidR="001E20E7">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[51]","plainTextFormattedCitation":"[51]","previouslyFormattedCitation":"[51]"},"properties":{"noteIndex":0},"schema":"https://github.com/citation-style-language/schema/raw/master/csl-citation.json"}</w:instrText>
      </w:r>
      <w:r w:rsidR="00BC713C">
        <w:rPr>
          <w:rFonts w:cs="David"/>
        </w:rPr>
        <w:fldChar w:fldCharType="separate"/>
      </w:r>
      <w:r w:rsidR="001E20E7" w:rsidRPr="001E20E7">
        <w:rPr>
          <w:rFonts w:cs="David"/>
          <w:noProof/>
        </w:rPr>
        <w:t>[51]</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1E20E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[52]","plainTextFormattedCitation":"[52]","previouslyFormattedCitation":"[52]"},"properties":{"noteIndex":0},"schema":"https://github.com/citation-style-language/schema/raw/master/csl-citation.json"}</w:instrText>
      </w:r>
      <w:r w:rsidR="003170F9">
        <w:rPr>
          <w:rFonts w:cs="David"/>
        </w:rPr>
        <w:fldChar w:fldCharType="separate"/>
      </w:r>
      <w:r w:rsidR="001E20E7" w:rsidRPr="001E20E7">
        <w:rPr>
          <w:rFonts w:cs="David"/>
          <w:noProof/>
        </w:rPr>
        <w:t>[52]</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1E20E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[53]","plainTextFormattedCitation":"[53]","previouslyFormattedCitation":"[53]"},"properties":{"noteIndex":0},"schema":"https://github.com/citation-style-language/schema/raw/master/csl-citation.json"}</w:instrText>
      </w:r>
      <w:r w:rsidR="003170F9">
        <w:rPr>
          <w:rFonts w:cs="David"/>
        </w:rPr>
        <w:fldChar w:fldCharType="separate"/>
      </w:r>
      <w:r w:rsidR="001E20E7" w:rsidRPr="001E20E7">
        <w:rPr>
          <w:rFonts w:cs="David"/>
          <w:noProof/>
        </w:rPr>
        <w:t>[53]</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58AE3E6D" w14:textId="334A1ECB" w:rsidR="00674FD4" w:rsidRPr="003350FF" w:rsidRDefault="00B305D9" w:rsidP="001054A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7FB1931B" w14:textId="3055AA53" w:rsidR="000742A2" w:rsidRDefault="00FD55B9" w:rsidP="0089641E">
      <w:pPr>
        <w:pStyle w:val="Heading1"/>
      </w:pPr>
      <w:bookmarkStart w:id="93" w:name="_Toc15392592"/>
      <w:r w:rsidRPr="00A10451">
        <w:rPr>
          <w:rFonts w:hint="cs"/>
        </w:rPr>
        <w:lastRenderedPageBreak/>
        <w:t xml:space="preserve">Methods and </w:t>
      </w:r>
      <w:r w:rsidR="00537979" w:rsidRPr="00A10451">
        <w:rPr>
          <w:rFonts w:hint="cs"/>
        </w:rPr>
        <w:t>Research plan</w:t>
      </w:r>
      <w:bookmarkEnd w:id="93"/>
    </w:p>
    <w:p w14:paraId="5D812400" w14:textId="152EAC1A" w:rsidR="00FB57E6" w:rsidRDefault="00FB57E6" w:rsidP="00E87BA7">
      <w:pPr>
        <w:pStyle w:val="Heading2"/>
      </w:pPr>
      <w:bookmarkStart w:id="94" w:name="_Toc15392593"/>
      <w:r>
        <w:t>Background</w:t>
      </w:r>
      <w:bookmarkEnd w:id="94"/>
    </w:p>
    <w:p w14:paraId="6E3A724C" w14:textId="0749708B"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17416B">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dataset","type":"article-journal","volume":"89"},"uris":["http://www.mendeley.com/documents/?uuid=6a7e1595-98ba-4476-8217-df28fabefdfa"]}],"mendeley":{"formattedCitation":"[54], [55]","plainTextFormattedCitation":"[54], [55]","previouslyFormattedCitation":"[54], [55]"},"properties":{"noteIndex":0},"schema":"https://github.com/citation-style-language/schema/raw/master/csl-citation.json"}</w:instrText>
      </w:r>
      <w:r w:rsidR="002C2099">
        <w:rPr>
          <w:rFonts w:cs="David"/>
          <w:color w:val="000000"/>
        </w:rPr>
        <w:fldChar w:fldCharType="separate"/>
      </w:r>
      <w:r w:rsidR="001E20E7" w:rsidRPr="001E20E7">
        <w:rPr>
          <w:rFonts w:cs="David"/>
          <w:noProof/>
          <w:color w:val="000000"/>
        </w:rPr>
        <w:t>[54], [55]</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1E20E7">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Switzerland","type":"article-journal","volume":"2"},"uris":["http://www.mendeley.com/documents/?uuid=60a2fc22-b745-4692-a30b-1ee3573143ab"]}],"mendeley":{"formattedCitation":"[56], [57]","plainTextFormattedCitation":"[56], [57]","previouslyFormattedCitation":"[56], [57]"},"properties":{"noteIndex":0},"schema":"https://github.com/citation-style-language/schema/raw/master/csl-citation.json"}</w:instrText>
      </w:r>
      <w:r w:rsidR="000F2F32">
        <w:rPr>
          <w:rFonts w:cs="David"/>
          <w:color w:val="000000"/>
        </w:rPr>
        <w:fldChar w:fldCharType="separate"/>
      </w:r>
      <w:r w:rsidR="001E20E7" w:rsidRPr="001E20E7">
        <w:rPr>
          <w:rFonts w:cs="David"/>
          <w:noProof/>
          <w:color w:val="000000"/>
        </w:rPr>
        <w:t>[56], [57]</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5" w:name="_Toc15392594"/>
      <w:r>
        <w:t xml:space="preserve">The </w:t>
      </w:r>
      <w:r w:rsidR="00AB1EBF" w:rsidRPr="00A10451">
        <w:rPr>
          <w:rFonts w:hint="cs"/>
        </w:rPr>
        <w:t xml:space="preserve">Gaussian plume </w:t>
      </w:r>
      <w:r w:rsidR="00C5676B" w:rsidRPr="00A10451">
        <w:rPr>
          <w:rFonts w:hint="cs"/>
        </w:rPr>
        <w:t>model</w:t>
      </w:r>
      <w:bookmarkEnd w:id="95"/>
    </w:p>
    <w:p w14:paraId="631D19B6" w14:textId="14C2784A"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6" w:name="OLE_LINK94"/>
      <w:bookmarkStart w:id="97"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587E2C">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6"/>
      <w:bookmarkEnd w:id="97"/>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4D654883" w:rsidR="006F0563" w:rsidRPr="00A10451" w:rsidRDefault="006F0563" w:rsidP="00E87BA7">
            <w:pPr>
              <w:ind w:right="-2"/>
              <w:jc w:val="center"/>
              <w:rPr>
                <w:rFonts w:cs="David"/>
                <w:color w:val="000000"/>
              </w:rPr>
            </w:pPr>
            <w:r w:rsidRPr="00A10451">
              <w:rPr>
                <w:rFonts w:cs="David" w:hint="cs"/>
                <w:color w:val="000000"/>
              </w:rPr>
              <w:t>(</w:t>
            </w:r>
            <w:bookmarkStart w:id="98"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1</w:t>
            </w:r>
            <w:r w:rsidRPr="00A10451">
              <w:rPr>
                <w:rFonts w:cs="David" w:hint="cs"/>
                <w:color w:val="000000"/>
              </w:rPr>
              <w:fldChar w:fldCharType="end"/>
            </w:r>
            <w:bookmarkEnd w:id="98"/>
            <w:r w:rsidRPr="00A10451">
              <w:rPr>
                <w:rFonts w:cs="David" w:hint="cs"/>
                <w:color w:val="000000"/>
              </w:rPr>
              <w:t>)</w:t>
            </w:r>
          </w:p>
        </w:tc>
      </w:tr>
    </w:tbl>
    <w:p w14:paraId="6F4DBE4C" w14:textId="66C92B4F"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587E2C">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99" w:name="OLE_LINK96"/>
      <w:bookmarkStart w:id="100" w:name="OLE_LINK97"/>
      <w:bookmarkStart w:id="101"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AB4B20"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6F12C2F4" w:rsidR="001731FB" w:rsidRPr="00A10451" w:rsidRDefault="001731FB" w:rsidP="00D273EB">
            <w:pPr>
              <w:ind w:right="-2"/>
              <w:jc w:val="center"/>
              <w:rPr>
                <w:rFonts w:cs="David"/>
                <w:color w:val="000000"/>
              </w:rPr>
            </w:pPr>
            <w:r w:rsidRPr="00A10451">
              <w:rPr>
                <w:rFonts w:cs="David" w:hint="cs"/>
                <w:color w:val="000000"/>
              </w:rPr>
              <w:t>(</w:t>
            </w:r>
            <w:bookmarkStart w:id="102"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2</w:t>
            </w:r>
            <w:r w:rsidRPr="00A10451">
              <w:rPr>
                <w:rFonts w:cs="David" w:hint="cs"/>
                <w:color w:val="000000"/>
              </w:rPr>
              <w:fldChar w:fldCharType="end"/>
            </w:r>
            <w:bookmarkEnd w:id="102"/>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AB4B20"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99"/>
    <w:bookmarkEnd w:id="100"/>
    <w:bookmarkEnd w:id="101"/>
    <w:p w14:paraId="4E6C54BE" w14:textId="67860EA5"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1E20E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[58]","plainTextFormattedCitation":"[58]","previouslyFormattedCitation":"[58]"},"properties":{"noteIndex":0},"schema":"https://github.com/citation-style-language/schema/raw/master/csl-citation.json"}</w:instrText>
      </w:r>
      <w:r w:rsidR="00A10451">
        <w:rPr>
          <w:rFonts w:cs="David"/>
          <w:color w:val="000000" w:themeColor="text1"/>
        </w:rPr>
        <w:fldChar w:fldCharType="separate"/>
      </w:r>
      <w:r w:rsidR="001E20E7" w:rsidRPr="001E20E7">
        <w:rPr>
          <w:rFonts w:cs="David"/>
          <w:noProof/>
          <w:color w:val="000000" w:themeColor="text1"/>
        </w:rPr>
        <w:t>[58]</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3835B8">
        <w:fldChar w:fldCharType="begin" w:fldLock="1"/>
      </w:r>
      <w:r w:rsidR="003835B8">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[59]","plainTextFormattedCitation":"[59]","previouslyFormattedCitation":"[59]"},"properties":{"noteIndex":0},"schema":"https://github.com/citation-style-language/schema/raw/master/csl-citation.json"}</w:instrText>
      </w:r>
      <w:r w:rsidR="003835B8">
        <w:fldChar w:fldCharType="separate"/>
      </w:r>
      <w:r w:rsidR="003835B8" w:rsidRPr="001E20E7">
        <w:rPr>
          <w:noProof/>
        </w:rPr>
        <w:t>[59]</w:t>
      </w:r>
      <w:r w:rsidR="003835B8">
        <w:fldChar w:fldCharType="end"/>
      </w:r>
      <w:r w:rsidR="003835B8">
        <w:t xml:space="preserve">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 MERGEFORMAT </w:instrText>
      </w:r>
      <w:r w:rsidR="00346AD7" w:rsidRPr="00346AD7">
        <w:rPr>
          <w:rFonts w:cs="David"/>
          <w:color w:val="000000" w:themeColor="text1"/>
        </w:rPr>
      </w:r>
      <w:r w:rsidR="00346AD7" w:rsidRPr="00346AD7">
        <w:rPr>
          <w:rFonts w:cs="David"/>
          <w:color w:val="000000" w:themeColor="text1"/>
        </w:rPr>
        <w:fldChar w:fldCharType="separate"/>
      </w:r>
      <w:r w:rsidR="00587E2C" w:rsidRPr="00587E2C">
        <w:rPr>
          <w:rFonts w:cs="David" w:hint="cs"/>
          <w:color w:val="000000" w:themeColor="text1"/>
        </w:rPr>
        <w:t xml:space="preserve">Table </w:t>
      </w:r>
      <w:r w:rsidR="00587E2C" w:rsidRPr="00587E2C">
        <w:rPr>
          <w:rFonts w:cs="David"/>
          <w:color w:val="000000" w:themeColor="text1"/>
        </w:rPr>
        <w:t>1</w:t>
      </w:r>
      <w:r w:rsidR="00587E2C" w:rsidRPr="00587E2C">
        <w:rPr>
          <w:rFonts w:cs="David" w:hint="cs"/>
          <w:color w:val="000000" w:themeColor="text1"/>
        </w:rPr>
        <w:t>.</w:t>
      </w:r>
      <w:r w:rsidR="00587E2C" w:rsidRPr="00587E2C">
        <w:rPr>
          <w:rFonts w:cs="David" w:hint="cs"/>
          <w:i/>
          <w:iCs/>
          <w:color w:val="000000" w:themeColor="text1"/>
          <w:sz w:val="20"/>
          <w:szCs w:val="20"/>
        </w:rPr>
        <w:t xml:space="preserve"> </w:t>
      </w:r>
      <w:r w:rsidR="00346AD7" w:rsidRPr="00346AD7">
        <w:rPr>
          <w:rFonts w:cs="David"/>
          <w:color w:val="000000" w:themeColor="text1"/>
        </w:rPr>
        <w:fldChar w:fldCharType="end"/>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103" w:name="_Ref14950486"/>
      <w:bookmarkStart w:id="104" w:name="_Toc15392595"/>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01146BC7" w:rsidR="00AB4B20" w:rsidRPr="00A817B6" w:rsidRDefault="00AB4B20" w:rsidP="00313BB4">
                              <w:pPr>
                                <w:pStyle w:val="Caption"/>
                                <w:spacing w:line="276" w:lineRule="auto"/>
                                <w:rPr>
                                  <w:rFonts w:ascii="David" w:hAnsi="David" w:cs="David"/>
                                  <w:i w:val="0"/>
                                  <w:iCs w:val="0"/>
                                  <w:noProof/>
                                  <w:color w:val="000000" w:themeColor="text1"/>
                                  <w:sz w:val="20"/>
                                  <w:szCs w:val="20"/>
                                </w:rPr>
                              </w:pPr>
                              <w:bookmarkStart w:id="105"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5"/>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1"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01146BC7" w:rsidR="00AB4B20" w:rsidRPr="00A817B6" w:rsidRDefault="00AB4B20" w:rsidP="00313BB4">
                        <w:pPr>
                          <w:pStyle w:val="Caption"/>
                          <w:spacing w:line="276" w:lineRule="auto"/>
                          <w:rPr>
                            <w:rFonts w:ascii="David" w:hAnsi="David" w:cs="David"/>
                            <w:i w:val="0"/>
                            <w:iCs w:val="0"/>
                            <w:noProof/>
                            <w:color w:val="000000" w:themeColor="text1"/>
                            <w:sz w:val="20"/>
                            <w:szCs w:val="20"/>
                          </w:rPr>
                        </w:pPr>
                        <w:bookmarkStart w:id="106"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6"/>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103"/>
      <w:bookmarkEnd w:id="104"/>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2B61BD"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1E20E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[60], [61]","plainTextFormattedCitation":"[1], [60], [61]","previouslyFormattedCitation":"[1], [60], [61]"},"properties":{"noteIndex":0},"schema":"https://github.com/citation-style-language/schema/raw/master/csl-citation.json"}</w:instrText>
      </w:r>
      <w:r w:rsidR="00C96BDD">
        <w:rPr>
          <w:rFonts w:cs="David"/>
          <w:color w:val="000000"/>
        </w:rPr>
        <w:fldChar w:fldCharType="separate"/>
      </w:r>
      <w:r w:rsidR="001E20E7" w:rsidRPr="001E20E7">
        <w:rPr>
          <w:rFonts w:cs="David"/>
          <w:noProof/>
          <w:color w:val="000000"/>
        </w:rPr>
        <w:t>[1], [60], [61]</w:t>
      </w:r>
      <w:r w:rsidR="00C96BDD">
        <w:rPr>
          <w:rFonts w:cs="David"/>
          <w:color w:val="000000"/>
        </w:rPr>
        <w:fldChar w:fldCharType="end"/>
      </w:r>
      <w:r w:rsidR="000A0CCC">
        <w:rPr>
          <w:rFonts w:cs="David"/>
          <w:color w:val="000000"/>
        </w:rPr>
        <w:t>.</w:t>
      </w:r>
    </w:p>
    <w:p w14:paraId="281FF37F" w14:textId="38E05810" w:rsidR="006067EB" w:rsidRPr="006067EB" w:rsidRDefault="00A20FB6" w:rsidP="006067EB">
      <w:pPr>
        <w:ind w:right="-2"/>
        <w:rPr>
          <w:rFonts w:cs="David"/>
          <w:b/>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F858AD">
        <w:rPr>
          <w:rFonts w:cs="David"/>
          <w:color w:val="000000" w:themeColor="text1"/>
        </w:rPr>
        <w:t xml:space="preserve">Table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 xml:space="preserve">REF table_1 </w:instrText>
      </w:r>
      <w:r w:rsidR="00F858AD">
        <w:rPr>
          <w:rFonts w:cs="David"/>
          <w:color w:val="000000" w:themeColor="text1"/>
        </w:rPr>
        <w:instrText xml:space="preserve">\# 0 </w:instrText>
      </w:r>
      <w:r w:rsidR="00813F46">
        <w:rPr>
          <w:rFonts w:cs="David" w:hint="cs"/>
          <w:color w:val="000000" w:themeColor="text1"/>
        </w:rPr>
        <w:instrText>\h</w:instrText>
      </w:r>
      <w:r w:rsidR="00813F46">
        <w:rPr>
          <w:rFonts w:cs="David"/>
          <w:color w:val="000000" w:themeColor="text1"/>
        </w:rPr>
        <w:instrText xml:space="preserve">  \* MERGEFORMAT </w:instrText>
      </w:r>
      <w:r w:rsidR="00813F46" w:rsidRPr="00346AD7">
        <w:rPr>
          <w:rFonts w:cs="David"/>
          <w:color w:val="000000" w:themeColor="text1"/>
        </w:rPr>
      </w:r>
      <w:r w:rsidR="00813F46" w:rsidRPr="00346AD7">
        <w:rPr>
          <w:rFonts w:cs="David"/>
          <w:color w:val="000000" w:themeColor="text1"/>
        </w:rPr>
        <w:fldChar w:fldCharType="separate"/>
      </w:r>
      <w:r w:rsidR="00587E2C">
        <w:rPr>
          <w:rFonts w:cs="David"/>
          <w:color w:val="000000" w:themeColor="text1"/>
        </w:rPr>
        <w:t>1</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1E20E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[62]","plainTextFormattedCitation":"[62]","previouslyFormattedCitation":"[62]"},"properties":{"noteIndex":0},"schema":"https://github.com/citation-style-language/schema/raw/master/csl-citation.json"}</w:instrText>
      </w:r>
      <w:r w:rsidR="00EE5892" w:rsidRPr="009E78A4">
        <w:rPr>
          <w:rFonts w:cs="David" w:hint="cs"/>
          <w:color w:val="000000" w:themeColor="text1"/>
        </w:rPr>
        <w:fldChar w:fldCharType="separate"/>
      </w:r>
      <w:r w:rsidR="001E20E7" w:rsidRPr="001E20E7">
        <w:rPr>
          <w:rFonts w:cs="David"/>
          <w:noProof/>
          <w:color w:val="000000" w:themeColor="text1"/>
        </w:rPr>
        <w:t>[62]</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1E20E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3511FB" w:rsidRPr="009E78A4">
        <w:rPr>
          <w:rFonts w:cs="David" w:hint="cs"/>
          <w:color w:val="000000" w:themeColor="text1"/>
        </w:rPr>
        <w:fldChar w:fldCharType="separate"/>
      </w:r>
      <w:r w:rsidR="001E20E7" w:rsidRPr="001E20E7">
        <w:rPr>
          <w:rFonts w:cs="David"/>
          <w:noProof/>
          <w:color w:val="000000" w:themeColor="text1"/>
        </w:rPr>
        <w:t>[63]</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as specified in</w:t>
      </w:r>
      <w:r w:rsidR="008422EF">
        <w:rPr>
          <w:rFonts w:cs="David"/>
          <w:color w:val="000000" w:themeColor="text1"/>
        </w:rPr>
        <w:t xml:space="preserve"> Table</w:t>
      </w:r>
      <w:r w:rsidR="0043139E">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_Ref14990771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2</w:t>
      </w:r>
      <w:r w:rsidR="00A97C30">
        <w:rPr>
          <w:rFonts w:cs="David"/>
          <w:color w:val="000000" w:themeColor="text1"/>
        </w:rPr>
        <w:fldChar w:fldCharType="end"/>
      </w:r>
      <w:r w:rsidR="00A97C30">
        <w:rPr>
          <w:rFonts w:cs="David"/>
          <w:color w:val="000000" w:themeColor="text1"/>
        </w:rPr>
        <w:t xml:space="preserve"> and</w:t>
      </w:r>
      <w:r w:rsidR="008422EF">
        <w:rPr>
          <w:rFonts w:cs="David"/>
          <w:color w:val="000000" w:themeColor="text1"/>
        </w:rPr>
        <w:t xml:space="preserve"> Table</w:t>
      </w:r>
      <w:r w:rsidR="00A97C30">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_Ref14990742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3</w:t>
      </w:r>
      <w:r w:rsidR="00A97C30">
        <w:rPr>
          <w:rFonts w:cs="David"/>
          <w:color w:val="000000" w:themeColor="text1"/>
        </w:rPr>
        <w:fldChar w:fldCharType="end"/>
      </w:r>
      <w:r w:rsidR="00322EE9">
        <w:rPr>
          <w:rFonts w:cs="David"/>
          <w:color w:val="000000" w:themeColor="text1"/>
        </w:rPr>
        <w:t>.</w:t>
      </w:r>
    </w:p>
    <w:p w14:paraId="4202B650" w14:textId="20A48484" w:rsidR="00AF6CE5" w:rsidRPr="007451ED" w:rsidRDefault="006804B7" w:rsidP="007451ED">
      <w:pPr>
        <w:ind w:right="-2"/>
        <w:rPr>
          <w:rFonts w:cs="David"/>
          <w:color w:val="000000" w:themeColor="text1"/>
        </w:rPr>
      </w:pPr>
      <w:r>
        <w:rPr>
          <w:rFonts w:cs="David"/>
          <w:color w:val="000000" w:themeColor="text1"/>
        </w:rPr>
        <w:t xml:space="preserve"> </w:t>
      </w:r>
    </w:p>
    <w:p w14:paraId="164046C8" w14:textId="518F062C" w:rsidR="00FF6335" w:rsidRPr="00C419E3" w:rsidRDefault="00CA39E2" w:rsidP="00E87BA7">
      <w:pPr>
        <w:pStyle w:val="Heading3"/>
      </w:pPr>
      <w:bookmarkStart w:id="107" w:name="OLE_LINK99"/>
      <w:bookmarkStart w:id="108" w:name="OLE_LINK100"/>
      <w:bookmarkStart w:id="109" w:name="_Ref14950430"/>
      <w:bookmarkStart w:id="110" w:name="_Ref14950498"/>
      <w:bookmarkStart w:id="111" w:name="_Toc15392596"/>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del w:id="112" w:author="Idit Balachsan" w:date="2019-08-03T12:48:00Z">
        <w:r w:rsidR="002608AF" w:rsidDel="00671222">
          <w:delText>framework</w:delText>
        </w:r>
      </w:del>
      <w:bookmarkEnd w:id="109"/>
      <w:bookmarkEnd w:id="110"/>
      <w:bookmarkEnd w:id="111"/>
    </w:p>
    <w:bookmarkEnd w:id="107"/>
    <w:bookmarkEnd w:id="108"/>
    <w:p w14:paraId="780FC023" w14:textId="4F92544E"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1E20E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[64]","plainTextFormattedCitation":"[64]","previouslyFormattedCitation":"[64]"},"properties":{"noteIndex":0},"schema":"https://github.com/citation-style-language/schema/raw/master/csl-citation.json"}</w:instrText>
      </w:r>
      <w:r w:rsidR="00EA202A">
        <w:rPr>
          <w:shd w:val="clear" w:color="auto" w:fill="FFFFFF"/>
        </w:rPr>
        <w:fldChar w:fldCharType="separate"/>
      </w:r>
      <w:r w:rsidR="001E20E7" w:rsidRPr="001E20E7">
        <w:rPr>
          <w:noProof/>
          <w:shd w:val="clear" w:color="auto" w:fill="FFFFFF"/>
        </w:rPr>
        <w:t>[64]</w:t>
      </w:r>
      <w:r w:rsidR="00EA202A">
        <w:rPr>
          <w:shd w:val="clear" w:color="auto" w:fill="FFFFFF"/>
        </w:rPr>
        <w:fldChar w:fldCharType="end"/>
      </w:r>
      <w:r w:rsidR="00FC6979">
        <w:rPr>
          <w:shd w:val="clear" w:color="auto" w:fill="FFFFFF"/>
        </w:rPr>
        <w:t xml:space="preserve">. </w:t>
      </w:r>
    </w:p>
    <w:p w14:paraId="56430FF3" w14:textId="6CBD4BE2" w:rsidR="00F97AE3" w:rsidRDefault="00683503" w:rsidP="00025E99">
      <w:pPr>
        <w:ind w:firstLine="576"/>
      </w:pPr>
      <w:r>
        <w:t xml:space="preserve">For the proposed work, </w:t>
      </w:r>
      <w:r w:rsidR="00F97AE3">
        <w:t xml:space="preserve">the self-adaptive Borg MOEA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[65]","plainTextFormattedCitation":"[65]","previouslyFormattedCitation":"[65]"},"properties":{"noteIndex":0},"schema":"https://github.com/citation-style-language/schema/raw/master/csl-citation.json"}</w:instrText>
      </w:r>
      <w:r w:rsidR="00F97AE3">
        <w:fldChar w:fldCharType="separate"/>
      </w:r>
      <w:r w:rsidR="001E20E7" w:rsidRPr="001E20E7">
        <w:rPr>
          <w:noProof/>
        </w:rPr>
        <w:t>[65]</w:t>
      </w:r>
      <w:r w:rsidR="00F97AE3">
        <w:fldChar w:fldCharType="end"/>
      </w:r>
      <w:r w:rsidR="00F97AE3">
        <w:t xml:space="preserve"> is used. The Borg is classified as a </w:t>
      </w:r>
      <w:bookmarkStart w:id="113" w:name="OLE_LINK80"/>
      <w:bookmarkStart w:id="114" w:name="OLE_LINK81"/>
      <w:r w:rsidR="00F97AE3">
        <w:t xml:space="preserve">hyper-heuristic global multi-objective </w:t>
      </w:r>
      <w:bookmarkEnd w:id="113"/>
      <w:bookmarkEnd w:id="114"/>
      <w:r w:rsidR="00F97AE3">
        <w:t xml:space="preserve">search tool </w:t>
      </w:r>
      <w:r w:rsidR="00F97AE3">
        <w:fldChar w:fldCharType="begin" w:fldLock="1"/>
      </w:r>
      <w:r w:rsidR="001E20E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[66]","plainTextFormattedCitation":"[66]","previouslyFormattedCitation":"[66]"},"properties":{"noteIndex":0},"schema":"https://github.com/citation-style-language/schema/raw/master/csl-citation.json"}</w:instrText>
      </w:r>
      <w:r w:rsidR="00F97AE3">
        <w:fldChar w:fldCharType="separate"/>
      </w:r>
      <w:r w:rsidR="001E20E7" w:rsidRPr="001E20E7">
        <w:rPr>
          <w:noProof/>
        </w:rPr>
        <w:t>[66]</w:t>
      </w:r>
      <w:r w:rsidR="00F97AE3">
        <w:fldChar w:fldCharType="end"/>
      </w:r>
      <w:r w:rsidR="00F97AE3">
        <w:t xml:space="preserve">, as it uses internal feedbacks during the search progress to dynamically adapt an ensemble of </w:t>
      </w:r>
      <w:bookmarkStart w:id="115" w:name="OLE_LINK86"/>
      <w:bookmarkStart w:id="116" w:name="OLE_LINK87"/>
      <w:bookmarkStart w:id="117" w:name="OLE_LINK88"/>
      <w:r w:rsidR="00F97AE3">
        <w:t>genetic operators</w:t>
      </w:r>
      <w:bookmarkEnd w:id="115"/>
      <w:bookmarkEnd w:id="116"/>
      <w:bookmarkEnd w:id="117"/>
      <w:r w:rsidR="00F97AE3">
        <w:t>,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Framework","type":"article-journal"},"uris":["http://www.mendeley.com/documents/?uuid=0c563fa1-b4df-43aa-b95a-1cced2b3b302"]}],"mendeley":{"formattedCitation":"[64], [65]","plainTextFormattedCitation":"[64], [65]","previouslyFormattedCitation":"[64], [65]"},"properties":{"noteIndex":0},"schema":"https://github.com/citation-style-language/schema/raw/master/csl-citation.json"}</w:instrText>
      </w:r>
      <w:r w:rsidR="00F97AE3">
        <w:fldChar w:fldCharType="separate"/>
      </w:r>
      <w:r w:rsidR="001E20E7" w:rsidRPr="001E20E7">
        <w:rPr>
          <w:noProof/>
        </w:rPr>
        <w:t>[64], [65]</w:t>
      </w:r>
      <w:r w:rsidR="00F97AE3">
        <w:fldChar w:fldCharType="end"/>
      </w:r>
      <w:r w:rsidR="00F97AE3">
        <w:t xml:space="preserve">. </w:t>
      </w:r>
      <w:r w:rsidR="00F97AE3" w:rsidRPr="0029594B">
        <w:t xml:space="preserve"> </w:t>
      </w:r>
    </w:p>
    <w:p w14:paraId="04B98998" w14:textId="12C5E443" w:rsidR="00B37986" w:rsidRPr="00A10451" w:rsidRDefault="0031403B" w:rsidP="0031403B">
      <w:pPr>
        <w:pStyle w:val="Heading2"/>
      </w:pPr>
      <w:bookmarkStart w:id="118" w:name="_Toc15392597"/>
      <w:r>
        <w:lastRenderedPageBreak/>
        <w:t>P</w:t>
      </w:r>
      <w:r w:rsidR="00B37986" w:rsidRPr="00A10451">
        <w:rPr>
          <w:rFonts w:hint="cs"/>
        </w:rPr>
        <w:t>roblem formulation</w:t>
      </w:r>
      <w:bookmarkEnd w:id="118"/>
    </w:p>
    <w:p w14:paraId="38B6486C" w14:textId="52629E84" w:rsidR="00446642" w:rsidRPr="00A10451" w:rsidRDefault="0031403B" w:rsidP="00E87BA7">
      <w:pPr>
        <w:pStyle w:val="Heading3"/>
      </w:pPr>
      <w:bookmarkStart w:id="119" w:name="_Toc15392598"/>
      <w:r>
        <w:t>Notation</w:t>
      </w:r>
      <w:bookmarkEnd w:id="119"/>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20" w:name="OLE_LINK12"/>
      <w:bookmarkStart w:id="121" w:name="OLE_LINK13"/>
      <w:r w:rsidRPr="00A10451">
        <w:rPr>
          <w:rFonts w:cs="David" w:hint="cs"/>
        </w:rPr>
        <w:t>region of interest</w:t>
      </w:r>
      <w:bookmarkEnd w:id="120"/>
      <w:bookmarkEnd w:id="121"/>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22" w:name="OLE_LINK14"/>
      <w:bookmarkStart w:id="123" w:name="OLE_LINK15"/>
      <m:oMath>
        <m:r>
          <m:rPr>
            <m:sty m:val="p"/>
          </m:rPr>
          <w:rPr>
            <w:rFonts w:ascii="Cambria Math" w:hAnsi="Cambria Math" w:cs="David" w:hint="cs"/>
            <w:color w:val="000000" w:themeColor="text1"/>
          </w:rPr>
          <m:t>{S}</m:t>
        </m:r>
      </m:oMath>
      <w:r w:rsidRPr="00A10451">
        <w:rPr>
          <w:rFonts w:cs="David" w:hint="cs"/>
        </w:rPr>
        <w:t xml:space="preserve"> </w:t>
      </w:r>
      <w:bookmarkEnd w:id="122"/>
      <w:bookmarkEnd w:id="123"/>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24" w:name="OLE_LINK6"/>
          <w:bookmarkStart w:id="125" w:name="OLE_LINK7"/>
          <w:p w14:paraId="7C78BE4B" w14:textId="15E2AFDE" w:rsidR="00C419E3" w:rsidRPr="00B968DA" w:rsidRDefault="00AB4B20"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40454E5"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3</w:t>
            </w:r>
            <w:r w:rsidRPr="00A10451">
              <w:rPr>
                <w:rFonts w:cs="David" w:hint="cs"/>
                <w:color w:val="000000"/>
              </w:rPr>
              <w:fldChar w:fldCharType="end"/>
            </w:r>
            <w:r w:rsidRPr="00A10451">
              <w:rPr>
                <w:rFonts w:cs="David" w:hint="cs"/>
                <w:color w:val="000000"/>
              </w:rPr>
              <w:t>)</w:t>
            </w:r>
          </w:p>
        </w:tc>
      </w:tr>
      <w:bookmarkEnd w:id="124"/>
      <w:bookmarkEnd w:id="125"/>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AB4B20"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1CD5076E"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26" w:name="_Toc15392599"/>
      <w:r w:rsidRPr="00A10451">
        <w:rPr>
          <w:rFonts w:hint="cs"/>
        </w:rPr>
        <w:t xml:space="preserve">Pairwise Euclidean </w:t>
      </w:r>
      <w:r w:rsidR="008C7290">
        <w:t>D</w:t>
      </w:r>
      <w:r w:rsidRPr="00A10451">
        <w:rPr>
          <w:rFonts w:hint="cs"/>
        </w:rPr>
        <w:t>istance (PED)</w:t>
      </w:r>
      <w:bookmarkEnd w:id="126"/>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27" w:name="OLE_LINK24"/>
      <w:bookmarkStart w:id="128"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27"/>
      <w:bookmarkEnd w:id="128"/>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29" w:name="OLE_LINK40"/>
          <w:bookmarkStart w:id="130" w:name="OLE_LINK41"/>
          <w:p w14:paraId="41D84880" w14:textId="2704A040" w:rsidR="001A19D8" w:rsidRPr="00D151B4" w:rsidRDefault="00AB4B20"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29"/>
                <w:bookmarkEnd w:id="130"/>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7057FBBB" w:rsidR="001A19D8" w:rsidRPr="00A10451" w:rsidRDefault="001A19D8" w:rsidP="00E87BA7">
            <w:pPr>
              <w:ind w:right="-2"/>
              <w:jc w:val="center"/>
              <w:rPr>
                <w:rFonts w:cs="David"/>
                <w:color w:val="000000"/>
              </w:rPr>
            </w:pPr>
            <w:r w:rsidRPr="00A10451">
              <w:rPr>
                <w:rFonts w:cs="David" w:hint="cs"/>
                <w:color w:val="000000"/>
              </w:rPr>
              <w:t>(</w:t>
            </w:r>
            <w:bookmarkStart w:id="131"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5</w:t>
            </w:r>
            <w:r w:rsidRPr="00A10451">
              <w:rPr>
                <w:rFonts w:cs="David" w:hint="cs"/>
                <w:color w:val="000000"/>
              </w:rPr>
              <w:fldChar w:fldCharType="end"/>
            </w:r>
            <w:bookmarkEnd w:id="131"/>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32" w:name="OLE_LINK10"/>
      <w:bookmarkStart w:id="133" w:name="OLE_LINK11"/>
      <w:r w:rsidR="00702D60" w:rsidRPr="00A10451">
        <w:rPr>
          <w:rFonts w:cs="David" w:hint="cs"/>
          <w:color w:val="000000" w:themeColor="text1"/>
        </w:rPr>
        <w:t xml:space="preserve">{S}' </w:t>
      </w:r>
      <w:bookmarkEnd w:id="132"/>
      <w:bookmarkEnd w:id="133"/>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34" w:name="_Ref14950458"/>
      <w:bookmarkStart w:id="135" w:name="_Toc15392600"/>
      <w:bookmarkStart w:id="136" w:name="OLE_LINK18"/>
      <w:bookmarkStart w:id="137" w:name="OLE_LINK19"/>
      <w:r>
        <w:t>Optimization</w:t>
      </w:r>
      <w:bookmarkEnd w:id="134"/>
      <w:bookmarkEnd w:id="135"/>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36"/>
      <w:bookmarkEnd w:id="137"/>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38" w:name="OLE_LINK30"/>
      <w:bookmarkStart w:id="139" w:name="OLE_LINK31"/>
      <w:r w:rsidRPr="00A10451">
        <w:rPr>
          <w:rFonts w:cs="David" w:hint="cs"/>
        </w:rPr>
        <w:t>meteorological combination</w:t>
      </w:r>
      <w:r>
        <w:rPr>
          <w:rFonts w:cs="David"/>
        </w:rPr>
        <w:t xml:space="preserve"> </w:t>
      </w:r>
      <w:bookmarkEnd w:id="138"/>
      <w:bookmarkEnd w:id="139"/>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40" w:name="OLE_LINK103"/>
      <w:bookmarkStart w:id="141" w:name="OLE_LINK104"/>
      <w:r>
        <w:rPr>
          <w:rFonts w:cs="David"/>
        </w:rPr>
        <w:t xml:space="preserve">(WS, WD, SC) </w:t>
      </w:r>
      <w:bookmarkEnd w:id="140"/>
      <w:bookmarkEnd w:id="141"/>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42" w:name="OLE_LINK16"/>
            <w:bookmarkStart w:id="143" w:name="OLE_LINK17"/>
            <m:r>
              <w:rPr>
                <w:rFonts w:ascii="Cambria Math" w:hAnsi="Cambria Math" w:cs="David"/>
              </w:rPr>
              <m:t>p</m:t>
            </m:r>
            <w:bookmarkEnd w:id="142"/>
            <w:bookmarkEnd w:id="143"/>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44" w:name="OLE_LINK22"/>
      <w:bookmarkStart w:id="145"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44"/>
      <w:bookmarkEnd w:id="145"/>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46" w:name="OLE_LINK8"/>
      <w:bookmarkStart w:id="147" w:name="OLE_LINK9"/>
      <w:r w:rsidR="0036719E" w:rsidRPr="00A10451">
        <w:rPr>
          <w:rFonts w:cs="David" w:hint="cs"/>
        </w:rPr>
        <w:t xml:space="preserve">objective </w:t>
      </w:r>
      <w:bookmarkEnd w:id="146"/>
      <w:bookmarkEnd w:id="147"/>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AB4B20"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7BF02C19" w:rsidR="00D151B4" w:rsidRPr="00A10451" w:rsidRDefault="00D151B4" w:rsidP="00E87BA7">
            <w:pPr>
              <w:ind w:right="-2"/>
              <w:jc w:val="center"/>
              <w:rPr>
                <w:rFonts w:cs="David"/>
                <w:color w:val="000000"/>
              </w:rPr>
            </w:pPr>
            <w:r w:rsidRPr="00A10451">
              <w:rPr>
                <w:rFonts w:cs="David" w:hint="cs"/>
                <w:color w:val="000000"/>
              </w:rPr>
              <w:t>(</w:t>
            </w:r>
            <w:bookmarkStart w:id="148"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6</w:t>
            </w:r>
            <w:r w:rsidRPr="00A10451">
              <w:rPr>
                <w:rFonts w:cs="David" w:hint="cs"/>
                <w:color w:val="000000"/>
              </w:rPr>
              <w:fldChar w:fldCharType="end"/>
            </w:r>
            <w:bookmarkEnd w:id="148"/>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2D8EAAF5" w:rsidR="007A14AC" w:rsidRPr="009674A5" w:rsidRDefault="00AB4B20"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w:bookmarkStart w:id="149" w:name="OLE_LINK28"/>
                    <w:bookmarkStart w:id="150" w:name="OLE_LINK29"/>
                    <m:r>
                      <m:rPr>
                        <m:sty m:val="p"/>
                      </m:rPr>
                      <w:rPr>
                        <w:rFonts w:ascii="Cambria Math" w:hAnsi="Cambria Math" w:cs="David"/>
                      </w:rPr>
                      <m:t>minimal_</m:t>
                    </m:r>
                    <m:r>
                      <m:rPr>
                        <m:sty m:val="p"/>
                      </m:rPr>
                      <w:rPr>
                        <w:rFonts w:ascii="Cambria Math" w:hAnsi="Cambria Math" w:cs="David" w:hint="cs"/>
                      </w:rPr>
                      <m:t>PED</m:t>
                    </m:r>
                    <w:bookmarkEnd w:id="149"/>
                    <w:bookmarkEnd w:id="150"/>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51" w:name="OLE_LINK45"/>
                                        <w:bookmarkStart w:id="152"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53" w:name="OLE_LINK42"/>
                                            <w:bookmarkStart w:id="154"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53"/>
                                            <w:bookmarkEnd w:id="154"/>
                                          </m:sub>
                                        </m:sSub>
                                        <w:bookmarkEnd w:id="151"/>
                                        <w:bookmarkEnd w:id="152"/>
                                        <m:ctrlPr>
                                          <w:rPr>
                                            <w:rFonts w:ascii="Cambria Math" w:hAnsi="Cambria Math" w:cs="David"/>
                                            <w:color w:val="000000" w:themeColor="text1"/>
                                          </w:rPr>
                                        </m:ctrlPr>
                                      </m:e>
                                    </m:d>
                                  </m:e>
                                </m:func>
                              </m:e>
                            </m:nary>
                          </m:num>
                          <m:den>
                            <m:r>
                              <m:rPr>
                                <m:sty m:val="p"/>
                              </m:rPr>
                              <w:rPr>
                                <w:rFonts w:ascii="Cambria Math" w:hAnsi="Cambria Math" w:cs="David"/>
                              </w:rPr>
                              <m:t>NCTP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62505D59" w:rsidR="007A14AC" w:rsidRPr="00A10451" w:rsidRDefault="007A14AC" w:rsidP="00E87BA7">
            <w:pPr>
              <w:ind w:right="-2"/>
              <w:jc w:val="center"/>
              <w:rPr>
                <w:rFonts w:cs="David"/>
                <w:color w:val="000000"/>
              </w:rPr>
            </w:pPr>
            <w:r w:rsidRPr="00A10451">
              <w:rPr>
                <w:rFonts w:cs="David" w:hint="cs"/>
                <w:color w:val="000000"/>
              </w:rPr>
              <w:t>(</w:t>
            </w:r>
            <w:bookmarkStart w:id="155"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7</w:t>
            </w:r>
            <w:r w:rsidRPr="00A10451">
              <w:rPr>
                <w:rFonts w:cs="David" w:hint="cs"/>
                <w:color w:val="000000"/>
              </w:rPr>
              <w:fldChar w:fldCharType="end"/>
            </w:r>
            <w:bookmarkEnd w:id="155"/>
            <w:r w:rsidRPr="00A10451">
              <w:rPr>
                <w:rFonts w:cs="David" w:hint="cs"/>
                <w:color w:val="000000"/>
              </w:rPr>
              <w:t>)</w:t>
            </w:r>
          </w:p>
        </w:tc>
      </w:tr>
    </w:tbl>
    <w:p w14:paraId="26A3B1E7" w14:textId="77777777" w:rsidR="009B795D" w:rsidRPr="001054AE" w:rsidRDefault="009B795D" w:rsidP="001054AE">
      <w:pPr>
        <w:rPr>
          <w:rFonts w:cs="David"/>
          <w:color w:val="000000" w:themeColor="text1"/>
        </w:rPr>
      </w:pPr>
    </w:p>
    <w:p w14:paraId="28B992F2" w14:textId="31E342A3"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56" w:name="OLE_LINK38"/>
      <w:bookmarkStart w:id="157" w:name="OLE_LINK39"/>
      <w:r w:rsidRPr="00715A1D">
        <w:rPr>
          <w:rFonts w:cs="David"/>
          <w:color w:val="000000" w:themeColor="text1"/>
        </w:rPr>
        <w:t xml:space="preserve">355 </w:t>
      </w:r>
      <w:bookmarkEnd w:id="156"/>
      <w:bookmarkEnd w:id="157"/>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5E7141">
        <w:rPr>
          <w:rFonts w:cs="David"/>
          <w:color w:val="000000" w:themeColor="text1"/>
        </w:rPr>
        <w:t xml:space="preserve">Number of </w:t>
      </w:r>
      <w:r w:rsidRPr="00715A1D">
        <w:rPr>
          <w:rFonts w:cs="David"/>
          <w:color w:val="000000" w:themeColor="text1"/>
        </w:rPr>
        <w:t xml:space="preserve">10 </w:t>
      </w:r>
      <w:r>
        <w:rPr>
          <w:rFonts w:cs="David"/>
          <w:color w:val="000000" w:themeColor="text1"/>
        </w:rPr>
        <w:t>C</w:t>
      </w:r>
      <w:r w:rsidRPr="00715A1D">
        <w:rPr>
          <w:rFonts w:cs="David"/>
          <w:color w:val="000000" w:themeColor="text1"/>
        </w:rPr>
        <w:t>ategories of Transformation Pairs (</w:t>
      </w:r>
      <w:r w:rsidR="005E7141">
        <w:rPr>
          <w:rFonts w:cs="David"/>
          <w:color w:val="000000" w:themeColor="text1"/>
        </w:rPr>
        <w:t>N</w:t>
      </w:r>
      <w:r>
        <w:rPr>
          <w:rFonts w:cs="David"/>
          <w:color w:val="000000" w:themeColor="text1"/>
        </w:rPr>
        <w:t>C</w:t>
      </w:r>
      <w:r w:rsidRPr="00715A1D">
        <w:rPr>
          <w:rFonts w:cs="David"/>
          <w:color w:val="000000" w:themeColor="text1"/>
        </w:rPr>
        <w:t>TP)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58" w:name="OLE_LINK46"/>
      <w:bookmarkStart w:id="159" w:name="OLE_LINK47"/>
      <w:r>
        <w:rPr>
          <w:rFonts w:cs="David"/>
          <w:color w:val="000000" w:themeColor="text1"/>
        </w:rPr>
        <w:t xml:space="preserve"> etc.</w:t>
      </w:r>
      <w:bookmarkEnd w:id="158"/>
      <w:bookmarkEnd w:id="159"/>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proofErr w:type="spellStart"/>
      <w:r w:rsidR="00B46373" w:rsidRPr="00FA54A3">
        <w:rPr>
          <w:rFonts w:cs="David"/>
          <w:iCs/>
        </w:rPr>
        <w:t>x</w:t>
      </w:r>
      <w:r w:rsidRPr="00FA54A3">
        <w:rPr>
          <w:rFonts w:cs="David"/>
          <w:iCs/>
          <w:vertAlign w:val="superscript"/>
        </w:rPr>
        <w:t>th</w:t>
      </w:r>
      <w:proofErr w:type="spellEnd"/>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1946FDBD" w:rsidR="008C41EA" w:rsidRPr="00B968DA" w:rsidRDefault="00AB4B20"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w:bookmarkStart w:id="160" w:name="OLE_LINK36"/>
                    <w:bookmarkStart w:id="161" w:name="OLE_LINK37"/>
                    <m:r>
                      <m:rPr>
                        <m:sty m:val="p"/>
                      </m:rPr>
                      <w:rPr>
                        <w:rFonts w:ascii="Cambria Math" w:hAnsi="Cambria Math" w:cs="David"/>
                      </w:rPr>
                      <m:t>percentile_</m:t>
                    </m:r>
                    <m:r>
                      <m:rPr>
                        <m:sty m:val="p"/>
                      </m:rPr>
                      <w:rPr>
                        <w:rFonts w:ascii="Cambria Math" w:hAnsi="Cambria Math" w:cs="David" w:hint="cs"/>
                      </w:rPr>
                      <m:t>PED</m:t>
                    </m:r>
                    <w:bookmarkEnd w:id="160"/>
                    <w:bookmarkEnd w:id="161"/>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43139525" w:rsidR="008C41EA" w:rsidRPr="00A10451" w:rsidRDefault="008C41EA" w:rsidP="00E87BA7">
            <w:pPr>
              <w:ind w:right="-2"/>
              <w:jc w:val="center"/>
              <w:rPr>
                <w:rFonts w:cs="David"/>
                <w:color w:val="000000"/>
              </w:rPr>
            </w:pPr>
            <w:r w:rsidRPr="00A10451">
              <w:rPr>
                <w:rFonts w:cs="David" w:hint="cs"/>
                <w:color w:val="000000"/>
              </w:rPr>
              <w:t>(</w:t>
            </w:r>
            <w:bookmarkStart w:id="162"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8</w:t>
            </w:r>
            <w:r w:rsidRPr="00A10451">
              <w:rPr>
                <w:rFonts w:cs="David" w:hint="cs"/>
                <w:color w:val="000000"/>
              </w:rPr>
              <w:fldChar w:fldCharType="end"/>
            </w:r>
            <w:bookmarkEnd w:id="162"/>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63" w:name="_Toc15392601"/>
      <w:r>
        <w:t>O</w:t>
      </w:r>
      <w:r w:rsidR="00B7088F" w:rsidRPr="00A10451">
        <w:rPr>
          <w:rFonts w:hint="cs"/>
        </w:rPr>
        <w:t>ptimization</w:t>
      </w:r>
      <w:r>
        <w:t xml:space="preserve"> </w:t>
      </w:r>
      <w:r w:rsidR="009B5868">
        <w:t>procedure</w:t>
      </w:r>
      <w:bookmarkEnd w:id="163"/>
    </w:p>
    <w:p w14:paraId="5A375947" w14:textId="2965BE33"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587E2C">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64" w:name="_Toc15392602"/>
      <w:r>
        <w:t>Research plan</w:t>
      </w:r>
      <w:bookmarkEnd w:id="164"/>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65" w:name="OLE_LINK168"/>
      <w:bookmarkStart w:id="166"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65"/>
    <w:bookmarkEnd w:id="166"/>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167" w:name="OLE_LINK174"/>
      <w:bookmarkStart w:id="168"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67"/>
    <w:bookmarkEnd w:id="168"/>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5DE156BF" w:rsidR="006D2082" w:rsidRPr="00710BC2" w:rsidRDefault="00132890" w:rsidP="0089641E">
      <w:pPr>
        <w:pStyle w:val="Heading1"/>
        <w:rPr>
          <w:color w:val="FF0000"/>
        </w:rPr>
      </w:pPr>
      <w:bookmarkStart w:id="169" w:name="_Toc15392603"/>
      <w:r>
        <w:lastRenderedPageBreak/>
        <w:t>Preliminary</w:t>
      </w:r>
      <w:r w:rsidRPr="00710BC2">
        <w:rPr>
          <w:rFonts w:hint="cs"/>
        </w:rPr>
        <w:t xml:space="preserve"> </w:t>
      </w:r>
      <w:r w:rsidR="005058CB" w:rsidRPr="00710BC2">
        <w:rPr>
          <w:rFonts w:hint="cs"/>
        </w:rPr>
        <w:t>results</w:t>
      </w:r>
      <w:bookmarkEnd w:id="169"/>
      <w:r w:rsidR="005058CB" w:rsidRPr="00710BC2">
        <w:rPr>
          <w:rFonts w:hint="cs"/>
        </w:rPr>
        <w:t xml:space="preserve"> </w:t>
      </w:r>
    </w:p>
    <w:p w14:paraId="692819C2" w14:textId="06CE3542" w:rsidR="005C7110" w:rsidRPr="00C44552" w:rsidRDefault="005C7110" w:rsidP="00E87BA7">
      <w:pPr>
        <w:pStyle w:val="Heading2"/>
      </w:pPr>
      <w:bookmarkStart w:id="170" w:name="_Toc15392604"/>
      <w:bookmarkStart w:id="171" w:name="OLE_LINK52"/>
      <w:bookmarkStart w:id="172" w:name="OLE_LINK53"/>
      <w:r w:rsidRPr="00A10451">
        <w:rPr>
          <w:rFonts w:hint="cs"/>
        </w:rPr>
        <w:t>Simulation set</w:t>
      </w:r>
      <w:r w:rsidR="00132890">
        <w:t>up</w:t>
      </w:r>
      <w:bookmarkEnd w:id="170"/>
      <w:r w:rsidRPr="00A10451">
        <w:rPr>
          <w:rFonts w:hint="cs"/>
        </w:rPr>
        <w:t xml:space="preserve"> </w:t>
      </w:r>
    </w:p>
    <w:bookmarkEnd w:id="171"/>
    <w:bookmarkEnd w:id="172"/>
    <w:p w14:paraId="244D31EC" w14:textId="1F4AC30A" w:rsidR="0082754F" w:rsidRDefault="005C7110">
      <w:pPr>
        <w:ind w:right="-2"/>
        <w:rPr>
          <w:rFonts w:cs="David"/>
          <w:color w:val="000000"/>
        </w:rPr>
      </w:pPr>
      <w:r>
        <w:rPr>
          <w:rFonts w:cs="David"/>
        </w:rPr>
        <w:t>An initial simulation set</w:t>
      </w:r>
      <w:r w:rsidR="00132890">
        <w:rPr>
          <w:rFonts w:cs="David"/>
        </w:rPr>
        <w:t>up</w:t>
      </w:r>
      <w:r>
        <w:rPr>
          <w:rFonts w:cs="David"/>
        </w:rPr>
        <w:t xml:space="preserve"> was </w:t>
      </w:r>
      <w:r w:rsidR="00132890">
        <w:rPr>
          <w:rFonts w:cs="David"/>
        </w:rPr>
        <w:t>explored</w:t>
      </w:r>
      <w:r>
        <w:rPr>
          <w:rFonts w:cs="David"/>
        </w:rPr>
        <w:t>.</w:t>
      </w:r>
      <w:r w:rsidR="00B82E38">
        <w:rPr>
          <w:rFonts w:cs="David"/>
        </w:rPr>
        <w:t xml:space="preserve"> </w:t>
      </w:r>
      <w:r w:rsidR="00132890">
        <w:rPr>
          <w:rFonts w:cs="David"/>
        </w:rPr>
        <w:t>A</w:t>
      </w:r>
      <w:r w:rsidRPr="00A10451">
        <w:rPr>
          <w:rFonts w:cs="David" w:hint="cs"/>
        </w:rPr>
        <w:t xml:space="preserve"> 1000x1000 </w:t>
      </w:r>
      <w:r w:rsidR="00201AB5">
        <w:rPr>
          <w:rFonts w:cs="David"/>
        </w:rPr>
        <w:t>m</w:t>
      </w:r>
      <w:r w:rsidRPr="00A10451">
        <w:rPr>
          <w:rFonts w:cs="David" w:hint="cs"/>
        </w:rPr>
        <w:t xml:space="preserve"> flat area</w:t>
      </w:r>
      <w:r w:rsidR="00132890">
        <w:rPr>
          <w:rFonts w:cs="David"/>
        </w:rPr>
        <w:t xml:space="preserve"> </w:t>
      </w:r>
      <w:r w:rsidR="00CC4C7B">
        <w:rPr>
          <w:rFonts w:cs="David"/>
        </w:rPr>
        <w:t>was taken as</w:t>
      </w:r>
      <w:r w:rsidR="00132890">
        <w:rPr>
          <w:rFonts w:cs="David"/>
        </w:rPr>
        <w:t xml:space="preserve"> the simulated </w:t>
      </w:r>
      <w:bookmarkStart w:id="173" w:name="OLE_LINK26"/>
      <w:bookmarkStart w:id="174" w:name="OLE_LINK27"/>
      <w:r w:rsidR="00132890">
        <w:rPr>
          <w:rFonts w:cs="David"/>
        </w:rPr>
        <w:t>arena</w:t>
      </w:r>
      <w:r w:rsidR="00CC4C7B">
        <w:rPr>
          <w:rFonts w:cs="David"/>
        </w:rPr>
        <w:t>,</w:t>
      </w:r>
      <w:r w:rsidR="00132890">
        <w:rPr>
          <w:rFonts w:cs="David"/>
        </w:rPr>
        <w:t xml:space="preserve"> </w:t>
      </w:r>
      <w:bookmarkEnd w:id="173"/>
      <w:bookmarkEnd w:id="174"/>
      <w:r w:rsidR="00132890">
        <w:rPr>
          <w:rFonts w:cs="David"/>
        </w:rPr>
        <w:t xml:space="preserve">with sensors </w:t>
      </w:r>
      <w:r w:rsidRPr="00A10451">
        <w:rPr>
          <w:rFonts w:cs="David" w:hint="cs"/>
          <w:color w:val="000000"/>
        </w:rPr>
        <w:t>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587E2C">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00F24AE6">
        <w:rPr>
          <w:rFonts w:cs="David"/>
          <w:color w:val="000000" w:themeColor="text1"/>
        </w:rPr>
        <w:t xml:space="preserve"> Figure</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w:instrText>
      </w:r>
      <w:r w:rsidR="00F24AE6">
        <w:rPr>
          <w:rFonts w:cs="David"/>
          <w:color w:val="000000" w:themeColor="text1"/>
        </w:rPr>
        <w:instrText xml:space="preserve">\# 0 </w:instrText>
      </w:r>
      <w:r w:rsidR="002F379E" w:rsidRPr="002F379E">
        <w:rPr>
          <w:rFonts w:cs="David"/>
          <w:color w:val="000000" w:themeColor="text1"/>
        </w:rPr>
        <w:instrText xml:space="preserve">\h  \* MERGEFORMAT </w:instrText>
      </w:r>
      <w:r w:rsidR="002F379E" w:rsidRPr="002F379E">
        <w:rPr>
          <w:rFonts w:cs="David"/>
          <w:color w:val="000000" w:themeColor="text1"/>
        </w:rPr>
      </w:r>
      <w:r w:rsidR="002F379E" w:rsidRPr="002F379E">
        <w:rPr>
          <w:rFonts w:cs="David"/>
          <w:color w:val="000000" w:themeColor="text1"/>
        </w:rPr>
        <w:fldChar w:fldCharType="separate"/>
      </w:r>
      <w:r w:rsidR="00587E2C">
        <w:rPr>
          <w:rFonts w:cs="David"/>
          <w:color w:val="000000" w:themeColor="text1"/>
        </w:rPr>
        <w:t>1</w:t>
      </w:r>
      <w:r w:rsidR="002F379E" w:rsidRPr="002F379E">
        <w:rPr>
          <w:rFonts w:cs="David"/>
          <w:color w:val="000000" w:themeColor="text1"/>
        </w:rPr>
        <w:fldChar w:fldCharType="end"/>
      </w:r>
      <w:r w:rsidR="00F24AE6">
        <w:rPr>
          <w:rFonts w:cs="David"/>
          <w:color w:val="000000" w:themeColor="text1"/>
        </w:rPr>
        <w:t xml:space="preserve"> </w:t>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A3A9A38" w:rsidR="002E4E09" w:rsidRPr="00B21150" w:rsidRDefault="00A74485" w:rsidP="00B21150">
      <w:pPr>
        <w:pStyle w:val="Heading2"/>
        <w:numPr>
          <w:ilvl w:val="0"/>
          <w:numId w:val="0"/>
        </w:numPr>
        <w:ind w:left="576"/>
      </w:pPr>
      <w:bookmarkStart w:id="175" w:name="_Toc15392605"/>
      <w:bookmarkStart w:id="176" w:name="OLE_LINK56"/>
      <w:bookmarkStart w:id="177" w:name="OLE_LINK57"/>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6C18C5C0" w:rsidR="00AB4B20" w:rsidRPr="00EF2BB5" w:rsidRDefault="00AB4B20" w:rsidP="00132890">
                              <w:pPr>
                                <w:pStyle w:val="Caption"/>
                                <w:spacing w:line="276" w:lineRule="auto"/>
                                <w:rPr>
                                  <w:rFonts w:ascii="David" w:hAnsi="David" w:cs="David"/>
                                  <w:i w:val="0"/>
                                  <w:iCs w:val="0"/>
                                  <w:noProof/>
                                  <w:color w:val="000000" w:themeColor="text1"/>
                                  <w:sz w:val="20"/>
                                  <w:szCs w:val="20"/>
                                </w:rPr>
                              </w:pPr>
                              <w:bookmarkStart w:id="178"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8"/>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3"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6C18C5C0" w:rsidR="00AB4B20" w:rsidRPr="00EF2BB5" w:rsidRDefault="00AB4B20" w:rsidP="00132890">
                        <w:pPr>
                          <w:pStyle w:val="Caption"/>
                          <w:spacing w:line="276" w:lineRule="auto"/>
                          <w:rPr>
                            <w:rFonts w:ascii="David" w:hAnsi="David" w:cs="David"/>
                            <w:i w:val="0"/>
                            <w:iCs w:val="0"/>
                            <w:noProof/>
                            <w:color w:val="000000" w:themeColor="text1"/>
                            <w:sz w:val="20"/>
                            <w:szCs w:val="20"/>
                          </w:rPr>
                        </w:pPr>
                        <w:bookmarkStart w:id="179"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9"/>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0A2E7B78" w:rsidR="00AB4B20" w:rsidRPr="006F1036" w:rsidRDefault="00AB4B20" w:rsidP="006F1036">
                              <w:pPr>
                                <w:pStyle w:val="Caption"/>
                                <w:spacing w:line="276" w:lineRule="auto"/>
                                <w:rPr>
                                  <w:rFonts w:ascii="David" w:hAnsi="David" w:cs="David"/>
                                  <w:i w:val="0"/>
                                  <w:iCs w:val="0"/>
                                  <w:noProof/>
                                  <w:color w:val="000000" w:themeColor="text1"/>
                                  <w:sz w:val="20"/>
                                  <w:szCs w:val="20"/>
                                </w:rPr>
                              </w:pPr>
                              <w:bookmarkStart w:id="180"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80"/>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5"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0A2E7B78" w:rsidR="00AB4B20" w:rsidRPr="006F1036" w:rsidRDefault="00AB4B20" w:rsidP="006F1036">
                        <w:pPr>
                          <w:pStyle w:val="Caption"/>
                          <w:spacing w:line="276" w:lineRule="auto"/>
                          <w:rPr>
                            <w:rFonts w:ascii="David" w:hAnsi="David" w:cs="David"/>
                            <w:i w:val="0"/>
                            <w:iCs w:val="0"/>
                            <w:noProof/>
                            <w:color w:val="000000" w:themeColor="text1"/>
                            <w:sz w:val="20"/>
                            <w:szCs w:val="20"/>
                          </w:rPr>
                        </w:pPr>
                        <w:bookmarkStart w:id="181"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81"/>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bookmarkEnd w:id="175"/>
    </w:p>
    <w:p w14:paraId="649C941E" w14:textId="77777777" w:rsidR="00997062" w:rsidRDefault="00997062" w:rsidP="000E0094">
      <w:pPr>
        <w:ind w:right="-2"/>
        <w:rPr>
          <w:rFonts w:cs="David"/>
        </w:rPr>
      </w:pPr>
    </w:p>
    <w:p w14:paraId="6D10336A" w14:textId="1EDF7E34" w:rsidR="002D5291" w:rsidRDefault="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5.2.3</w:t>
      </w:r>
      <w:r w:rsidR="0021682C">
        <w:rPr>
          <w:rFonts w:cs="David"/>
          <w:color w:val="000000" w:themeColor="text1"/>
        </w:rPr>
        <w:fldChar w:fldCharType="end"/>
      </w:r>
      <w:r w:rsidR="007E4F35">
        <w:rPr>
          <w:rFonts w:cs="David"/>
          <w:color w:val="000000" w:themeColor="text1"/>
        </w:rPr>
        <w:t>).</w:t>
      </w:r>
      <w:r w:rsidR="006D03BB">
        <w:rPr>
          <w:rFonts w:cs="David"/>
          <w:color w:val="000000" w:themeColor="text1"/>
        </w:rPr>
        <w:t xml:space="preserve"> Figure</w:t>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w:instrText>
      </w:r>
      <w:r w:rsidR="006D03BB">
        <w:rPr>
          <w:rFonts w:cs="David"/>
          <w:color w:val="000000" w:themeColor="text1"/>
        </w:rPr>
        <w:instrText xml:space="preserve">\# 0 </w:instrText>
      </w:r>
      <w:r w:rsidRPr="002F379E">
        <w:rPr>
          <w:rFonts w:cs="David"/>
          <w:color w:val="000000" w:themeColor="text1"/>
        </w:rPr>
        <w:instrText xml:space="preserve">\h  \* MERGEFORMAT </w:instrText>
      </w:r>
      <w:r w:rsidRPr="002F379E">
        <w:rPr>
          <w:rFonts w:cs="David"/>
          <w:color w:val="000000" w:themeColor="text1"/>
        </w:rPr>
      </w:r>
      <w:r w:rsidRPr="002F379E">
        <w:rPr>
          <w:rFonts w:cs="David"/>
          <w:color w:val="000000" w:themeColor="text1"/>
        </w:rPr>
        <w:fldChar w:fldCharType="separate"/>
      </w:r>
      <w:r w:rsidR="00587E2C">
        <w:rPr>
          <w:rFonts w:cs="David"/>
          <w:color w:val="000000" w:themeColor="text1"/>
        </w:rPr>
        <w:t>2</w:t>
      </w:r>
      <w:r w:rsidRPr="002F379E">
        <w:rPr>
          <w:rFonts w:cs="David"/>
          <w:color w:val="000000" w:themeColor="text1"/>
        </w:rPr>
        <w:fldChar w:fldCharType="end"/>
      </w:r>
      <w:r w:rsidR="006D03BB">
        <w:rPr>
          <w:rFonts w:cs="David"/>
          <w:color w:val="000000" w:themeColor="text1"/>
        </w:rPr>
        <w:t xml:space="preserve"> </w:t>
      </w:r>
      <w:r w:rsidRPr="002F379E">
        <w:rPr>
          <w:rFonts w:cs="David"/>
          <w:color w:val="000000" w:themeColor="text1"/>
        </w:rPr>
        <w:t xml:space="preserve">shows </w:t>
      </w:r>
      <w:r>
        <w:rPr>
          <w:rFonts w:cs="David"/>
          <w:color w:val="000000" w:themeColor="text1"/>
        </w:rPr>
        <w:t xml:space="preserve">the </w:t>
      </w:r>
      <w:proofErr w:type="spellStart"/>
      <w:r w:rsidR="00132890">
        <w:rPr>
          <w:rFonts w:cs="David"/>
          <w:color w:val="000000" w:themeColor="text1"/>
        </w:rPr>
        <w:t>w</w:t>
      </w:r>
      <w:r>
        <w:rPr>
          <w:rFonts w:cs="David"/>
          <w:color w:val="000000" w:themeColor="text1"/>
        </w:rPr>
        <w:t>indrose</w:t>
      </w:r>
      <w:proofErr w:type="spellEnd"/>
      <w:r>
        <w:rPr>
          <w:rFonts w:cs="David"/>
          <w:color w:val="000000" w:themeColor="text1"/>
        </w:rPr>
        <w:t xml:space="preserv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82" w:name="_Toc15392606"/>
      <w:r>
        <w:t>Obtained solutions</w:t>
      </w:r>
      <w:bookmarkEnd w:id="182"/>
    </w:p>
    <w:bookmarkEnd w:id="176"/>
    <w:bookmarkEnd w:id="177"/>
    <w:p w14:paraId="4258B5B4" w14:textId="1B9EE8CC"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4822B1BE">
                <wp:simplePos x="0" y="0"/>
                <wp:positionH relativeFrom="column">
                  <wp:posOffset>3044825</wp:posOffset>
                </wp:positionH>
                <wp:positionV relativeFrom="paragraph">
                  <wp:posOffset>781685</wp:posOffset>
                </wp:positionV>
                <wp:extent cx="3051810" cy="31750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51810" cy="3175000"/>
                          <a:chOff x="102419" y="95249"/>
                          <a:chExt cx="3053497" cy="3175442"/>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t="1641" r="5232" b="3394"/>
                          <a:stretch/>
                        </pic:blipFill>
                        <pic:spPr>
                          <a:xfrm>
                            <a:off x="102419" y="95249"/>
                            <a:ext cx="2988644" cy="2499234"/>
                          </a:xfrm>
                          <a:prstGeom prst="rect">
                            <a:avLst/>
                          </a:prstGeom>
                        </pic:spPr>
                      </pic:pic>
                      <wps:wsp>
                        <wps:cNvPr id="21" name="Text Box 21"/>
                        <wps:cNvSpPr txBox="1"/>
                        <wps:spPr>
                          <a:xfrm>
                            <a:off x="407103" y="2661007"/>
                            <a:ext cx="2748813" cy="609684"/>
                          </a:xfrm>
                          <a:prstGeom prst="rect">
                            <a:avLst/>
                          </a:prstGeom>
                          <a:solidFill>
                            <a:prstClr val="white"/>
                          </a:solidFill>
                          <a:ln>
                            <a:noFill/>
                          </a:ln>
                        </wps:spPr>
                        <wps:txbx>
                          <w:txbxContent>
                            <w:p w14:paraId="5F130056" w14:textId="3DA2707F" w:rsidR="00AB4B20" w:rsidRPr="004F2CFC" w:rsidRDefault="00AB4B20" w:rsidP="004F2CFC">
                              <w:pPr>
                                <w:pStyle w:val="Caption"/>
                                <w:spacing w:line="276" w:lineRule="auto"/>
                                <w:rPr>
                                  <w:rFonts w:ascii="David" w:hAnsi="David" w:cs="David"/>
                                  <w:i w:val="0"/>
                                  <w:iCs w:val="0"/>
                                  <w:noProof/>
                                  <w:color w:val="000000" w:themeColor="text1"/>
                                  <w:sz w:val="20"/>
                                  <w:szCs w:val="20"/>
                                </w:rPr>
                              </w:pPr>
                              <w:bookmarkStart w:id="183" w:name="_Ref15394236"/>
                              <w:bookmarkStart w:id="184"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83"/>
                              <w:r w:rsidRPr="000B23EA">
                                <w:rPr>
                                  <w:rFonts w:ascii="David" w:hAnsi="David" w:cs="David" w:hint="cs"/>
                                  <w:b/>
                                  <w:bCs/>
                                  <w:i w:val="0"/>
                                  <w:iCs w:val="0"/>
                                  <w:color w:val="000000" w:themeColor="text1"/>
                                  <w:sz w:val="20"/>
                                  <w:szCs w:val="20"/>
                                </w:rPr>
                                <w:t xml:space="preserve">. </w:t>
                              </w:r>
                              <w:bookmarkEnd w:id="184"/>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9.75pt;margin-top:61.55pt;width:240.3pt;height:250pt;z-index:251664384;mso-width-relative:margin;mso-height-relative:margin" coordorigin="1024,952" coordsize="30534,317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">
                <v:shape id="Picture 5" o:spid="_x0000_s1036" type="#_x0000_t75" style="position:absolute;left:1024;top:952;width:29886;height:24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">
                  <v:imagedata r:id="rId17" o:title="" croptop="1075f" cropbottom="2224f" cropright="3429f"/>
                </v:shape>
                <v:shape id="Text Box 21" o:spid="_x0000_s1037" type="#_x0000_t202" style="position:absolute;left:4071;top:26610;width:27488;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5F130056" w14:textId="3DA2707F" w:rsidR="00AB4B20" w:rsidRPr="004F2CFC" w:rsidRDefault="00AB4B20" w:rsidP="004F2CFC">
                        <w:pPr>
                          <w:pStyle w:val="Caption"/>
                          <w:spacing w:line="276" w:lineRule="auto"/>
                          <w:rPr>
                            <w:rFonts w:ascii="David" w:hAnsi="David" w:cs="David"/>
                            <w:i w:val="0"/>
                            <w:iCs w:val="0"/>
                            <w:noProof/>
                            <w:color w:val="000000" w:themeColor="text1"/>
                            <w:sz w:val="20"/>
                            <w:szCs w:val="20"/>
                          </w:rPr>
                        </w:pPr>
                        <w:bookmarkStart w:id="185" w:name="_Ref15394236"/>
                        <w:bookmarkStart w:id="186"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85"/>
                        <w:r w:rsidRPr="000B23EA">
                          <w:rPr>
                            <w:rFonts w:ascii="David" w:hAnsi="David" w:cs="David" w:hint="cs"/>
                            <w:b/>
                            <w:bCs/>
                            <w:i w:val="0"/>
                            <w:iCs w:val="0"/>
                            <w:color w:val="000000" w:themeColor="text1"/>
                            <w:sz w:val="20"/>
                            <w:szCs w:val="20"/>
                          </w:rPr>
                          <w:t xml:space="preserve">. </w:t>
                        </w:r>
                        <w:bookmarkEnd w:id="186"/>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w:t>
      </w:r>
      <w:r w:rsidR="00BA4CB8">
        <w:rPr>
          <w:rFonts w:cs="David"/>
          <w:color w:val="000000" w:themeColor="text1"/>
        </w:rPr>
        <w:t xml:space="preserve"> Figure</w:t>
      </w:r>
      <w:r w:rsidR="009C4C9F">
        <w:rPr>
          <w:rFonts w:cs="David"/>
          <w:color w:val="000000" w:themeColor="text1"/>
        </w:rPr>
        <w:t xml:space="preserve"> </w:t>
      </w:r>
      <w:r w:rsidR="00A47983" w:rsidRPr="002F768E">
        <w:rPr>
          <w:rFonts w:cs="David"/>
          <w:color w:val="000000" w:themeColor="text1"/>
        </w:rPr>
        <w:fldChar w:fldCharType="begin"/>
      </w:r>
      <w:r w:rsidR="00A47983" w:rsidRPr="002F768E">
        <w:rPr>
          <w:rFonts w:cs="David"/>
          <w:color w:val="000000" w:themeColor="text1"/>
        </w:rPr>
        <w:instrText xml:space="preserve"> REF figure_3 </w:instrText>
      </w:r>
      <w:r w:rsidR="00BA4CB8">
        <w:rPr>
          <w:rFonts w:cs="David"/>
          <w:color w:val="000000" w:themeColor="text1"/>
        </w:rPr>
        <w:instrText xml:space="preserve">\# 0 </w:instrText>
      </w:r>
      <w:r w:rsidR="00A47983" w:rsidRPr="002F768E">
        <w:rPr>
          <w:rFonts w:cs="David"/>
          <w:color w:val="000000" w:themeColor="text1"/>
        </w:rPr>
        <w:instrText xml:space="preserve">\h  \* MERGEFORMAT </w:instrText>
      </w:r>
      <w:r w:rsidR="00A47983" w:rsidRPr="002F768E">
        <w:rPr>
          <w:rFonts w:cs="David"/>
          <w:color w:val="000000" w:themeColor="text1"/>
        </w:rPr>
      </w:r>
      <w:r w:rsidR="00A47983" w:rsidRPr="002F768E">
        <w:rPr>
          <w:rFonts w:cs="David"/>
          <w:color w:val="000000" w:themeColor="text1"/>
        </w:rPr>
        <w:fldChar w:fldCharType="separate"/>
      </w:r>
      <w:r w:rsidR="00587E2C">
        <w:rPr>
          <w:rFonts w:cs="David"/>
          <w:color w:val="000000" w:themeColor="text1"/>
        </w:rPr>
        <w:t>3</w:t>
      </w:r>
      <w:r w:rsidR="00A47983" w:rsidRPr="002F768E">
        <w:rPr>
          <w:rFonts w:cs="David"/>
          <w:color w:val="000000" w:themeColor="text1"/>
        </w:rPr>
        <w:fldChar w:fldCharType="end"/>
      </w:r>
      <w:r w:rsidR="00BA4CB8">
        <w:rPr>
          <w:rFonts w:cs="David"/>
          <w:color w:val="000000" w:themeColor="text1"/>
        </w:rPr>
        <w:t xml:space="preserve"> </w:t>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587E2C" w:rsidRPr="00587E2C">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w:bookmarkStart w:id="187" w:name="OLE_LINK48"/>
      <w:bookmarkStart w:id="188" w:name="OLE_LINK49"/>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bookmarkEnd w:id="187"/>
      <w:bookmarkEnd w:id="188"/>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w:bookmarkStart w:id="189" w:name="OLE_LINK50"/>
      <w:bookmarkStart w:id="190" w:name="OLE_LINK51"/>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bookmarkEnd w:id="189"/>
      <w:bookmarkEnd w:id="190"/>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r w:rsidR="002F20DD">
        <w:rPr>
          <w:rFonts w:cs="David"/>
          <w:color w:val="000000" w:themeColor="text1"/>
        </w:rPr>
        <w:t>The ultimate optimal solution in</w:t>
      </w:r>
      <w:r w:rsidR="004B13E0">
        <w:rPr>
          <w:rFonts w:cs="David"/>
          <w:color w:val="000000" w:themeColor="text1"/>
        </w:rPr>
        <w:t xml:space="preserve"> Fig.</w:t>
      </w:r>
      <w:r w:rsidR="002F20DD">
        <w:rPr>
          <w:rFonts w:cs="David"/>
          <w:color w:val="000000" w:themeColor="text1"/>
        </w:rPr>
        <w:t xml:space="preserve"> </w:t>
      </w:r>
      <w:r w:rsidR="004B13E0">
        <w:rPr>
          <w:rFonts w:cs="David"/>
          <w:color w:val="000000" w:themeColor="text1"/>
        </w:rPr>
        <w:fldChar w:fldCharType="begin"/>
      </w:r>
      <w:r w:rsidR="004B13E0">
        <w:rPr>
          <w:rFonts w:cs="David"/>
          <w:color w:val="000000" w:themeColor="text1"/>
        </w:rPr>
        <w:instrText xml:space="preserve"> REF _Ref15394236 \# 0 \h  \* MERGEFORMAT </w:instrText>
      </w:r>
      <w:r w:rsidR="004B13E0">
        <w:rPr>
          <w:rFonts w:cs="David"/>
          <w:color w:val="000000" w:themeColor="text1"/>
        </w:rPr>
      </w:r>
      <w:r w:rsidR="004B13E0">
        <w:rPr>
          <w:rFonts w:cs="David"/>
          <w:color w:val="000000" w:themeColor="text1"/>
        </w:rPr>
        <w:fldChar w:fldCharType="separate"/>
      </w:r>
      <w:r w:rsidR="00587E2C">
        <w:rPr>
          <w:rFonts w:cs="David"/>
          <w:color w:val="000000" w:themeColor="text1"/>
        </w:rPr>
        <w:t>3</w:t>
      </w:r>
      <w:r w:rsidR="004B13E0">
        <w:rPr>
          <w:rFonts w:cs="David"/>
          <w:color w:val="000000" w:themeColor="text1"/>
        </w:rPr>
        <w:fldChar w:fldCharType="end"/>
      </w:r>
      <w:r w:rsidR="004B13E0">
        <w:rPr>
          <w:rFonts w:cs="David"/>
          <w:color w:val="000000" w:themeColor="text1"/>
        </w:rPr>
        <w:t xml:space="preserve"> </w:t>
      </w:r>
      <w:r w:rsidR="002F20DD">
        <w:rPr>
          <w:rFonts w:cs="David"/>
          <w:color w:val="000000" w:themeColor="text1"/>
        </w:rPr>
        <w:t xml:space="preserve">would be the most upper left corner of the graph, which represents zero cost and highest PED. However, as this goal </w:t>
      </w:r>
      <w:r w:rsidR="00C57E0E">
        <w:rPr>
          <w:rFonts w:cs="David"/>
          <w:color w:val="000000" w:themeColor="text1"/>
        </w:rPr>
        <w:t>cannot</w:t>
      </w:r>
      <w:r w:rsidR="002F20DD">
        <w:rPr>
          <w:rFonts w:cs="David"/>
          <w:color w:val="000000" w:themeColor="text1"/>
        </w:rPr>
        <w:t xml:space="preserve"> be achieved due to the </w:t>
      </w:r>
      <w:r w:rsidR="00C57E0E">
        <w:rPr>
          <w:rFonts w:cs="David"/>
          <w:color w:val="000000" w:themeColor="text1"/>
        </w:rPr>
        <w:t>constraints</w:t>
      </w:r>
      <w:r w:rsidR="002F20DD">
        <w:rPr>
          <w:rFonts w:cs="David"/>
          <w:color w:val="000000" w:themeColor="text1"/>
        </w:rPr>
        <w:t xml:space="preserve"> of the problem, e</w:t>
      </w:r>
      <w:r w:rsidR="002F20DD" w:rsidRPr="002F768E">
        <w:rPr>
          <w:rFonts w:cs="David"/>
          <w:color w:val="000000" w:themeColor="text1"/>
        </w:rPr>
        <w:t xml:space="preserve">ach </w:t>
      </w:r>
      <w:r w:rsidR="007B547B" w:rsidRPr="002F768E">
        <w:rPr>
          <w:rFonts w:cs="David"/>
          <w:color w:val="000000" w:themeColor="text1"/>
        </w:rPr>
        <w:t xml:space="preserve">dot </w:t>
      </w:r>
      <w:r w:rsidR="00C661B6" w:rsidRPr="002F768E">
        <w:rPr>
          <w:rFonts w:cs="David"/>
          <w:color w:val="000000" w:themeColor="text1"/>
        </w:rPr>
        <w:t xml:space="preserve">in </w:t>
      </w:r>
      <w:r w:rsidR="0023459B">
        <w:rPr>
          <w:rFonts w:cs="David"/>
          <w:color w:val="000000" w:themeColor="text1"/>
        </w:rPr>
        <w:t xml:space="preserve">Fig. </w:t>
      </w:r>
      <w:r w:rsidR="0023459B">
        <w:rPr>
          <w:rFonts w:cs="David"/>
          <w:color w:val="000000" w:themeColor="text1"/>
        </w:rPr>
        <w:fldChar w:fldCharType="begin"/>
      </w:r>
      <w:r w:rsidR="0023459B">
        <w:rPr>
          <w:rFonts w:cs="David"/>
          <w:color w:val="000000" w:themeColor="text1"/>
        </w:rPr>
        <w:instrText xml:space="preserve"> REF _Ref15394236 \# 0 \h  \* MERGEFORMAT </w:instrText>
      </w:r>
      <w:r w:rsidR="0023459B">
        <w:rPr>
          <w:rFonts w:cs="David"/>
          <w:color w:val="000000" w:themeColor="text1"/>
        </w:rPr>
      </w:r>
      <w:r w:rsidR="0023459B">
        <w:rPr>
          <w:rFonts w:cs="David"/>
          <w:color w:val="000000" w:themeColor="text1"/>
        </w:rPr>
        <w:fldChar w:fldCharType="separate"/>
      </w:r>
      <w:r w:rsidR="00587E2C">
        <w:rPr>
          <w:rFonts w:cs="David"/>
          <w:color w:val="000000" w:themeColor="text1"/>
        </w:rPr>
        <w:t>3</w:t>
      </w:r>
      <w:r w:rsidR="0023459B">
        <w:rPr>
          <w:rFonts w:cs="David"/>
          <w:color w:val="000000" w:themeColor="text1"/>
        </w:rPr>
        <w:fldChar w:fldCharType="end"/>
      </w:r>
      <w:r w:rsidR="0023459B">
        <w:rPr>
          <w:rFonts w:cs="David"/>
          <w:color w:val="000000" w:themeColor="text1"/>
        </w:rPr>
        <w:t xml:space="preserve">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12AD2036" w:rsidR="009F0781" w:rsidRPr="00202893" w:rsidRDefault="008406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30819BEC">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7763FE91" w:rsidR="00AB4B20" w:rsidRPr="001E387C" w:rsidRDefault="00AB4B20" w:rsidP="000B23EA">
                                <w:pPr>
                                  <w:pStyle w:val="Caption"/>
                                  <w:spacing w:line="276" w:lineRule="auto"/>
                                  <w:rPr>
                                    <w:rFonts w:ascii="David" w:hAnsi="David" w:cs="David"/>
                                    <w:i w:val="0"/>
                                    <w:iCs w:val="0"/>
                                    <w:noProof/>
                                    <w:color w:val="000000" w:themeColor="text1"/>
                                    <w:sz w:val="24"/>
                                    <w:szCs w:val="20"/>
                                  </w:rPr>
                                </w:pPr>
                                <w:bookmarkStart w:id="191"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91"/>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noFill/>
                          </a:ln>
                        </wps:spPr>
                        <wps:txbx>
                          <w:txbxContent>
                            <w:p w14:paraId="33F8991B" w14:textId="0DA437A6" w:rsidR="00AB4B20" w:rsidRPr="002E70FE" w:rsidRDefault="00AB4B20">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noFill/>
                          </a:ln>
                        </wps:spPr>
                        <wps:txbx>
                          <w:txbxContent>
                            <w:p w14:paraId="10A18B69" w14:textId="6B74CAC2" w:rsidR="00AB4B20" w:rsidRPr="002E70FE" w:rsidRDefault="00AB4B20"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19"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7763FE91" w:rsidR="00AB4B20" w:rsidRPr="001E387C" w:rsidRDefault="00AB4B20" w:rsidP="000B23EA">
                          <w:pPr>
                            <w:pStyle w:val="Caption"/>
                            <w:spacing w:line="276" w:lineRule="auto"/>
                            <w:rPr>
                              <w:rFonts w:ascii="David" w:hAnsi="David" w:cs="David"/>
                              <w:i w:val="0"/>
                              <w:iCs w:val="0"/>
                              <w:noProof/>
                              <w:color w:val="000000" w:themeColor="text1"/>
                              <w:sz w:val="24"/>
                              <w:szCs w:val="20"/>
                            </w:rPr>
                          </w:pPr>
                          <w:bookmarkStart w:id="192"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92"/>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33F8991B" w14:textId="0DA437A6" w:rsidR="00AB4B20" w:rsidRPr="002E70FE" w:rsidRDefault="00AB4B20">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10A18B69" w14:textId="6B74CAC2" w:rsidR="00AB4B20" w:rsidRPr="002E70FE" w:rsidRDefault="00AB4B20"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For the above-mentioned obtained solutions,</w:t>
      </w:r>
      <w:r w:rsidR="0085018C">
        <w:rPr>
          <w:rFonts w:cs="David"/>
          <w:color w:val="000000" w:themeColor="text1"/>
        </w:rPr>
        <w:t xml:space="preserve"> Fig.</w:t>
      </w:r>
      <w:r w:rsidR="00484684">
        <w:rPr>
          <w:rFonts w:cs="David"/>
          <w:color w:val="000000" w:themeColor="text1"/>
        </w:rPr>
        <w:t xml:space="preserve"> </w:t>
      </w:r>
      <w:r w:rsidR="00EC0BBB" w:rsidRPr="00EC0BBB">
        <w:rPr>
          <w:rFonts w:cs="David"/>
          <w:color w:val="000000" w:themeColor="text1"/>
        </w:rPr>
        <w:fldChar w:fldCharType="begin"/>
      </w:r>
      <w:r w:rsidR="00EC0BBB" w:rsidRPr="00EC0BBB">
        <w:rPr>
          <w:rFonts w:cs="David"/>
          <w:color w:val="000000" w:themeColor="text1"/>
        </w:rPr>
        <w:instrText xml:space="preserve"> REF figure_4 </w:instrText>
      </w:r>
      <w:r w:rsidR="0085018C">
        <w:rPr>
          <w:rFonts w:cs="David"/>
          <w:color w:val="000000" w:themeColor="text1"/>
        </w:rPr>
        <w:instrText xml:space="preserve">\# 0 </w:instrText>
      </w:r>
      <w:r w:rsidR="00EC0BBB" w:rsidRPr="00EC0BBB">
        <w:rPr>
          <w:rFonts w:cs="David"/>
          <w:color w:val="000000" w:themeColor="text1"/>
        </w:rPr>
        <w:instrText xml:space="preserve">\h  \* MERGEFORMAT </w:instrText>
      </w:r>
      <w:r w:rsidR="00EC0BBB" w:rsidRPr="00EC0BBB">
        <w:rPr>
          <w:rFonts w:cs="David"/>
          <w:color w:val="000000" w:themeColor="text1"/>
        </w:rPr>
      </w:r>
      <w:r w:rsidR="00EC0BBB" w:rsidRPr="00EC0BBB">
        <w:rPr>
          <w:rFonts w:cs="David"/>
          <w:color w:val="000000" w:themeColor="text1"/>
        </w:rPr>
        <w:fldChar w:fldCharType="separate"/>
      </w:r>
      <w:r w:rsidR="00587E2C">
        <w:rPr>
          <w:rFonts w:cs="David"/>
          <w:color w:val="000000" w:themeColor="text1"/>
        </w:rPr>
        <w:t>4</w:t>
      </w:r>
      <w:r w:rsidR="00EC0BBB" w:rsidRPr="00EC0BBB">
        <w:rPr>
          <w:rFonts w:cs="David"/>
          <w:color w:val="000000" w:themeColor="text1"/>
        </w:rPr>
        <w:fldChar w:fldCharType="end"/>
      </w:r>
      <w:r w:rsidR="0085018C">
        <w:rPr>
          <w:rFonts w:cs="David"/>
          <w:color w:val="000000" w:themeColor="text1"/>
        </w:rPr>
        <w:t xml:space="preserve"> </w:t>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 xml:space="preserve">1000x1000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w:t>
      </w:r>
      <w:r w:rsidR="00A85C01" w:rsidRPr="002F768E">
        <w:rPr>
          <w:rFonts w:cs="David"/>
          <w:color w:val="000000" w:themeColor="text1"/>
        </w:rPr>
        <w:lastRenderedPageBreak/>
        <w:t>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a</w:t>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b</w:t>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t xml:space="preserve">differences are seen; 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a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b </w:t>
      </w:r>
      <w:r w:rsidR="00B95B31">
        <w:rPr>
          <w:rFonts w:cs="David"/>
          <w:color w:val="000000" w:themeColor="text1"/>
        </w:rPr>
        <w:t xml:space="preserve">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193" w:name="figure_6"/>
    </w:p>
    <w:p w14:paraId="15F44CD1" w14:textId="3CBB26E8" w:rsidR="009F0781" w:rsidRDefault="00B00E64">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58B6CF2B">
                <wp:simplePos x="0" y="0"/>
                <wp:positionH relativeFrom="column">
                  <wp:posOffset>2460462</wp:posOffset>
                </wp:positionH>
                <wp:positionV relativeFrom="paragraph">
                  <wp:posOffset>591820</wp:posOffset>
                </wp:positionV>
                <wp:extent cx="3373120" cy="3223541"/>
                <wp:effectExtent l="0" t="0" r="5080" b="2540"/>
                <wp:wrapTight wrapText="bothSides">
                  <wp:wrapPolygon edited="0">
                    <wp:start x="0" y="0"/>
                    <wp:lineTo x="0" y="17702"/>
                    <wp:lineTo x="732" y="17702"/>
                    <wp:lineTo x="732" y="21532"/>
                    <wp:lineTo x="21551" y="21532"/>
                    <wp:lineTo x="21551" y="1744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223541"/>
                          <a:chOff x="322359" y="115401"/>
                          <a:chExt cx="2789824" cy="2680373"/>
                        </a:xfrm>
                      </wpg:grpSpPr>
                      <pic:pic xmlns:pic="http://schemas.openxmlformats.org/drawingml/2006/picture">
                        <pic:nvPicPr>
                          <pic:cNvPr id="9" name="Picture 9"/>
                          <pic:cNvPicPr>
                            <a:picLocks noChangeAspect="1"/>
                          </pic:cNvPicPr>
                        </pic:nvPicPr>
                        <pic:blipFill rotWithShape="1">
                          <a:blip r:embed="rId20" cstate="print">
                            <a:extLst>
                              <a:ext uri="{28A0092B-C50C-407E-A947-70E740481C1C}">
                                <a14:useLocalDpi xmlns:a14="http://schemas.microsoft.com/office/drawing/2010/main" val="0"/>
                              </a:ext>
                            </a:extLst>
                          </a:blip>
                          <a:srcRect l="1" r="2153" b="8"/>
                          <a:stretch/>
                        </pic:blipFill>
                        <pic:spPr bwMode="auto">
                          <a:xfrm>
                            <a:off x="322359" y="115401"/>
                            <a:ext cx="2744240" cy="2199674"/>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6D93CC62" w:rsidR="00AB4B20" w:rsidRPr="00BB336A" w:rsidRDefault="00AB4B20" w:rsidP="00357C62">
                              <w:pPr>
                                <w:pStyle w:val="Caption"/>
                                <w:spacing w:line="276" w:lineRule="auto"/>
                                <w:rPr>
                                  <w:rFonts w:ascii="David" w:hAnsi="David" w:cs="David"/>
                                  <w:i w:val="0"/>
                                  <w:iCs w:val="0"/>
                                  <w:color w:val="000000" w:themeColor="text1"/>
                                  <w:sz w:val="20"/>
                                  <w:szCs w:val="20"/>
                                </w:rPr>
                              </w:pPr>
                              <w:bookmarkStart w:id="194"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94"/>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95" w:name="OLE_LINK58"/>
                              <w:bookmarkStart w:id="196"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95"/>
                              <w:bookmarkEnd w:id="196"/>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193.75pt;margin-top:46.6pt;width:265.6pt;height:253.8pt;z-index:-251644928;mso-width-relative:margin;mso-height-relative:margin" coordorigin="3223,1154" coordsize="27898,268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">
                <v:shape id="Picture 9" o:spid="_x0000_s1045" type="#_x0000_t75" style="position:absolute;left:3223;top:1154;width:27442;height:2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1"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D93CC62" w:rsidR="00AB4B20" w:rsidRPr="00BB336A" w:rsidRDefault="00AB4B20" w:rsidP="00357C62">
                        <w:pPr>
                          <w:pStyle w:val="Caption"/>
                          <w:spacing w:line="276" w:lineRule="auto"/>
                          <w:rPr>
                            <w:rFonts w:ascii="David" w:hAnsi="David" w:cs="David"/>
                            <w:i w:val="0"/>
                            <w:iCs w:val="0"/>
                            <w:color w:val="000000" w:themeColor="text1"/>
                            <w:sz w:val="20"/>
                            <w:szCs w:val="20"/>
                          </w:rPr>
                        </w:pPr>
                        <w:bookmarkStart w:id="197"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97"/>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98" w:name="OLE_LINK58"/>
                        <w:bookmarkStart w:id="199"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98"/>
                        <w:bookmarkEnd w:id="199"/>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are shown in</w:t>
      </w:r>
      <w:r w:rsidR="00B91E69">
        <w:rPr>
          <w:rFonts w:cs="David"/>
          <w:color w:val="000000" w:themeColor="text1"/>
        </w:rPr>
        <w:t xml:space="preserve"> Fig.</w:t>
      </w:r>
      <w:r w:rsidR="009F0781">
        <w:rPr>
          <w:rFonts w:cs="David"/>
          <w:color w:val="000000" w:themeColor="text1"/>
        </w:rPr>
        <w:t xml:space="preserve"> </w:t>
      </w:r>
      <w:r w:rsidR="009F0781" w:rsidRPr="00D8197D">
        <w:rPr>
          <w:rFonts w:cs="David"/>
          <w:color w:val="000000" w:themeColor="text1"/>
        </w:rPr>
        <w:fldChar w:fldCharType="begin"/>
      </w:r>
      <w:r w:rsidR="009F0781" w:rsidRPr="00D8197D">
        <w:rPr>
          <w:rFonts w:cs="David"/>
          <w:color w:val="000000" w:themeColor="text1"/>
        </w:rPr>
        <w:instrText xml:space="preserve"> REF figure_5 </w:instrText>
      </w:r>
      <w:r w:rsidR="00B91E69">
        <w:rPr>
          <w:rFonts w:cs="David"/>
          <w:color w:val="000000" w:themeColor="text1"/>
        </w:rPr>
        <w:instrText xml:space="preserve">\# 0 </w:instrText>
      </w:r>
      <w:r w:rsidR="009F0781" w:rsidRPr="00D8197D">
        <w:rPr>
          <w:rFonts w:cs="David"/>
          <w:color w:val="000000" w:themeColor="text1"/>
        </w:rPr>
        <w:instrText xml:space="preserve">\h  \* MERGEFORMAT </w:instrText>
      </w:r>
      <w:r w:rsidR="009F0781" w:rsidRPr="00D8197D">
        <w:rPr>
          <w:rFonts w:cs="David"/>
          <w:color w:val="000000" w:themeColor="text1"/>
        </w:rPr>
      </w:r>
      <w:r w:rsidR="009F0781" w:rsidRPr="00D8197D">
        <w:rPr>
          <w:rFonts w:cs="David"/>
          <w:color w:val="000000" w:themeColor="text1"/>
        </w:rPr>
        <w:fldChar w:fldCharType="separate"/>
      </w:r>
      <w:r w:rsidR="00587E2C">
        <w:rPr>
          <w:rFonts w:cs="David"/>
          <w:color w:val="000000" w:themeColor="text1"/>
        </w:rPr>
        <w:t>5</w:t>
      </w:r>
      <w:r w:rsidR="009F0781" w:rsidRPr="00D8197D">
        <w:rPr>
          <w:rFonts w:cs="David"/>
          <w:color w:val="000000" w:themeColor="text1"/>
        </w:rPr>
        <w:fldChar w:fldCharType="end"/>
      </w:r>
      <w:r w:rsidR="00B91E69">
        <w:rPr>
          <w:rFonts w:cs="David"/>
          <w:color w:val="000000" w:themeColor="text1"/>
        </w:rPr>
        <w:t xml:space="preserve"> </w:t>
      </w:r>
      <w:r w:rsidR="009F0781">
        <w:rPr>
          <w:rFonts w:cs="David"/>
          <w:color w:val="000000" w:themeColor="text1"/>
        </w:rPr>
        <w:t>No clear correlation is seen between high average concentrations and preferable locations of sensors</w:t>
      </w:r>
      <w:r w:rsidR="00840693">
        <w:rPr>
          <w:rFonts w:cs="David"/>
          <w:color w:val="000000" w:themeColor="text1"/>
        </w:rPr>
        <w:t xml:space="preserve"> (</w:t>
      </w:r>
      <w:r w:rsidR="00F05B0A">
        <w:rPr>
          <w:rFonts w:cs="David"/>
          <w:color w:val="000000" w:themeColor="text1"/>
        </w:rPr>
        <w:t xml:space="preserve">Fig. </w:t>
      </w:r>
      <w:r w:rsidR="00F05B0A" w:rsidRPr="00EC0BBB">
        <w:rPr>
          <w:rFonts w:cs="David"/>
          <w:color w:val="000000" w:themeColor="text1"/>
        </w:rPr>
        <w:fldChar w:fldCharType="begin"/>
      </w:r>
      <w:r w:rsidR="00F05B0A" w:rsidRPr="00EC0BBB">
        <w:rPr>
          <w:rFonts w:cs="David"/>
          <w:color w:val="000000" w:themeColor="text1"/>
        </w:rPr>
        <w:instrText xml:space="preserve"> REF figure_4 </w:instrText>
      </w:r>
      <w:r w:rsidR="00F05B0A">
        <w:rPr>
          <w:rFonts w:cs="David"/>
          <w:color w:val="000000" w:themeColor="text1"/>
        </w:rPr>
        <w:instrText xml:space="preserve">\# 0 </w:instrText>
      </w:r>
      <w:r w:rsidR="00F05B0A" w:rsidRPr="00EC0BBB">
        <w:rPr>
          <w:rFonts w:cs="David"/>
          <w:color w:val="000000" w:themeColor="text1"/>
        </w:rPr>
        <w:instrText xml:space="preserve">\h  \* MERGEFORMAT </w:instrText>
      </w:r>
      <w:r w:rsidR="00F05B0A" w:rsidRPr="00EC0BBB">
        <w:rPr>
          <w:rFonts w:cs="David"/>
          <w:color w:val="000000" w:themeColor="text1"/>
        </w:rPr>
      </w:r>
      <w:r w:rsidR="00F05B0A" w:rsidRPr="00EC0BBB">
        <w:rPr>
          <w:rFonts w:cs="David"/>
          <w:color w:val="000000" w:themeColor="text1"/>
        </w:rPr>
        <w:fldChar w:fldCharType="separate"/>
      </w:r>
      <w:r w:rsidR="00587E2C">
        <w:rPr>
          <w:rFonts w:cs="David"/>
          <w:color w:val="000000" w:themeColor="text1"/>
        </w:rPr>
        <w:t>4</w:t>
      </w:r>
      <w:r w:rsidR="00F05B0A"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w:t>
      </w:r>
      <w:r w:rsidR="000E26A4">
        <w:rPr>
          <w:rFonts w:cs="David"/>
          <w:color w:val="000000" w:themeColor="text1"/>
        </w:rPr>
        <w:t>locations</w:t>
      </w:r>
      <w:r w:rsidR="00115428">
        <w:rPr>
          <w:rFonts w:cs="David"/>
          <w:color w:val="000000" w:themeColor="text1"/>
        </w:rPr>
        <w:t xml:space="preserve"> where concentrations are high.</w:t>
      </w:r>
      <w:r w:rsidR="003E4502">
        <w:rPr>
          <w:rFonts w:cs="David"/>
          <w:color w:val="000000" w:themeColor="text1"/>
        </w:rPr>
        <w:t xml:space="preserve"> Pearson correlation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1C6186">
        <w:rPr>
          <w:rFonts w:cs="David"/>
          <w:color w:val="000000" w:themeColor="text1"/>
        </w:rPr>
        <w:t>a</w:t>
      </w:r>
      <w:r w:rsidR="00A94EA8">
        <w:rPr>
          <w:rFonts w:cs="David"/>
          <w:color w:val="000000" w:themeColor="text1"/>
        </w:rPr>
        <w:t xml:space="preserve"> </w:t>
      </w:r>
      <w:r w:rsidR="007E49C4">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C54473">
        <w:rPr>
          <w:rFonts w:cs="David"/>
          <w:color w:val="000000" w:themeColor="text1"/>
        </w:rPr>
        <w:t xml:space="preserve">and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502528">
        <w:rPr>
          <w:rFonts w:cs="David"/>
          <w:color w:val="000000" w:themeColor="text1"/>
        </w:rPr>
        <w:t xml:space="preserve">b </w:t>
      </w:r>
      <w:r w:rsidR="00C54473">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2D0C36">
        <w:rPr>
          <w:rFonts w:cs="David"/>
          <w:color w:val="000000" w:themeColor="text1"/>
        </w:rPr>
        <w:t xml:space="preserve">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p w14:paraId="3D92CE25" w14:textId="56706699" w:rsidR="001054AE" w:rsidRDefault="00502528" w:rsidP="001054AE">
      <w:pPr>
        <w:autoSpaceDE w:val="0"/>
        <w:autoSpaceDN w:val="0"/>
        <w:adjustRightInd w:val="0"/>
        <w:ind w:firstLine="720"/>
      </w:pPr>
      <w:bookmarkStart w:id="200" w:name="OLE_LINK54"/>
      <w:bookmarkStart w:id="201" w:name="OLE_LINK55"/>
      <w:bookmarkEnd w:id="193"/>
      <w:r>
        <w:t xml:space="preserve">Figure </w:t>
      </w:r>
      <w:r w:rsidR="007D5076">
        <w:fldChar w:fldCharType="begin"/>
      </w:r>
      <w:r w:rsidR="007D5076">
        <w:instrText xml:space="preserve"> REF _Ref14962973 </w:instrText>
      </w:r>
      <w:r>
        <w:instrText xml:space="preserve">\# 0 </w:instrText>
      </w:r>
      <w:r w:rsidR="007D5076">
        <w:instrText xml:space="preserve">\h  \* MERGEFORMAT </w:instrText>
      </w:r>
      <w:r w:rsidR="007D5076">
        <w:fldChar w:fldCharType="separate"/>
      </w:r>
      <w:r w:rsidR="00587E2C">
        <w:t>7</w:t>
      </w:r>
      <w:r w:rsidR="007D5076">
        <w:fldChar w:fldCharType="end"/>
      </w:r>
      <w:r w:rsidR="008B2A72">
        <w:t xml:space="preserve"> </w:t>
      </w:r>
      <w:bookmarkEnd w:id="200"/>
      <w:bookmarkEnd w:id="201"/>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587E2C">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r w:rsidR="00134A54">
        <w:t xml:space="preserve">It seems that preferable locations of sensors </w:t>
      </w:r>
      <w:r w:rsidR="00F90758">
        <w:t>follow the highest derivative of the gas concentration in the air as these places are more sensitive to the nature of the source. This assumption will be tested in the suggested study</w:t>
      </w:r>
      <w:r w:rsidR="005A65DE">
        <w:t>.</w:t>
      </w:r>
      <w:r w:rsidR="00BB79F8">
        <w:t xml:space="preserve"> </w:t>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 xml:space="preserve">to the right of </w:t>
      </w:r>
      <w:r>
        <w:t xml:space="preserve">Fig. </w:t>
      </w:r>
      <w:r>
        <w:fldChar w:fldCharType="begin"/>
      </w:r>
      <w:r>
        <w:instrText xml:space="preserve"> REF _Ref14962973 \# 0 \h  \* MERGEFORMAT </w:instrText>
      </w:r>
      <w:r>
        <w:fldChar w:fldCharType="separate"/>
      </w:r>
      <w:r w:rsidR="00587E2C">
        <w:t>7</w:t>
      </w:r>
      <w:r>
        <w:fldChar w:fldCharType="end"/>
      </w:r>
      <w:r w:rsidR="005303F4">
        <w:t>a, the minimal PED value</w:t>
      </w:r>
      <w:r w:rsidR="00605A7C">
        <w:t>s</w:t>
      </w:r>
      <w:r w:rsidR="005303F4">
        <w:t xml:space="preserve"> of the transformation pair</w:t>
      </w:r>
      <w:r w:rsidR="00BB6A0F">
        <w:t>s</w:t>
      </w:r>
      <w:r w:rsidR="005303F4">
        <w:t xml:space="preserve"> 2&lt;-&gt;5 </w:t>
      </w:r>
      <w:r w:rsidR="00BB6A0F">
        <w:t>and</w:t>
      </w:r>
      <w:r w:rsidR="005303F4">
        <w:t xml:space="preserve"> 1&lt;-&gt;4 </w:t>
      </w:r>
      <w:r w:rsidR="00605A7C">
        <w:t xml:space="preserve">are </w:t>
      </w:r>
      <w:r w:rsidR="00605A7C" w:rsidRPr="00605A7C">
        <w:t xml:space="preserve">around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53023217" w14:textId="77777777" w:rsidR="001054AE" w:rsidRPr="001054AE" w:rsidRDefault="001054AE" w:rsidP="001054AE">
      <w:pPr>
        <w:autoSpaceDE w:val="0"/>
        <w:autoSpaceDN w:val="0"/>
        <w:adjustRightInd w:val="0"/>
        <w:ind w:firstLine="720"/>
      </w:pPr>
    </w:p>
    <w:p w14:paraId="6197D4E1" w14:textId="7A6205E4" w:rsidR="00537979" w:rsidRPr="00A10451" w:rsidRDefault="00537979" w:rsidP="0089641E">
      <w:pPr>
        <w:pStyle w:val="Heading1"/>
      </w:pPr>
      <w:bookmarkStart w:id="202" w:name="_Toc15392607"/>
      <w:r w:rsidRPr="00A10451">
        <w:rPr>
          <w:rFonts w:hint="cs"/>
        </w:rPr>
        <w:lastRenderedPageBreak/>
        <w:t>Work schedule</w:t>
      </w:r>
      <w:bookmarkEnd w:id="202"/>
      <w:r w:rsidR="00710BC2">
        <w:t xml:space="preserve"> </w:t>
      </w:r>
    </w:p>
    <w:p w14:paraId="434224DD" w14:textId="767B49B8" w:rsidR="00A03C7F" w:rsidRPr="0044351B" w:rsidRDefault="002979E4" w:rsidP="00E87BA7">
      <w:pPr>
        <w:ind w:right="-2"/>
        <w:rPr>
          <w:rFonts w:cs="David"/>
        </w:rPr>
      </w:pPr>
      <w:r>
        <w:rPr>
          <w:rFonts w:cs="David"/>
          <w:b/>
          <w:bCs/>
          <w:noProof/>
        </w:rPr>
        <mc:AlternateContent>
          <mc:Choice Requires="wpg">
            <w:drawing>
              <wp:anchor distT="0" distB="0" distL="114300" distR="114300" simplePos="0" relativeHeight="251680768" behindDoc="0" locked="0" layoutInCell="1" allowOverlap="1" wp14:anchorId="52A94389" wp14:editId="0F705DAE">
                <wp:simplePos x="0" y="0"/>
                <wp:positionH relativeFrom="column">
                  <wp:posOffset>761576</wp:posOffset>
                </wp:positionH>
                <wp:positionV relativeFrom="paragraph">
                  <wp:posOffset>784648</wp:posOffset>
                </wp:positionV>
                <wp:extent cx="4313767" cy="8037618"/>
                <wp:effectExtent l="0" t="0" r="4445" b="1905"/>
                <wp:wrapNone/>
                <wp:docPr id="31" name="Group 31"/>
                <wp:cNvGraphicFramePr/>
                <a:graphic xmlns:a="http://schemas.openxmlformats.org/drawingml/2006/main">
                  <a:graphicData uri="http://schemas.microsoft.com/office/word/2010/wordprocessingGroup">
                    <wpg:wgp>
                      <wpg:cNvGrpSpPr/>
                      <wpg:grpSpPr>
                        <a:xfrm>
                          <a:off x="0" y="0"/>
                          <a:ext cx="4313767" cy="8037618"/>
                          <a:chOff x="20" y="0"/>
                          <a:chExt cx="4717375" cy="8386445"/>
                        </a:xfrm>
                      </wpg:grpSpPr>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AB4B20" w:rsidRDefault="00AB4B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59.95pt;margin-top:61.8pt;width:339.65pt;height:632.9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">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3" o:title=""/>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AB4B20" w:rsidRDefault="00AB4B20"/>
                    </w:txbxContent>
                  </v:textbox>
                </v:shape>
              </v:group>
            </w:pict>
          </mc:Fallback>
        </mc:AlternateContent>
      </w:r>
      <w:r w:rsidR="00FE2CC5" w:rsidRPr="0044351B">
        <w:rPr>
          <w:rFonts w:cs="David"/>
        </w:rPr>
        <w:t xml:space="preserve">The following Gantt diagram </w:t>
      </w:r>
      <w:r w:rsidR="00A21BDE">
        <w:rPr>
          <w:rFonts w:cs="David"/>
        </w:rPr>
        <w:t>(</w:t>
      </w:r>
      <w:r w:rsidR="0098063E">
        <w:rPr>
          <w:rFonts w:cs="David"/>
        </w:rPr>
        <w:t xml:space="preserve">Fig. </w:t>
      </w:r>
      <w:r w:rsidR="00A21BDE">
        <w:rPr>
          <w:rFonts w:cs="David"/>
        </w:rPr>
        <w:fldChar w:fldCharType="begin"/>
      </w:r>
      <w:r w:rsidR="00A21BDE">
        <w:rPr>
          <w:rFonts w:cs="David"/>
        </w:rPr>
        <w:instrText xml:space="preserve"> REF _Ref15390496 </w:instrText>
      </w:r>
      <w:r w:rsidR="0098063E">
        <w:rPr>
          <w:rFonts w:cs="David"/>
        </w:rPr>
        <w:instrText xml:space="preserve">\# 0 </w:instrText>
      </w:r>
      <w:r w:rsidR="00A21BDE">
        <w:rPr>
          <w:rFonts w:cs="David"/>
        </w:rPr>
        <w:instrText xml:space="preserve">\h  \* MERGEFORMAT </w:instrText>
      </w:r>
      <w:r w:rsidR="00A21BDE">
        <w:rPr>
          <w:rFonts w:cs="David"/>
        </w:rPr>
      </w:r>
      <w:r w:rsidR="00A21BDE">
        <w:rPr>
          <w:rFonts w:cs="David"/>
        </w:rPr>
        <w:fldChar w:fldCharType="separate"/>
      </w:r>
      <w:r w:rsidR="00587E2C">
        <w:rPr>
          <w:rFonts w:cs="David"/>
        </w:rPr>
        <w:t>6</w:t>
      </w:r>
      <w:r w:rsidR="00A21BDE">
        <w:rPr>
          <w:rFonts w:cs="David"/>
        </w:rPr>
        <w:fldChar w:fldCharType="end"/>
      </w:r>
      <w:r w:rsidR="00A21BDE">
        <w:rPr>
          <w:rFonts w:cs="David"/>
        </w:rPr>
        <w:t xml:space="preserve">) </w:t>
      </w:r>
      <w:r w:rsidR="00FE2CC5" w:rsidRPr="0044351B">
        <w:rPr>
          <w:rFonts w:cs="David"/>
        </w:rPr>
        <w:t xml:space="preserve">presents the work schedule of the first two planned modules, as well as work accomplished so far. Milestones are marked in triangles and tasks are marked in rectangles. Each major task is broken down into smaller tasks, which are specified underneath it. </w:t>
      </w:r>
    </w:p>
    <w:p w14:paraId="31E96032" w14:textId="0674D0BB" w:rsidR="00710BC2" w:rsidRDefault="00710BC2" w:rsidP="00E87BA7">
      <w:pPr>
        <w:ind w:right="-2"/>
        <w:rPr>
          <w:rFonts w:cs="David"/>
          <w:b/>
          <w:bCs/>
        </w:rPr>
      </w:pPr>
    </w:p>
    <w:p w14:paraId="13B9E33C" w14:textId="11B773BB" w:rsidR="00710BC2" w:rsidRDefault="00710BC2" w:rsidP="00E87BA7">
      <w:pPr>
        <w:ind w:right="-2"/>
        <w:rPr>
          <w:rFonts w:cs="David"/>
          <w:b/>
          <w:bCs/>
        </w:rPr>
      </w:pPr>
    </w:p>
    <w:p w14:paraId="42D11FB2" w14:textId="0A8D6ACC" w:rsidR="00710BC2" w:rsidRDefault="00710BC2" w:rsidP="00E87BA7">
      <w:pPr>
        <w:ind w:right="-2"/>
        <w:rPr>
          <w:rFonts w:cs="David"/>
          <w:b/>
          <w:bCs/>
        </w:rPr>
      </w:pPr>
    </w:p>
    <w:p w14:paraId="4ED669AB" w14:textId="390D9E01"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CD2DD15" w:rsidR="00710BC2" w:rsidRDefault="002979E4" w:rsidP="00E87BA7">
      <w:pPr>
        <w:ind w:right="-2"/>
        <w:rPr>
          <w:rFonts w:cs="David"/>
          <w:b/>
          <w:bCs/>
        </w:rPr>
      </w:pPr>
      <w:r>
        <w:rPr>
          <w:noProof/>
        </w:rPr>
        <mc:AlternateContent>
          <mc:Choice Requires="wps">
            <w:drawing>
              <wp:anchor distT="0" distB="0" distL="114300" distR="114300" simplePos="0" relativeHeight="251705344" behindDoc="0" locked="0" layoutInCell="1" allowOverlap="1" wp14:anchorId="06717845" wp14:editId="5F3831AA">
                <wp:simplePos x="0" y="0"/>
                <wp:positionH relativeFrom="column">
                  <wp:posOffset>1958975</wp:posOffset>
                </wp:positionH>
                <wp:positionV relativeFrom="paragraph">
                  <wp:posOffset>92286</wp:posOffset>
                </wp:positionV>
                <wp:extent cx="7290012" cy="635"/>
                <wp:effectExtent l="0" t="4763" r="0" b="0"/>
                <wp:wrapNone/>
                <wp:docPr id="3" name="Text Box 3"/>
                <wp:cNvGraphicFramePr/>
                <a:graphic xmlns:a="http://schemas.openxmlformats.org/drawingml/2006/main">
                  <a:graphicData uri="http://schemas.microsoft.com/office/word/2010/wordprocessingShape">
                    <wps:wsp>
                      <wps:cNvSpPr txBox="1"/>
                      <wps:spPr>
                        <a:xfrm rot="16200000">
                          <a:off x="0" y="0"/>
                          <a:ext cx="7290012" cy="635"/>
                        </a:xfrm>
                        <a:prstGeom prst="rect">
                          <a:avLst/>
                        </a:prstGeom>
                        <a:solidFill>
                          <a:prstClr val="white"/>
                        </a:solidFill>
                        <a:ln>
                          <a:noFill/>
                        </a:ln>
                      </wps:spPr>
                      <wps:txbx>
                        <w:txbxContent>
                          <w:p w14:paraId="191549A3" w14:textId="5E8035F1" w:rsidR="00AB4B20" w:rsidRPr="0044351B" w:rsidRDefault="00AB4B20" w:rsidP="0044351B">
                            <w:pPr>
                              <w:pStyle w:val="Caption"/>
                              <w:rPr>
                                <w:rFonts w:ascii="David" w:hAnsi="David" w:cs="David"/>
                                <w:i w:val="0"/>
                                <w:iCs w:val="0"/>
                                <w:color w:val="000000" w:themeColor="text1"/>
                                <w:sz w:val="20"/>
                                <w:szCs w:val="20"/>
                              </w:rPr>
                            </w:pPr>
                            <w:bookmarkStart w:id="203"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03"/>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717845" id="Text Box 3" o:spid="_x0000_s1050" type="#_x0000_t202" style="position:absolute;left:0;text-align:left;margin-left:154.25pt;margin-top:7.25pt;width:574pt;height:.0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" stroked="f">
                <v:textbox style="mso-fit-shape-to-text:t" inset="0,0,0,0">
                  <w:txbxContent>
                    <w:p w14:paraId="191549A3" w14:textId="5E8035F1" w:rsidR="00AB4B20" w:rsidRPr="0044351B" w:rsidRDefault="00AB4B20" w:rsidP="0044351B">
                      <w:pPr>
                        <w:pStyle w:val="Caption"/>
                        <w:rPr>
                          <w:rFonts w:ascii="David" w:hAnsi="David" w:cs="David"/>
                          <w:i w:val="0"/>
                          <w:iCs w:val="0"/>
                          <w:color w:val="000000" w:themeColor="text1"/>
                          <w:sz w:val="20"/>
                          <w:szCs w:val="20"/>
                        </w:rPr>
                      </w:pPr>
                      <w:bookmarkStart w:id="204"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04"/>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v:textbox>
              </v:shape>
            </w:pict>
          </mc:Fallback>
        </mc:AlternateContent>
      </w:r>
    </w:p>
    <w:p w14:paraId="47B58CED" w14:textId="36B14DDB"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07907526"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31EA2DFF"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0E054FCB" w:rsidR="005B289D" w:rsidRDefault="005B289D" w:rsidP="00E87BA7">
      <w:pPr>
        <w:ind w:right="-2"/>
        <w:rPr>
          <w:rFonts w:cs="David"/>
          <w:b/>
          <w:bCs/>
        </w:rPr>
      </w:pPr>
    </w:p>
    <w:p w14:paraId="32C499A8" w14:textId="73FFEB89" w:rsidR="005B289D" w:rsidRDefault="005B289D" w:rsidP="00E87BA7">
      <w:pPr>
        <w:ind w:right="-2"/>
        <w:rPr>
          <w:rFonts w:cs="David"/>
          <w:b/>
          <w:bCs/>
        </w:rPr>
      </w:pPr>
    </w:p>
    <w:p w14:paraId="446A54BD" w14:textId="3D0C5CC8" w:rsidR="005B289D" w:rsidRDefault="005B289D" w:rsidP="00E87BA7">
      <w:pPr>
        <w:ind w:right="-2"/>
        <w:rPr>
          <w:rFonts w:cs="David"/>
          <w:b/>
          <w:bCs/>
        </w:rPr>
      </w:pPr>
    </w:p>
    <w:p w14:paraId="764890C2" w14:textId="5DE3105C" w:rsidR="005B289D" w:rsidRDefault="005B289D" w:rsidP="00E87BA7">
      <w:pPr>
        <w:ind w:right="-2"/>
        <w:rPr>
          <w:rFonts w:cs="David"/>
          <w:b/>
          <w:bCs/>
        </w:rPr>
      </w:pPr>
    </w:p>
    <w:p w14:paraId="19BABB15" w14:textId="2B8B1E5D" w:rsidR="005B289D" w:rsidRDefault="005B289D" w:rsidP="00E87BA7">
      <w:pPr>
        <w:ind w:right="-2"/>
        <w:rPr>
          <w:rFonts w:cs="David"/>
          <w:b/>
          <w:bCs/>
        </w:rPr>
      </w:pPr>
    </w:p>
    <w:p w14:paraId="5E66E8F8" w14:textId="53F82FDC"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45C28650" w:rsidR="00710BC2" w:rsidRDefault="00710BC2" w:rsidP="00E87BA7">
      <w:pPr>
        <w:ind w:right="-2"/>
        <w:rPr>
          <w:rFonts w:cs="David"/>
          <w:b/>
          <w:bCs/>
        </w:rPr>
      </w:pPr>
    </w:p>
    <w:p w14:paraId="068E7641" w14:textId="7BFE6D35" w:rsidR="00FD6B50" w:rsidRDefault="00FD6B50" w:rsidP="00E87BA7">
      <w:pPr>
        <w:ind w:right="-2"/>
        <w:rPr>
          <w:rFonts w:cs="David"/>
          <w:b/>
          <w:bCs/>
        </w:rPr>
      </w:pPr>
    </w:p>
    <w:p w14:paraId="0C6204D9" w14:textId="0D81875A" w:rsidR="00C8396F" w:rsidRPr="000F1099" w:rsidRDefault="00C8396F" w:rsidP="00E87BA7"/>
    <w:p w14:paraId="17600C01" w14:textId="1F7157F9" w:rsidR="008901CA" w:rsidRPr="00710BC2" w:rsidRDefault="005A1EBF" w:rsidP="0089641E">
      <w:pPr>
        <w:pStyle w:val="Heading1"/>
      </w:pPr>
      <w:bookmarkStart w:id="205" w:name="_Toc15392608"/>
      <w:r w:rsidRPr="00710BC2">
        <w:rPr>
          <w:rFonts w:hint="cs"/>
        </w:rPr>
        <w:lastRenderedPageBreak/>
        <w:t>References</w:t>
      </w:r>
      <w:bookmarkEnd w:id="205"/>
    </w:p>
    <w:p w14:paraId="1194E547" w14:textId="182C81FA" w:rsidR="008901CA" w:rsidRPr="00C8396F" w:rsidRDefault="008901CA" w:rsidP="00E87BA7">
      <w:pPr>
        <w:ind w:right="-2"/>
        <w:rPr>
          <w:rFonts w:cs="David"/>
          <w:color w:val="000000" w:themeColor="text1"/>
          <w:sz w:val="18"/>
          <w:szCs w:val="18"/>
        </w:rPr>
      </w:pPr>
    </w:p>
    <w:p w14:paraId="5FFD7A8F" w14:textId="36864957" w:rsidR="0017416B" w:rsidRPr="0017416B" w:rsidRDefault="008901CA" w:rsidP="0017416B">
      <w:pPr>
        <w:widowControl w:val="0"/>
        <w:autoSpaceDE w:val="0"/>
        <w:autoSpaceDN w:val="0"/>
        <w:adjustRightInd w:val="0"/>
        <w:spacing w:line="240" w:lineRule="auto"/>
        <w:ind w:left="640" w:hanging="640"/>
        <w:rPr>
          <w:rFonts w:cs="David"/>
          <w:noProof/>
          <w:sz w:val="19"/>
          <w:szCs w:val="19"/>
        </w:rPr>
      </w:pPr>
      <w:r w:rsidRPr="0017416B">
        <w:rPr>
          <w:rFonts w:cs="David" w:hint="cs"/>
          <w:color w:val="000000" w:themeColor="text1"/>
          <w:sz w:val="19"/>
          <w:szCs w:val="19"/>
        </w:rPr>
        <w:fldChar w:fldCharType="begin" w:fldLock="1"/>
      </w:r>
      <w:r w:rsidRPr="0017416B">
        <w:rPr>
          <w:rFonts w:cs="David" w:hint="cs"/>
          <w:color w:val="000000" w:themeColor="text1"/>
          <w:sz w:val="19"/>
          <w:szCs w:val="19"/>
        </w:rPr>
        <w:instrText xml:space="preserve">ADDIN Mendeley Bibliography CSL_BIBLIOGRAPHY </w:instrText>
      </w:r>
      <w:r w:rsidRPr="0017416B">
        <w:rPr>
          <w:rFonts w:cs="David" w:hint="cs"/>
          <w:color w:val="000000" w:themeColor="text1"/>
          <w:sz w:val="19"/>
          <w:szCs w:val="19"/>
        </w:rPr>
        <w:fldChar w:fldCharType="separate"/>
      </w:r>
      <w:r w:rsidR="0017416B" w:rsidRPr="0017416B">
        <w:rPr>
          <w:rFonts w:cs="David"/>
          <w:noProof/>
          <w:sz w:val="19"/>
          <w:szCs w:val="19"/>
        </w:rPr>
        <w:t>[1]</w:t>
      </w:r>
      <w:r w:rsidR="0017416B" w:rsidRPr="0017416B">
        <w:rPr>
          <w:rFonts w:cs="David"/>
          <w:noProof/>
          <w:sz w:val="19"/>
          <w:szCs w:val="19"/>
        </w:rPr>
        <w:tab/>
        <w:t xml:space="preserve">J. H. Seinfeld and S. N. Pandis, </w:t>
      </w:r>
      <w:r w:rsidR="0017416B" w:rsidRPr="0017416B">
        <w:rPr>
          <w:rFonts w:cs="David"/>
          <w:i/>
          <w:iCs/>
          <w:noProof/>
          <w:sz w:val="19"/>
          <w:szCs w:val="19"/>
        </w:rPr>
        <w:t>Atmospheric chemistry and physics - from air pollution to climate change</w:t>
      </w:r>
      <w:r w:rsidR="0017416B" w:rsidRPr="0017416B">
        <w:rPr>
          <w:rFonts w:cs="David"/>
          <w:noProof/>
          <w:sz w:val="19"/>
          <w:szCs w:val="19"/>
        </w:rPr>
        <w:t>, Second edi. Wiley-Interscience, 2006.</w:t>
      </w:r>
    </w:p>
    <w:p w14:paraId="1A53AD1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w:t>
      </w:r>
      <w:r w:rsidRPr="0017416B">
        <w:rPr>
          <w:rFonts w:cs="David"/>
          <w:noProof/>
          <w:sz w:val="19"/>
          <w:szCs w:val="19"/>
        </w:rPr>
        <w:tab/>
        <w:t xml:space="preserve">D. J. Jacob and D. A. Winner, “Effect of climate change on air quality - citation,” </w:t>
      </w:r>
      <w:r w:rsidRPr="0017416B">
        <w:rPr>
          <w:rFonts w:cs="David"/>
          <w:i/>
          <w:iCs/>
          <w:noProof/>
          <w:sz w:val="19"/>
          <w:szCs w:val="19"/>
        </w:rPr>
        <w:t>Atmos. Environ.</w:t>
      </w:r>
      <w:r w:rsidRPr="0017416B">
        <w:rPr>
          <w:rFonts w:cs="David"/>
          <w:noProof/>
          <w:sz w:val="19"/>
          <w:szCs w:val="19"/>
        </w:rPr>
        <w:t>, vol. 43, no. 1, pp. 51–63, 2009.</w:t>
      </w:r>
    </w:p>
    <w:p w14:paraId="17254AB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w:t>
      </w:r>
      <w:r w:rsidRPr="0017416B">
        <w:rPr>
          <w:rFonts w:cs="David"/>
          <w:noProof/>
          <w:sz w:val="19"/>
          <w:szCs w:val="19"/>
        </w:rPr>
        <w:tab/>
        <w:t xml:space="preserve">“Greenhouse Gas Emissions,” </w:t>
      </w:r>
      <w:r w:rsidRPr="0017416B">
        <w:rPr>
          <w:rFonts w:cs="David"/>
          <w:i/>
          <w:iCs/>
          <w:noProof/>
          <w:sz w:val="19"/>
          <w:szCs w:val="19"/>
        </w:rPr>
        <w:t>EPA, United States Environmental Protection Agency</w:t>
      </w:r>
      <w:r w:rsidRPr="0017416B">
        <w:rPr>
          <w:rFonts w:cs="David"/>
          <w:noProof/>
          <w:sz w:val="19"/>
          <w:szCs w:val="19"/>
        </w:rPr>
        <w:t>, 2019. [Online]. Available: https://www.epa.gov/ghgemissions/overview-greenhouse-gases. [Accessed: 23-May-2019].</w:t>
      </w:r>
    </w:p>
    <w:p w14:paraId="0CAF26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w:t>
      </w:r>
      <w:r w:rsidRPr="0017416B">
        <w:rPr>
          <w:rFonts w:cs="David"/>
          <w:noProof/>
          <w:sz w:val="19"/>
          <w:szCs w:val="19"/>
        </w:rPr>
        <w:tab/>
        <w:t xml:space="preserve">“Israel ministry of environmental protection,” </w:t>
      </w:r>
      <w:r w:rsidRPr="0017416B">
        <w:rPr>
          <w:rFonts w:cs="David"/>
          <w:i/>
          <w:iCs/>
          <w:noProof/>
          <w:sz w:val="19"/>
          <w:szCs w:val="19"/>
        </w:rPr>
        <w:t>The Impact of Air Pollution from Industry</w:t>
      </w:r>
      <w:r w:rsidRPr="0017416B">
        <w:rPr>
          <w:rFonts w:cs="David"/>
          <w:noProof/>
          <w:sz w:val="19"/>
          <w:szCs w:val="19"/>
        </w:rPr>
        <w:t>, 2015. [Online]. Available: http://www.sviva.gov.il/English/env_topics/Health-and-Environment/Health-Impact-of-Environmental-Nuisances/Pages/The-Impact-of-Air-Pollution-from-Industry.aspx. [Accessed: 23-May-2019].</w:t>
      </w:r>
    </w:p>
    <w:p w14:paraId="365BE0D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w:t>
      </w:r>
      <w:r w:rsidRPr="0017416B">
        <w:rPr>
          <w:rFonts w:cs="David"/>
          <w:noProof/>
          <w:sz w:val="19"/>
          <w:szCs w:val="19"/>
        </w:rPr>
        <w:tab/>
        <w:t>WHO, “Ambient air pollution: Health impacts,” 2019. [Online]. Available: https://www.who.int/airpollution/ambient/health-impacts/en/. [Accessed: 10-Mar-2019].</w:t>
      </w:r>
    </w:p>
    <w:p w14:paraId="7DCE2FC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w:t>
      </w:r>
      <w:r w:rsidRPr="0017416B">
        <w:rPr>
          <w:rFonts w:cs="David"/>
          <w:noProof/>
          <w:sz w:val="19"/>
          <w:szCs w:val="19"/>
        </w:rPr>
        <w:tab/>
        <w:t xml:space="preserve">IPCC, </w:t>
      </w:r>
      <w:r w:rsidRPr="0017416B">
        <w:rPr>
          <w:rFonts w:cs="David"/>
          <w:i/>
          <w:iCs/>
          <w:noProof/>
          <w:sz w:val="19"/>
          <w:szCs w:val="19"/>
        </w:rPr>
        <w:t>Climate Change 2013</w:t>
      </w:r>
      <w:r w:rsidRPr="0017416B">
        <w:rPr>
          <w:rFonts w:cs="David"/>
          <w:noProof/>
          <w:sz w:val="19"/>
          <w:szCs w:val="19"/>
        </w:rPr>
        <w:t>, vol. 5. 2014.</w:t>
      </w:r>
    </w:p>
    <w:p w14:paraId="6A0D1A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[7]</w:t>
      </w:r>
      <w:r w:rsidRPr="0017416B">
        <w:rPr>
          <w:rFonts w:cs="David"/>
          <w:noProof/>
          <w:sz w:val="19"/>
          <w:szCs w:val="19"/>
        </w:rPr>
        <w:tab/>
        <w:t xml:space="preserve">A. M. Fiore, V. Naik, and E. M. Leibensperger, “Air quality and climate connections,” </w:t>
      </w:r>
      <w:r w:rsidRPr="0017416B">
        <w:rPr>
          <w:rFonts w:cs="David"/>
          <w:i/>
          <w:iCs/>
          <w:noProof/>
          <w:sz w:val="19"/>
          <w:szCs w:val="19"/>
        </w:rPr>
        <w:t>J. Air Waste Manag. Assoc.</w:t>
      </w:r>
      <w:r w:rsidRPr="0017416B">
        <w:rPr>
          <w:rFonts w:cs="David"/>
          <w:noProof/>
          <w:sz w:val="19"/>
          <w:szCs w:val="19"/>
        </w:rPr>
        <w:t>, vol. 65, no. 6, pp. 645–685, 2015.</w:t>
      </w:r>
    </w:p>
    <w:p w14:paraId="13CCD4D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[8]</w:t>
      </w:r>
      <w:r w:rsidRPr="0017416B">
        <w:rPr>
          <w:rFonts w:cs="David"/>
          <w:noProof/>
          <w:sz w:val="19"/>
          <w:szCs w:val="19"/>
        </w:rPr>
        <w:tab/>
        <w:t xml:space="preserve">M. Jerrett </w:t>
      </w:r>
      <w:r w:rsidRPr="0017416B">
        <w:rPr>
          <w:rFonts w:cs="David"/>
          <w:i/>
          <w:iCs/>
          <w:noProof/>
          <w:sz w:val="19"/>
          <w:szCs w:val="19"/>
        </w:rPr>
        <w:t>et al.</w:t>
      </w:r>
      <w:r w:rsidRPr="0017416B">
        <w:rPr>
          <w:rFonts w:cs="David"/>
          <w:noProof/>
          <w:sz w:val="19"/>
          <w:szCs w:val="19"/>
        </w:rPr>
        <w:t xml:space="preserve">, “A review and evaluation of intraurban air pollution exposure models,” </w:t>
      </w:r>
      <w:r w:rsidRPr="0017416B">
        <w:rPr>
          <w:rFonts w:cs="David"/>
          <w:i/>
          <w:iCs/>
          <w:noProof/>
          <w:sz w:val="19"/>
          <w:szCs w:val="19"/>
        </w:rPr>
        <w:t>J. Expo. Anal. Environ. Epidemiol.</w:t>
      </w:r>
      <w:r w:rsidRPr="0017416B">
        <w:rPr>
          <w:rFonts w:cs="David"/>
          <w:noProof/>
          <w:sz w:val="19"/>
          <w:szCs w:val="19"/>
        </w:rPr>
        <w:t>, vol. 15, no. 2, pp. 185–204, 2005.</w:t>
      </w:r>
    </w:p>
    <w:p w14:paraId="340D672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[9]</w:t>
      </w:r>
      <w:r w:rsidRPr="0017416B">
        <w:rPr>
          <w:rFonts w:cs="David"/>
          <w:noProof/>
          <w:sz w:val="19"/>
          <w:szCs w:val="19"/>
        </w:rPr>
        <w:tab/>
        <w:t xml:space="preserve">F. Kizel </w:t>
      </w:r>
      <w:r w:rsidRPr="0017416B">
        <w:rPr>
          <w:rFonts w:cs="David"/>
          <w:i/>
          <w:iCs/>
          <w:noProof/>
          <w:sz w:val="19"/>
          <w:szCs w:val="19"/>
        </w:rPr>
        <w:t>et al.</w:t>
      </w:r>
      <w:r w:rsidRPr="0017416B">
        <w:rPr>
          <w:rFonts w:cs="David"/>
          <w:noProof/>
          <w:sz w:val="19"/>
          <w:szCs w:val="19"/>
        </w:rPr>
        <w:t xml:space="preserve">, “Node-to-node field calibration of wireless distributed air pollution sensor network,” </w:t>
      </w:r>
      <w:r w:rsidRPr="0017416B">
        <w:rPr>
          <w:rFonts w:cs="David"/>
          <w:i/>
          <w:iCs/>
          <w:noProof/>
          <w:sz w:val="19"/>
          <w:szCs w:val="19"/>
        </w:rPr>
        <w:t>Environ. Pollut.</w:t>
      </w:r>
      <w:r w:rsidRPr="0017416B">
        <w:rPr>
          <w:rFonts w:cs="David"/>
          <w:noProof/>
          <w:sz w:val="19"/>
          <w:szCs w:val="19"/>
        </w:rPr>
        <w:t>, vol. 233, pp. 900–909, 2018.</w:t>
      </w:r>
    </w:p>
    <w:p w14:paraId="013A844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[10]</w:t>
      </w:r>
      <w:r w:rsidRPr="0017416B">
        <w:rPr>
          <w:rFonts w:cs="David"/>
          <w:noProof/>
          <w:sz w:val="19"/>
          <w:szCs w:val="19"/>
        </w:rPr>
        <w:tab/>
        <w:t xml:space="preserve">U. Lerner, T. Yacobi, I. Levy, S. A. Moltchanov, T. Cole-Hunter, and B. Fishbain, “The effect of ego-motion on environmental monitoring,” </w:t>
      </w:r>
      <w:r w:rsidRPr="0017416B">
        <w:rPr>
          <w:rFonts w:cs="David"/>
          <w:i/>
          <w:iCs/>
          <w:noProof/>
          <w:sz w:val="19"/>
          <w:szCs w:val="19"/>
        </w:rPr>
        <w:t>Sci. Total Environ.</w:t>
      </w:r>
      <w:r w:rsidRPr="0017416B">
        <w:rPr>
          <w:rFonts w:cs="David"/>
          <w:noProof/>
          <w:sz w:val="19"/>
          <w:szCs w:val="19"/>
        </w:rPr>
        <w:t>, vol. 533, pp. 8–16, 2015.</w:t>
      </w:r>
    </w:p>
    <w:p w14:paraId="3CF26EF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[11]</w:t>
      </w:r>
      <w:r w:rsidRPr="0017416B">
        <w:rPr>
          <w:rFonts w:cs="David"/>
          <w:noProof/>
          <w:sz w:val="19"/>
          <w:szCs w:val="19"/>
        </w:rPr>
        <w:tab/>
        <w:t xml:space="preserve">S. Moltchanov, I. Levy, Y. Etzion, U. Lerner, D. M. Broday, and B. Fishbain, “On the feasibility of measuring urban air pollution by wireless distributed sensor networks,” </w:t>
      </w:r>
      <w:r w:rsidRPr="0017416B">
        <w:rPr>
          <w:rFonts w:cs="David"/>
          <w:i/>
          <w:iCs/>
          <w:noProof/>
          <w:sz w:val="19"/>
          <w:szCs w:val="19"/>
        </w:rPr>
        <w:t>Sci. Total Environ.</w:t>
      </w:r>
      <w:r w:rsidRPr="0017416B">
        <w:rPr>
          <w:rFonts w:cs="David"/>
          <w:noProof/>
          <w:sz w:val="19"/>
          <w:szCs w:val="19"/>
        </w:rPr>
        <w:t>, vol. 502, pp. 537–547, 2015.</w:t>
      </w:r>
    </w:p>
    <w:p w14:paraId="3B97D0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[12]</w:t>
      </w:r>
      <w:r w:rsidRPr="0017416B">
        <w:rPr>
          <w:rFonts w:cs="David"/>
          <w:noProof/>
          <w:sz w:val="19"/>
          <w:szCs w:val="19"/>
        </w:rPr>
        <w:tab/>
        <w:t xml:space="preserve">A. Marjovi, A. Arfire, and A. Martinoli, “High Resolution Air Pollution Maps in Urban Environments Using Mobile Sensor Networks,” </w:t>
      </w:r>
      <w:r w:rsidRPr="0017416B">
        <w:rPr>
          <w:rFonts w:cs="David"/>
          <w:i/>
          <w:iCs/>
          <w:noProof/>
          <w:sz w:val="19"/>
          <w:szCs w:val="19"/>
        </w:rPr>
        <w:t>2015 Int. Conf. Distrib. Comput. Sens. Syst.</w:t>
      </w:r>
      <w:r w:rsidRPr="0017416B">
        <w:rPr>
          <w:rFonts w:cs="David"/>
          <w:noProof/>
          <w:sz w:val="19"/>
          <w:szCs w:val="19"/>
        </w:rPr>
        <w:t>, pp. 11–20, 2015.</w:t>
      </w:r>
    </w:p>
    <w:p w14:paraId="4A1DEAD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[13]</w:t>
      </w:r>
      <w:r w:rsidRPr="0017416B">
        <w:rPr>
          <w:rFonts w:cs="David"/>
          <w:noProof/>
          <w:sz w:val="19"/>
          <w:szCs w:val="19"/>
        </w:rPr>
        <w:tab/>
        <w:t xml:space="preserve">M. I. Mead </w:t>
      </w:r>
      <w:r w:rsidRPr="0017416B">
        <w:rPr>
          <w:rFonts w:cs="David"/>
          <w:i/>
          <w:iCs/>
          <w:noProof/>
          <w:sz w:val="19"/>
          <w:szCs w:val="19"/>
        </w:rPr>
        <w:t>et al.</w:t>
      </w:r>
      <w:r w:rsidRPr="0017416B">
        <w:rPr>
          <w:rFonts w:cs="David"/>
          <w:noProof/>
          <w:sz w:val="19"/>
          <w:szCs w:val="19"/>
        </w:rPr>
        <w:t xml:space="preserve">, “The use of electrochemical sensors for monitoring urban air quality in low-cost, high-density networks,” </w:t>
      </w:r>
      <w:r w:rsidRPr="0017416B">
        <w:rPr>
          <w:rFonts w:cs="David"/>
          <w:i/>
          <w:iCs/>
          <w:noProof/>
          <w:sz w:val="19"/>
          <w:szCs w:val="19"/>
        </w:rPr>
        <w:t>Atmos. Environ.</w:t>
      </w:r>
      <w:r w:rsidRPr="0017416B">
        <w:rPr>
          <w:rFonts w:cs="David"/>
          <w:noProof/>
          <w:sz w:val="19"/>
          <w:szCs w:val="19"/>
        </w:rPr>
        <w:t>, vol. 70, pp. 186–203, 2013.</w:t>
      </w:r>
    </w:p>
    <w:p w14:paraId="78C80D8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[14]</w:t>
      </w:r>
      <w:r w:rsidRPr="0017416B">
        <w:rPr>
          <w:rFonts w:cs="David"/>
          <w:noProof/>
          <w:sz w:val="19"/>
          <w:szCs w:val="19"/>
        </w:rPr>
        <w:tab/>
        <w:t xml:space="preserve">R. Piedrahita </w:t>
      </w:r>
      <w:r w:rsidRPr="0017416B">
        <w:rPr>
          <w:rFonts w:cs="David"/>
          <w:i/>
          <w:iCs/>
          <w:noProof/>
          <w:sz w:val="19"/>
          <w:szCs w:val="19"/>
        </w:rPr>
        <w:t>et al.</w:t>
      </w:r>
      <w:r w:rsidRPr="0017416B">
        <w:rPr>
          <w:rFonts w:cs="David"/>
          <w:noProof/>
          <w:sz w:val="19"/>
          <w:szCs w:val="19"/>
        </w:rPr>
        <w:t xml:space="preserve">, “The next generation of low-cost personal air quality sensors for quantitative exposure monitoring,” </w:t>
      </w:r>
      <w:r w:rsidRPr="0017416B">
        <w:rPr>
          <w:rFonts w:cs="David"/>
          <w:i/>
          <w:iCs/>
          <w:noProof/>
          <w:sz w:val="19"/>
          <w:szCs w:val="19"/>
        </w:rPr>
        <w:t>Atmos. Meas. Tech.</w:t>
      </w:r>
      <w:r w:rsidRPr="0017416B">
        <w:rPr>
          <w:rFonts w:cs="David"/>
          <w:noProof/>
          <w:sz w:val="19"/>
          <w:szCs w:val="19"/>
        </w:rPr>
        <w:t>, vol. 7, no. 10, pp. 3325–3336, 2014.</w:t>
      </w:r>
    </w:p>
    <w:p w14:paraId="2DBBEDC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[15]</w:t>
      </w:r>
      <w:r w:rsidRPr="0017416B">
        <w:rPr>
          <w:rFonts w:cs="David"/>
          <w:noProof/>
          <w:sz w:val="19"/>
          <w:szCs w:val="19"/>
        </w:rPr>
        <w:tab/>
        <w:t xml:space="preserve">N. Castell </w:t>
      </w:r>
      <w:r w:rsidRPr="0017416B">
        <w:rPr>
          <w:rFonts w:cs="David"/>
          <w:i/>
          <w:iCs/>
          <w:noProof/>
          <w:sz w:val="19"/>
          <w:szCs w:val="19"/>
        </w:rPr>
        <w:t>et al.</w:t>
      </w:r>
      <w:r w:rsidRPr="0017416B">
        <w:rPr>
          <w:rFonts w:cs="David"/>
          <w:noProof/>
          <w:sz w:val="19"/>
          <w:szCs w:val="19"/>
        </w:rPr>
        <w:t xml:space="preserve">, “Can commercial low-cost sensor platforms contribute to air quality monitoring and exposure estimates?,” </w:t>
      </w:r>
      <w:r w:rsidRPr="0017416B">
        <w:rPr>
          <w:rFonts w:cs="David"/>
          <w:i/>
          <w:iCs/>
          <w:noProof/>
          <w:sz w:val="19"/>
          <w:szCs w:val="19"/>
        </w:rPr>
        <w:t>Environ. Int.</w:t>
      </w:r>
      <w:r w:rsidRPr="0017416B">
        <w:rPr>
          <w:rFonts w:cs="David"/>
          <w:noProof/>
          <w:sz w:val="19"/>
          <w:szCs w:val="19"/>
        </w:rPr>
        <w:t>, vol. 99, pp. 293–302, 2017.</w:t>
      </w:r>
    </w:p>
    <w:p w14:paraId="1D9EB1C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[16]</w:t>
      </w:r>
      <w:r w:rsidRPr="0017416B">
        <w:rPr>
          <w:rFonts w:cs="David"/>
          <w:noProof/>
          <w:sz w:val="19"/>
          <w:szCs w:val="19"/>
        </w:rPr>
        <w:tab/>
        <w:t xml:space="preserve">A. Nebenzal and B. Fishbain, </w:t>
      </w:r>
      <w:r w:rsidRPr="0017416B">
        <w:rPr>
          <w:rFonts w:cs="David"/>
          <w:i/>
          <w:iCs/>
          <w:noProof/>
          <w:sz w:val="19"/>
          <w:szCs w:val="19"/>
        </w:rPr>
        <w:t>Hough-Transform-Based Interpolation Scheme for Generating Accurate Dense Spatial Maps of Air Pollutants from Sparse Sensin</w:t>
      </w:r>
      <w:r w:rsidRPr="0017416B">
        <w:rPr>
          <w:rFonts w:cs="David"/>
          <w:noProof/>
          <w:sz w:val="19"/>
          <w:szCs w:val="19"/>
        </w:rPr>
        <w:t>, vol. 507. Springer International Publishing, 2017.</w:t>
      </w:r>
    </w:p>
    <w:p w14:paraId="6C16229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[17]</w:t>
      </w:r>
      <w:r w:rsidRPr="0017416B">
        <w:rPr>
          <w:rFonts w:cs="David"/>
          <w:noProof/>
          <w:sz w:val="19"/>
          <w:szCs w:val="19"/>
        </w:rPr>
        <w:tab/>
        <w:t xml:space="preserve">P. H. Ryan and G. K. LeMasters, “A Review of Land-use Regression Models for Characterizing Intraurban Air Pollution Exposure,” </w:t>
      </w:r>
      <w:r w:rsidRPr="0017416B">
        <w:rPr>
          <w:rFonts w:cs="David"/>
          <w:i/>
          <w:iCs/>
          <w:noProof/>
          <w:sz w:val="19"/>
          <w:szCs w:val="19"/>
        </w:rPr>
        <w:t>Inhal. Toxicol.</w:t>
      </w:r>
      <w:r w:rsidRPr="0017416B">
        <w:rPr>
          <w:rFonts w:cs="David"/>
          <w:noProof/>
          <w:sz w:val="19"/>
          <w:szCs w:val="19"/>
        </w:rPr>
        <w:t>, vol. 19, no. sup1, pp. 127–133, Jan. 2007.</w:t>
      </w:r>
    </w:p>
    <w:p w14:paraId="283AB1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[18]</w:t>
      </w:r>
      <w:r w:rsidRPr="0017416B">
        <w:rPr>
          <w:rFonts w:cs="David"/>
          <w:noProof/>
          <w:sz w:val="19"/>
          <w:szCs w:val="19"/>
        </w:rPr>
        <w:tab/>
        <w:t xml:space="preserve">J. M. Stockie, “The Mathematics of Atmospheric Dispersion Modeling,” </w:t>
      </w:r>
      <w:r w:rsidRPr="0017416B">
        <w:rPr>
          <w:rFonts w:cs="David"/>
          <w:i/>
          <w:iCs/>
          <w:noProof/>
          <w:sz w:val="19"/>
          <w:szCs w:val="19"/>
        </w:rPr>
        <w:t>SIAM Rev.</w:t>
      </w:r>
      <w:r w:rsidRPr="0017416B">
        <w:rPr>
          <w:rFonts w:cs="David"/>
          <w:noProof/>
          <w:sz w:val="19"/>
          <w:szCs w:val="19"/>
        </w:rPr>
        <w:t>, vol. 53, no. 2, pp. 349–372, 2011.</w:t>
      </w:r>
    </w:p>
    <w:p w14:paraId="6EB005A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[19]</w:t>
      </w:r>
      <w:r w:rsidRPr="0017416B">
        <w:rPr>
          <w:rFonts w:cs="David"/>
          <w:noProof/>
          <w:sz w:val="19"/>
          <w:szCs w:val="19"/>
        </w:rPr>
        <w:tab/>
        <w:t xml:space="preserve">A. F. Stein, V. Isakov, J. Godowitch, and R. R. Draxler, “A hybrid modeling approach to resolve pollutant concentrations in an urban area,” </w:t>
      </w:r>
      <w:r w:rsidRPr="0017416B">
        <w:rPr>
          <w:rFonts w:cs="David"/>
          <w:i/>
          <w:iCs/>
          <w:noProof/>
          <w:sz w:val="19"/>
          <w:szCs w:val="19"/>
        </w:rPr>
        <w:t>Atmos. Environ.</w:t>
      </w:r>
      <w:r w:rsidRPr="0017416B">
        <w:rPr>
          <w:rFonts w:cs="David"/>
          <w:noProof/>
          <w:sz w:val="19"/>
          <w:szCs w:val="19"/>
        </w:rPr>
        <w:t>, vol. 41, no. 40, pp. 9410–9426, 2007.</w:t>
      </w:r>
    </w:p>
    <w:p w14:paraId="71D6949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[20]</w:t>
      </w:r>
      <w:r w:rsidRPr="0017416B">
        <w:rPr>
          <w:rFonts w:cs="David"/>
          <w:noProof/>
          <w:sz w:val="19"/>
          <w:szCs w:val="19"/>
        </w:rPr>
        <w:tab/>
        <w:t xml:space="preserve">R. L. Burritt and C. Saka, “Quality of physical environmental management accounting information, Lessons from Pollutant Release and Transfer Registers,” </w:t>
      </w:r>
      <w:r w:rsidRPr="0017416B">
        <w:rPr>
          <w:rFonts w:cs="David"/>
          <w:i/>
          <w:iCs/>
          <w:noProof/>
          <w:sz w:val="19"/>
          <w:szCs w:val="19"/>
        </w:rPr>
        <w:t>Sustain. Account. Report.</w:t>
      </w:r>
      <w:r w:rsidRPr="0017416B">
        <w:rPr>
          <w:rFonts w:cs="David"/>
          <w:noProof/>
          <w:sz w:val="19"/>
          <w:szCs w:val="19"/>
        </w:rPr>
        <w:t>, pp. 373–407, 2006.</w:t>
      </w:r>
    </w:p>
    <w:p w14:paraId="5010321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[21]</w:t>
      </w:r>
      <w:r w:rsidRPr="0017416B">
        <w:rPr>
          <w:rFonts w:cs="David"/>
          <w:noProof/>
          <w:sz w:val="19"/>
          <w:szCs w:val="19"/>
        </w:rPr>
        <w:tab/>
        <w:t xml:space="preserve">D. Kerret and G. M. Gray, “What do we learn from emissions reporting? Analytical considerations and comparison of pollutant release and transfer registers in the United States, Canada, England, and Australia,” </w:t>
      </w:r>
      <w:r w:rsidRPr="0017416B">
        <w:rPr>
          <w:rFonts w:cs="David"/>
          <w:i/>
          <w:iCs/>
          <w:noProof/>
          <w:sz w:val="19"/>
          <w:szCs w:val="19"/>
        </w:rPr>
        <w:t>Risk Anal.</w:t>
      </w:r>
      <w:r w:rsidRPr="0017416B">
        <w:rPr>
          <w:rFonts w:cs="David"/>
          <w:noProof/>
          <w:sz w:val="19"/>
          <w:szCs w:val="19"/>
        </w:rPr>
        <w:t>, vol. 27, no. 1, pp. 203–223, 2007.</w:t>
      </w:r>
    </w:p>
    <w:p w14:paraId="185D605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[22]</w:t>
      </w:r>
      <w:r w:rsidRPr="0017416B">
        <w:rPr>
          <w:rFonts w:cs="David"/>
          <w:noProof/>
          <w:sz w:val="19"/>
          <w:szCs w:val="19"/>
        </w:rPr>
        <w:tab/>
        <w:t xml:space="preserve">R. Sullivan and A. Gouldson, “Pollutant release and transfer registers: Examining the value of government-led reporting on corporate environmental performance,” </w:t>
      </w:r>
      <w:r w:rsidRPr="0017416B">
        <w:rPr>
          <w:rFonts w:cs="David"/>
          <w:i/>
          <w:iCs/>
          <w:noProof/>
          <w:sz w:val="19"/>
          <w:szCs w:val="19"/>
        </w:rPr>
        <w:t>Corp. Soc. Responsib. Environ. Manag.</w:t>
      </w:r>
      <w:r w:rsidRPr="0017416B">
        <w:rPr>
          <w:rFonts w:cs="David"/>
          <w:noProof/>
          <w:sz w:val="19"/>
          <w:szCs w:val="19"/>
        </w:rPr>
        <w:t>, vol. 14, no. 5, pp. 263–273, 2007.</w:t>
      </w:r>
    </w:p>
    <w:p w14:paraId="51468D6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[23]</w:t>
      </w:r>
      <w:r w:rsidRPr="0017416B">
        <w:rPr>
          <w:rFonts w:cs="David"/>
          <w:noProof/>
          <w:sz w:val="19"/>
          <w:szCs w:val="19"/>
        </w:rPr>
        <w:tab/>
        <w:t xml:space="preserve">M. Hutchinson, H. Oh, and W. H. Chen, “A review of source term estimation methods for atmospheric dispersion events using static or mobile sensors,” </w:t>
      </w:r>
      <w:r w:rsidRPr="0017416B">
        <w:rPr>
          <w:rFonts w:cs="David"/>
          <w:i/>
          <w:iCs/>
          <w:noProof/>
          <w:sz w:val="19"/>
          <w:szCs w:val="19"/>
        </w:rPr>
        <w:t>Inf. Fusion</w:t>
      </w:r>
      <w:r w:rsidRPr="0017416B">
        <w:rPr>
          <w:rFonts w:cs="David"/>
          <w:noProof/>
          <w:sz w:val="19"/>
          <w:szCs w:val="19"/>
        </w:rPr>
        <w:t>, vol. 36, pp. 130–148, 2017.</w:t>
      </w:r>
    </w:p>
    <w:p w14:paraId="1AAA818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[24]</w:t>
      </w:r>
      <w:r w:rsidRPr="0017416B">
        <w:rPr>
          <w:rFonts w:cs="David"/>
          <w:noProof/>
          <w:sz w:val="19"/>
          <w:szCs w:val="19"/>
        </w:rPr>
        <w:tab/>
        <w:t xml:space="preserve">P. S. Kanaroglou </w:t>
      </w:r>
      <w:r w:rsidRPr="0017416B">
        <w:rPr>
          <w:rFonts w:cs="David"/>
          <w:i/>
          <w:iCs/>
          <w:noProof/>
          <w:sz w:val="19"/>
          <w:szCs w:val="19"/>
        </w:rPr>
        <w:t>et al.</w:t>
      </w:r>
      <w:r w:rsidRPr="0017416B">
        <w:rPr>
          <w:rFonts w:cs="David"/>
          <w:noProof/>
          <w:sz w:val="19"/>
          <w:szCs w:val="19"/>
        </w:rPr>
        <w:t xml:space="preserve">, “Establishing an air pollution monitoring network for intra-urban population exposure assessment: A location-allocation approach,” </w:t>
      </w:r>
      <w:r w:rsidRPr="0017416B">
        <w:rPr>
          <w:rFonts w:cs="David"/>
          <w:i/>
          <w:iCs/>
          <w:noProof/>
          <w:sz w:val="19"/>
          <w:szCs w:val="19"/>
        </w:rPr>
        <w:t>Atmos. Environ.</w:t>
      </w:r>
      <w:r w:rsidRPr="0017416B">
        <w:rPr>
          <w:rFonts w:cs="David"/>
          <w:noProof/>
          <w:sz w:val="19"/>
          <w:szCs w:val="19"/>
        </w:rPr>
        <w:t>, vol. 39, no. 13, pp. 2399–2409, 2005.</w:t>
      </w:r>
    </w:p>
    <w:p w14:paraId="1A38EAB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[25]</w:t>
      </w:r>
      <w:r w:rsidRPr="0017416B">
        <w:rPr>
          <w:rFonts w:cs="David"/>
          <w:noProof/>
          <w:sz w:val="19"/>
          <w:szCs w:val="19"/>
        </w:rPr>
        <w:tab/>
        <w:t xml:space="preserve">B. Liu, O. Dousse, P. Nain, and D. Towsley, “Dynamic coverage of mobile sensor networks,” </w:t>
      </w:r>
      <w:r w:rsidRPr="0017416B">
        <w:rPr>
          <w:rFonts w:cs="David"/>
          <w:i/>
          <w:iCs/>
          <w:noProof/>
          <w:sz w:val="19"/>
          <w:szCs w:val="19"/>
        </w:rPr>
        <w:t>IEEE Trans. Parallel Distrib. Syst.</w:t>
      </w:r>
      <w:r w:rsidRPr="0017416B">
        <w:rPr>
          <w:rFonts w:cs="David"/>
          <w:noProof/>
          <w:sz w:val="19"/>
          <w:szCs w:val="19"/>
        </w:rPr>
        <w:t>, vol. 24, no. 2, pp. 301–311, 2013.</w:t>
      </w:r>
    </w:p>
    <w:p w14:paraId="14916F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[26]</w:t>
      </w:r>
      <w:r w:rsidRPr="0017416B">
        <w:rPr>
          <w:rFonts w:cs="David"/>
          <w:noProof/>
          <w:sz w:val="19"/>
          <w:szCs w:val="19"/>
        </w:rPr>
        <w:tab/>
        <w:t xml:space="preserve">Q. Zhao and A. Swami, “Coverage and Connectivity in Wireless Sensor Networks,” </w:t>
      </w:r>
      <w:r w:rsidRPr="0017416B">
        <w:rPr>
          <w:rFonts w:cs="David"/>
          <w:i/>
          <w:iCs/>
          <w:noProof/>
          <w:sz w:val="19"/>
          <w:szCs w:val="19"/>
        </w:rPr>
        <w:t>Adapt. Cross Layer Des. Wirel. Networks</w:t>
      </w:r>
      <w:r w:rsidRPr="0017416B">
        <w:rPr>
          <w:rFonts w:cs="David"/>
          <w:noProof/>
          <w:sz w:val="19"/>
          <w:szCs w:val="19"/>
        </w:rPr>
        <w:t>, pp. 301–323, 2010.</w:t>
      </w:r>
    </w:p>
    <w:p w14:paraId="2A67003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[27]</w:t>
      </w:r>
      <w:r w:rsidRPr="0017416B">
        <w:rPr>
          <w:rFonts w:cs="David"/>
          <w:noProof/>
          <w:sz w:val="19"/>
          <w:szCs w:val="19"/>
        </w:rPr>
        <w:tab/>
        <w:t xml:space="preserve">H. Zhang and C. Liu, “A Review on Node Deployment of Wireless Sensor Network,” </w:t>
      </w:r>
      <w:r w:rsidRPr="0017416B">
        <w:rPr>
          <w:rFonts w:cs="David"/>
          <w:i/>
          <w:iCs/>
          <w:noProof/>
          <w:sz w:val="19"/>
          <w:szCs w:val="19"/>
        </w:rPr>
        <w:t>IJCSI Int. J. Comput. Sci. Issues</w:t>
      </w:r>
      <w:r w:rsidRPr="0017416B">
        <w:rPr>
          <w:rFonts w:cs="David"/>
          <w:noProof/>
          <w:sz w:val="19"/>
          <w:szCs w:val="19"/>
        </w:rPr>
        <w:t>, vol. 9, no. 6, pp. 378–383, 2012.</w:t>
      </w:r>
    </w:p>
    <w:p w14:paraId="4C7FF66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[28]</w:t>
      </w:r>
      <w:r w:rsidRPr="0017416B">
        <w:rPr>
          <w:rFonts w:cs="David"/>
          <w:noProof/>
          <w:sz w:val="19"/>
          <w:szCs w:val="19"/>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7416B">
        <w:rPr>
          <w:rFonts w:cs="David"/>
          <w:i/>
          <w:iCs/>
          <w:noProof/>
          <w:sz w:val="19"/>
          <w:szCs w:val="19"/>
        </w:rPr>
        <w:t>Sci. Total Environ.</w:t>
      </w:r>
      <w:r w:rsidRPr="0017416B">
        <w:rPr>
          <w:rFonts w:cs="David"/>
          <w:noProof/>
          <w:sz w:val="19"/>
          <w:szCs w:val="19"/>
        </w:rPr>
        <w:t>, vol. 575, no. September 2016, pp. 639–648, 2017.</w:t>
      </w:r>
    </w:p>
    <w:p w14:paraId="641C9EA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[29]</w:t>
      </w:r>
      <w:r w:rsidRPr="0017416B">
        <w:rPr>
          <w:rFonts w:cs="David"/>
          <w:noProof/>
          <w:sz w:val="19"/>
          <w:szCs w:val="19"/>
        </w:rPr>
        <w:tab/>
        <w:t xml:space="preserve">U. Lerner, O. Hirshfeld, and B. Fishbain, “Optimal Deployment of a Heterogeneous Environmental Sensor Network,” </w:t>
      </w:r>
      <w:r w:rsidRPr="0017416B">
        <w:rPr>
          <w:rFonts w:cs="David"/>
          <w:i/>
          <w:iCs/>
          <w:noProof/>
          <w:sz w:val="19"/>
          <w:szCs w:val="19"/>
        </w:rPr>
        <w:t>Jorunal Environ. Informatics</w:t>
      </w:r>
      <w:r w:rsidRPr="0017416B">
        <w:rPr>
          <w:rFonts w:cs="David"/>
          <w:noProof/>
          <w:sz w:val="19"/>
          <w:szCs w:val="19"/>
        </w:rPr>
        <w:t>, no. X, pp. 1–9, 2018.</w:t>
      </w:r>
    </w:p>
    <w:p w14:paraId="38FECF8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[30]</w:t>
      </w:r>
      <w:r w:rsidRPr="0017416B">
        <w:rPr>
          <w:rFonts w:cs="David"/>
          <w:noProof/>
          <w:sz w:val="19"/>
          <w:szCs w:val="19"/>
        </w:rPr>
        <w:tab/>
        <w:t xml:space="preserve">B. Carter and R. Ragade, “A probabilistic model for the deployment of sensors,” </w:t>
      </w:r>
      <w:r w:rsidRPr="0017416B">
        <w:rPr>
          <w:rFonts w:cs="David"/>
          <w:i/>
          <w:iCs/>
          <w:noProof/>
          <w:sz w:val="19"/>
          <w:szCs w:val="19"/>
        </w:rPr>
        <w:t>SAS 2009 - IEEE Sensors Appl. Symp. Proc.</w:t>
      </w:r>
      <w:r w:rsidRPr="0017416B">
        <w:rPr>
          <w:rFonts w:cs="David"/>
          <w:noProof/>
          <w:sz w:val="19"/>
          <w:szCs w:val="19"/>
        </w:rPr>
        <w:t>, pp. 7–12, 2009.</w:t>
      </w:r>
    </w:p>
    <w:p w14:paraId="226C08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[31]</w:t>
      </w:r>
      <w:r w:rsidRPr="0017416B">
        <w:rPr>
          <w:rFonts w:cs="David"/>
          <w:noProof/>
          <w:sz w:val="19"/>
          <w:szCs w:val="19"/>
        </w:rPr>
        <w:tab/>
        <w:t xml:space="preserve">A. Boubrima, W. Bechkit, and H. Rivano, “Optimal WSN Deployment Models for Air Pollution Monitoring,” </w:t>
      </w:r>
      <w:r w:rsidRPr="0017416B">
        <w:rPr>
          <w:rFonts w:cs="David"/>
          <w:i/>
          <w:iCs/>
          <w:noProof/>
          <w:sz w:val="19"/>
          <w:szCs w:val="19"/>
        </w:rPr>
        <w:t>IEEE Trans. Wirel. Commun.</w:t>
      </w:r>
      <w:r w:rsidRPr="0017416B">
        <w:rPr>
          <w:rFonts w:cs="David"/>
          <w:noProof/>
          <w:sz w:val="19"/>
          <w:szCs w:val="19"/>
        </w:rPr>
        <w:t>, vol. 16, no. 5, pp. 2723–2735, 2017.</w:t>
      </w:r>
    </w:p>
    <w:p w14:paraId="2586089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[32]</w:t>
      </w:r>
      <w:r w:rsidRPr="0017416B">
        <w:rPr>
          <w:rFonts w:cs="David"/>
          <w:noProof/>
          <w:sz w:val="19"/>
          <w:szCs w:val="19"/>
        </w:rPr>
        <w:tab/>
        <w:t xml:space="preserve">A. Boubrima, W. Bechkit, H. Rivano, and L. Soulhac, “Leveraging the potential of WSN for an efficient correction of air pollution fine-grained simulations,” </w:t>
      </w:r>
      <w:r w:rsidRPr="0017416B">
        <w:rPr>
          <w:rFonts w:cs="David"/>
          <w:i/>
          <w:iCs/>
          <w:noProof/>
          <w:sz w:val="19"/>
          <w:szCs w:val="19"/>
        </w:rPr>
        <w:t>Proc. - Int. Conf. Comput. Commun. Networks, ICCCN</w:t>
      </w:r>
      <w:r w:rsidRPr="0017416B">
        <w:rPr>
          <w:rFonts w:cs="David"/>
          <w:noProof/>
          <w:sz w:val="19"/>
          <w:szCs w:val="19"/>
        </w:rPr>
        <w:t>, vol. 2018-July, 2018.</w:t>
      </w:r>
    </w:p>
    <w:p w14:paraId="2203AA2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lastRenderedPageBreak/>
        <w:t>[33]</w:t>
      </w:r>
      <w:r w:rsidRPr="0017416B">
        <w:rPr>
          <w:rFonts w:cs="David"/>
          <w:noProof/>
          <w:sz w:val="19"/>
          <w:szCs w:val="19"/>
        </w:rPr>
        <w:tab/>
        <w:t xml:space="preserve">J. D. Berman, L. Jin, M. L. Bell, and F. C. Curriero, “Developing a geostatistical simulation method to inform the quantity and placement of new monitors for a follow-up air sampling campaign,” </w:t>
      </w:r>
      <w:r w:rsidRPr="0017416B">
        <w:rPr>
          <w:rFonts w:cs="David"/>
          <w:i/>
          <w:iCs/>
          <w:noProof/>
          <w:sz w:val="19"/>
          <w:szCs w:val="19"/>
        </w:rPr>
        <w:t>J. Expo. Sci. Environ. Epidemiol.</w:t>
      </w:r>
      <w:r w:rsidRPr="0017416B">
        <w:rPr>
          <w:rFonts w:cs="David"/>
          <w:noProof/>
          <w:sz w:val="19"/>
          <w:szCs w:val="19"/>
        </w:rPr>
        <w:t>, vol. 29, no. 2, pp. 248–257, 2019.</w:t>
      </w:r>
    </w:p>
    <w:p w14:paraId="01A336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[34]</w:t>
      </w:r>
      <w:r w:rsidRPr="0017416B">
        <w:rPr>
          <w:rFonts w:cs="David"/>
          <w:noProof/>
          <w:sz w:val="19"/>
          <w:szCs w:val="19"/>
        </w:rPr>
        <w:tab/>
        <w:t xml:space="preserve">R. Berkowicz, M. Winther, and M. Ketzel, “Traffic pollution modelling and emission data,” </w:t>
      </w:r>
      <w:r w:rsidRPr="0017416B">
        <w:rPr>
          <w:rFonts w:cs="David"/>
          <w:i/>
          <w:iCs/>
          <w:noProof/>
          <w:sz w:val="19"/>
          <w:szCs w:val="19"/>
        </w:rPr>
        <w:t>Environ. Model. Softw.</w:t>
      </w:r>
      <w:r w:rsidRPr="0017416B">
        <w:rPr>
          <w:rFonts w:cs="David"/>
          <w:noProof/>
          <w:sz w:val="19"/>
          <w:szCs w:val="19"/>
        </w:rPr>
        <w:t>, vol. 21, no. 4, pp. 454–460, 2006.</w:t>
      </w:r>
    </w:p>
    <w:p w14:paraId="6D7CABE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[35]</w:t>
      </w:r>
      <w:r w:rsidRPr="0017416B">
        <w:rPr>
          <w:rFonts w:cs="David"/>
          <w:noProof/>
          <w:sz w:val="19"/>
          <w:szCs w:val="19"/>
        </w:rPr>
        <w:tab/>
        <w:t xml:space="preserve">C. C. Austin, B. Roberge, and N. Goyer, “Cross-sensitivities of electrochemical detectors used to monitor worker exposures to airborne contaminants: False positive responses in the absence of target analytes,” </w:t>
      </w:r>
      <w:r w:rsidRPr="0017416B">
        <w:rPr>
          <w:rFonts w:cs="David"/>
          <w:i/>
          <w:iCs/>
          <w:noProof/>
          <w:sz w:val="19"/>
          <w:szCs w:val="19"/>
        </w:rPr>
        <w:t>J. Environ. Monit.</w:t>
      </w:r>
      <w:r w:rsidRPr="0017416B">
        <w:rPr>
          <w:rFonts w:cs="David"/>
          <w:noProof/>
          <w:sz w:val="19"/>
          <w:szCs w:val="19"/>
        </w:rPr>
        <w:t>, vol. 8, no. 1, pp. 161–166, 2006.</w:t>
      </w:r>
    </w:p>
    <w:p w14:paraId="62DC95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[36]</w:t>
      </w:r>
      <w:r w:rsidRPr="0017416B">
        <w:rPr>
          <w:rFonts w:cs="David"/>
          <w:noProof/>
          <w:sz w:val="19"/>
          <w:szCs w:val="19"/>
        </w:rPr>
        <w:tab/>
        <w:t xml:space="preserve">K. Chakrabarty, S. S. Iyengar, H. Qi, and E. Cho, “Grid coverage for surveillance and target location in distributed sensor networks,” </w:t>
      </w:r>
      <w:r w:rsidRPr="0017416B">
        <w:rPr>
          <w:rFonts w:cs="David"/>
          <w:i/>
          <w:iCs/>
          <w:noProof/>
          <w:sz w:val="19"/>
          <w:szCs w:val="19"/>
        </w:rPr>
        <w:t>IEEE Trans. Comput.</w:t>
      </w:r>
      <w:r w:rsidRPr="0017416B">
        <w:rPr>
          <w:rFonts w:cs="David"/>
          <w:noProof/>
          <w:sz w:val="19"/>
          <w:szCs w:val="19"/>
        </w:rPr>
        <w:t>, vol. 51, no. 12, pp. 1448–1453, 2002.</w:t>
      </w:r>
    </w:p>
    <w:p w14:paraId="436675C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[37]</w:t>
      </w:r>
      <w:r w:rsidRPr="0017416B">
        <w:rPr>
          <w:rFonts w:cs="David"/>
          <w:noProof/>
          <w:sz w:val="19"/>
          <w:szCs w:val="19"/>
        </w:rPr>
        <w:tab/>
        <w:t xml:space="preserve">I. K. Altinel, N. Aras, E. Güney, and C. Ersoy, “Binary integer programming formulation and heuristics for differentiated coverage in heterogeneous sensor networks,” </w:t>
      </w:r>
      <w:r w:rsidRPr="0017416B">
        <w:rPr>
          <w:rFonts w:cs="David"/>
          <w:i/>
          <w:iCs/>
          <w:noProof/>
          <w:sz w:val="19"/>
          <w:szCs w:val="19"/>
        </w:rPr>
        <w:t>Comput. Networks</w:t>
      </w:r>
      <w:r w:rsidRPr="0017416B">
        <w:rPr>
          <w:rFonts w:cs="David"/>
          <w:noProof/>
          <w:sz w:val="19"/>
          <w:szCs w:val="19"/>
        </w:rPr>
        <w:t>, vol. 52, no. 12, pp. 2419–2431, 2008.</w:t>
      </w:r>
    </w:p>
    <w:p w14:paraId="4CC1E12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[38]</w:t>
      </w:r>
      <w:r w:rsidRPr="0017416B">
        <w:rPr>
          <w:rFonts w:cs="David"/>
          <w:noProof/>
          <w:sz w:val="19"/>
          <w:szCs w:val="19"/>
        </w:rPr>
        <w:tab/>
        <w:t xml:space="preserve">Y. Kuroki, G. S. Young, and S. E. Haupt, “UAV navigation by an expert system for contaminant mapping with a genetic algorithm,” </w:t>
      </w:r>
      <w:r w:rsidRPr="0017416B">
        <w:rPr>
          <w:rFonts w:cs="David"/>
          <w:i/>
          <w:iCs/>
          <w:noProof/>
          <w:sz w:val="19"/>
          <w:szCs w:val="19"/>
        </w:rPr>
        <w:t>Expert Syst. Appl.</w:t>
      </w:r>
      <w:r w:rsidRPr="0017416B">
        <w:rPr>
          <w:rFonts w:cs="David"/>
          <w:noProof/>
          <w:sz w:val="19"/>
          <w:szCs w:val="19"/>
        </w:rPr>
        <w:t>, vol. 37, no. 6, pp. 4687–4697, 2010.</w:t>
      </w:r>
    </w:p>
    <w:p w14:paraId="44E8AC4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[39]</w:t>
      </w:r>
      <w:r w:rsidRPr="0017416B">
        <w:rPr>
          <w:rFonts w:cs="David"/>
          <w:noProof/>
          <w:sz w:val="19"/>
          <w:szCs w:val="19"/>
        </w:rPr>
        <w:tab/>
        <w:t xml:space="preserve">A. Belkhiri, W. Bechkit, H. Rivano, and M. Koudil, “Context aware MWSN optimal redeployment strategies for air pollution timely monitoring,” </w:t>
      </w:r>
      <w:r w:rsidRPr="0017416B">
        <w:rPr>
          <w:rFonts w:cs="David"/>
          <w:i/>
          <w:iCs/>
          <w:noProof/>
          <w:sz w:val="19"/>
          <w:szCs w:val="19"/>
        </w:rPr>
        <w:t>IEEE Int. Conf. Commun.</w:t>
      </w:r>
      <w:r w:rsidRPr="0017416B">
        <w:rPr>
          <w:rFonts w:cs="David"/>
          <w:noProof/>
          <w:sz w:val="19"/>
          <w:szCs w:val="19"/>
        </w:rPr>
        <w:t>, vol. 2018-May, 2018.</w:t>
      </w:r>
    </w:p>
    <w:p w14:paraId="2D250DD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[40]</w:t>
      </w:r>
      <w:r w:rsidRPr="0017416B">
        <w:rPr>
          <w:rFonts w:cs="David"/>
          <w:noProof/>
          <w:sz w:val="19"/>
          <w:szCs w:val="19"/>
        </w:rPr>
        <w:tab/>
        <w:t xml:space="preserve">H. Kellerer, U. Pferschy, and D. Pisinger, </w:t>
      </w:r>
      <w:r w:rsidRPr="0017416B">
        <w:rPr>
          <w:rFonts w:cs="David"/>
          <w:i/>
          <w:iCs/>
          <w:noProof/>
          <w:sz w:val="19"/>
          <w:szCs w:val="19"/>
        </w:rPr>
        <w:t>Knapsack Problems</w:t>
      </w:r>
      <w:r w:rsidRPr="0017416B">
        <w:rPr>
          <w:rFonts w:cs="David"/>
          <w:noProof/>
          <w:sz w:val="19"/>
          <w:szCs w:val="19"/>
        </w:rPr>
        <w:t>. Springer, 2004.</w:t>
      </w:r>
    </w:p>
    <w:p w14:paraId="019084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[41]</w:t>
      </w:r>
      <w:r w:rsidRPr="0017416B">
        <w:rPr>
          <w:rFonts w:cs="David"/>
          <w:noProof/>
          <w:sz w:val="19"/>
          <w:szCs w:val="19"/>
        </w:rPr>
        <w:tab/>
        <w:t xml:space="preserve">R. M. Karp, “Reducibility among combinatorial problems,” in </w:t>
      </w:r>
      <w:r w:rsidRPr="0017416B">
        <w:rPr>
          <w:rFonts w:cs="David"/>
          <w:i/>
          <w:iCs/>
          <w:noProof/>
          <w:sz w:val="19"/>
          <w:szCs w:val="19"/>
        </w:rPr>
        <w:t>Complexity of computer computations</w:t>
      </w:r>
      <w:r w:rsidRPr="0017416B">
        <w:rPr>
          <w:rFonts w:cs="David"/>
          <w:noProof/>
          <w:sz w:val="19"/>
          <w:szCs w:val="19"/>
        </w:rPr>
        <w:t>, Springer, 1972, pp. 85–103.</w:t>
      </w:r>
    </w:p>
    <w:p w14:paraId="2038712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[42]</w:t>
      </w:r>
      <w:r w:rsidRPr="0017416B">
        <w:rPr>
          <w:rFonts w:cs="David"/>
          <w:noProof/>
          <w:sz w:val="19"/>
          <w:szCs w:val="19"/>
        </w:rPr>
        <w:tab/>
        <w:t xml:space="preserve">A. E. Eiben and J. E. Smith, </w:t>
      </w:r>
      <w:r w:rsidRPr="0017416B">
        <w:rPr>
          <w:rFonts w:cs="David"/>
          <w:i/>
          <w:iCs/>
          <w:noProof/>
          <w:sz w:val="19"/>
          <w:szCs w:val="19"/>
        </w:rPr>
        <w:t>Introduction to evolutionary computing</w:t>
      </w:r>
      <w:r w:rsidRPr="0017416B">
        <w:rPr>
          <w:rFonts w:cs="David"/>
          <w:noProof/>
          <w:sz w:val="19"/>
          <w:szCs w:val="19"/>
        </w:rPr>
        <w:t>, 2nd Editio., vol. 53. Springer, 2007.</w:t>
      </w:r>
    </w:p>
    <w:p w14:paraId="3059BDA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[43]</w:t>
      </w:r>
      <w:r w:rsidRPr="0017416B">
        <w:rPr>
          <w:rFonts w:cs="David"/>
          <w:noProof/>
          <w:sz w:val="19"/>
          <w:szCs w:val="19"/>
        </w:rPr>
        <w:tab/>
        <w:t xml:space="preserve">G. O. Concepts, </w:t>
      </w:r>
      <w:r w:rsidRPr="0017416B">
        <w:rPr>
          <w:rFonts w:cs="David"/>
          <w:i/>
          <w:iCs/>
          <w:noProof/>
          <w:sz w:val="19"/>
          <w:szCs w:val="19"/>
        </w:rPr>
        <w:t>Introduction to Optimum Design, Chapter 16 -Global Optimization Concepts and Methods</w:t>
      </w:r>
      <w:r w:rsidRPr="0017416B">
        <w:rPr>
          <w:rFonts w:cs="David"/>
          <w:noProof/>
          <w:sz w:val="19"/>
          <w:szCs w:val="19"/>
        </w:rPr>
        <w:t>, Fourth Edi. Elsevier Inc., 2017.</w:t>
      </w:r>
    </w:p>
    <w:p w14:paraId="7DCDCF3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[44]</w:t>
      </w:r>
      <w:r w:rsidRPr="0017416B">
        <w:rPr>
          <w:rFonts w:cs="David"/>
          <w:noProof/>
          <w:sz w:val="19"/>
          <w:szCs w:val="19"/>
        </w:rPr>
        <w:tab/>
        <w:t xml:space="preserve">S. E. Haupt, G. S. Young, and C. T. Allen, “A genetic algorithm method to assimilate sensor data for a toxic contaminant release,” </w:t>
      </w:r>
      <w:r w:rsidRPr="0017416B">
        <w:rPr>
          <w:rFonts w:cs="David"/>
          <w:i/>
          <w:iCs/>
          <w:noProof/>
          <w:sz w:val="19"/>
          <w:szCs w:val="19"/>
        </w:rPr>
        <w:t>J. Comput.</w:t>
      </w:r>
      <w:r w:rsidRPr="0017416B">
        <w:rPr>
          <w:rFonts w:cs="David"/>
          <w:noProof/>
          <w:sz w:val="19"/>
          <w:szCs w:val="19"/>
        </w:rPr>
        <w:t>, vol. 2, no. 6, pp. 85–93, 2007.</w:t>
      </w:r>
    </w:p>
    <w:p w14:paraId="5B93C98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[45]</w:t>
      </w:r>
      <w:r w:rsidRPr="0017416B">
        <w:rPr>
          <w:rFonts w:cs="David"/>
          <w:noProof/>
          <w:sz w:val="19"/>
          <w:szCs w:val="19"/>
        </w:rPr>
        <w:tab/>
        <w:t xml:space="preserve">J. H. Holland, </w:t>
      </w:r>
      <w:r w:rsidRPr="0017416B">
        <w:rPr>
          <w:rFonts w:cs="David"/>
          <w:i/>
          <w:iCs/>
          <w:noProof/>
          <w:sz w:val="19"/>
          <w:szCs w:val="19"/>
        </w:rPr>
        <w:t>Adaptation in natural and artificial systems: an introductory analysis with applications to biology, control, and artificial intelligence</w:t>
      </w:r>
      <w:r w:rsidRPr="0017416B">
        <w:rPr>
          <w:rFonts w:cs="David"/>
          <w:noProof/>
          <w:sz w:val="19"/>
          <w:szCs w:val="19"/>
        </w:rPr>
        <w:t>. MIT press, 1992.</w:t>
      </w:r>
    </w:p>
    <w:p w14:paraId="4FA8615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[46]</w:t>
      </w:r>
      <w:r w:rsidRPr="0017416B">
        <w:rPr>
          <w:rFonts w:cs="David"/>
          <w:noProof/>
          <w:sz w:val="19"/>
          <w:szCs w:val="19"/>
        </w:rPr>
        <w:tab/>
        <w:t xml:space="preserve">R. Ramadan, H. El-Rewini, and K. Abdelghany, “Optimal and approximate approaches for deployment of heterogeneous sensing devices,” </w:t>
      </w:r>
      <w:r w:rsidRPr="0017416B">
        <w:rPr>
          <w:rFonts w:cs="David"/>
          <w:i/>
          <w:iCs/>
          <w:noProof/>
          <w:sz w:val="19"/>
          <w:szCs w:val="19"/>
        </w:rPr>
        <w:t>Eurasip J. Wirel. Commun. Netw.</w:t>
      </w:r>
      <w:r w:rsidRPr="0017416B">
        <w:rPr>
          <w:rFonts w:cs="David"/>
          <w:noProof/>
          <w:sz w:val="19"/>
          <w:szCs w:val="19"/>
        </w:rPr>
        <w:t>, vol. 2007, 2007.</w:t>
      </w:r>
    </w:p>
    <w:p w14:paraId="09AA4F9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[47]</w:t>
      </w:r>
      <w:r w:rsidRPr="0017416B">
        <w:rPr>
          <w:rFonts w:cs="David"/>
          <w:noProof/>
          <w:sz w:val="19"/>
          <w:szCs w:val="19"/>
        </w:rPr>
        <w:tab/>
        <w:t xml:space="preserve">A. Preis and A. Ostfeld, “Genetic algorithm for contaminant source characterization using imperfect sensors,” </w:t>
      </w:r>
      <w:r w:rsidRPr="0017416B">
        <w:rPr>
          <w:rFonts w:cs="David"/>
          <w:i/>
          <w:iCs/>
          <w:noProof/>
          <w:sz w:val="19"/>
          <w:szCs w:val="19"/>
        </w:rPr>
        <w:t>Civ. Eng. Environ. Syst.</w:t>
      </w:r>
      <w:r w:rsidRPr="0017416B">
        <w:rPr>
          <w:rFonts w:cs="David"/>
          <w:noProof/>
          <w:sz w:val="19"/>
          <w:szCs w:val="19"/>
        </w:rPr>
        <w:t>, vol. 25, no. 1, pp. 29–39, 2008.</w:t>
      </w:r>
    </w:p>
    <w:p w14:paraId="65BD4F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[48]</w:t>
      </w:r>
      <w:r w:rsidRPr="0017416B">
        <w:rPr>
          <w:rFonts w:cs="David"/>
          <w:noProof/>
          <w:sz w:val="19"/>
          <w:szCs w:val="19"/>
        </w:rPr>
        <w:tab/>
        <w:t xml:space="preserve">Z. E. Nicklow John, Reed Patrick, Savic Dragan, Dessalegne Tibebe, Harrell Laura, Chan-Hilton Amy, Karamouz Mohammad, Minsker Barbara, Ostfeld Avi, Singh Abhishek, “State of the Art for Genetic Algorithms and Beyond in Water Resources Planning and Management,” </w:t>
      </w:r>
      <w:r w:rsidRPr="0017416B">
        <w:rPr>
          <w:rFonts w:cs="David"/>
          <w:i/>
          <w:iCs/>
          <w:noProof/>
          <w:sz w:val="19"/>
          <w:szCs w:val="19"/>
        </w:rPr>
        <w:t>J. Water Resour. Plan. Manag.</w:t>
      </w:r>
      <w:r w:rsidRPr="0017416B">
        <w:rPr>
          <w:rFonts w:cs="David"/>
          <w:noProof/>
          <w:sz w:val="19"/>
          <w:szCs w:val="19"/>
        </w:rPr>
        <w:t>, vol. 136, no. 4, pp. 412–432, 2010.</w:t>
      </w:r>
    </w:p>
    <w:p w14:paraId="2AA0631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[49]</w:t>
      </w:r>
      <w:r w:rsidRPr="0017416B">
        <w:rPr>
          <w:rFonts w:cs="David"/>
          <w:noProof/>
          <w:sz w:val="19"/>
          <w:szCs w:val="19"/>
        </w:rPr>
        <w:tab/>
        <w:t xml:space="preserve">S. E. Haupt, G. S. Young, and C. T. Allen, “Validation of a receptor-dispersion model coupled with a genetic algorithm using synthetic data,” </w:t>
      </w:r>
      <w:r w:rsidRPr="0017416B">
        <w:rPr>
          <w:rFonts w:cs="David"/>
          <w:i/>
          <w:iCs/>
          <w:noProof/>
          <w:sz w:val="19"/>
          <w:szCs w:val="19"/>
        </w:rPr>
        <w:t>J. Appl. Meteorol. Climatol.</w:t>
      </w:r>
      <w:r w:rsidRPr="0017416B">
        <w:rPr>
          <w:rFonts w:cs="David"/>
          <w:noProof/>
          <w:sz w:val="19"/>
          <w:szCs w:val="19"/>
        </w:rPr>
        <w:t>, vol. 45, no. 3, pp. 476–490, 2006.</w:t>
      </w:r>
    </w:p>
    <w:p w14:paraId="6606C8B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[50]</w:t>
      </w:r>
      <w:r w:rsidRPr="0017416B">
        <w:rPr>
          <w:rFonts w:cs="David"/>
          <w:noProof/>
          <w:sz w:val="19"/>
          <w:szCs w:val="19"/>
        </w:rPr>
        <w:tab/>
        <w:t xml:space="preserve">S. E. Haupt, “A demonstration of coupled receptor/dispersion modeling with a genetic algorithm,” </w:t>
      </w:r>
      <w:r w:rsidRPr="0017416B">
        <w:rPr>
          <w:rFonts w:cs="David"/>
          <w:i/>
          <w:iCs/>
          <w:noProof/>
          <w:sz w:val="19"/>
          <w:szCs w:val="19"/>
        </w:rPr>
        <w:t>Atmos. Environ.</w:t>
      </w:r>
      <w:r w:rsidRPr="0017416B">
        <w:rPr>
          <w:rFonts w:cs="David"/>
          <w:noProof/>
          <w:sz w:val="19"/>
          <w:szCs w:val="19"/>
        </w:rPr>
        <w:t>, vol. 39, no. 37, pp. 7181–7189, 2005.</w:t>
      </w:r>
    </w:p>
    <w:p w14:paraId="2D4F006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[51]</w:t>
      </w:r>
      <w:r w:rsidRPr="0017416B">
        <w:rPr>
          <w:rFonts w:cs="David"/>
          <w:noProof/>
          <w:sz w:val="19"/>
          <w:szCs w:val="19"/>
        </w:rPr>
        <w:tab/>
        <w:t xml:space="preserve">C. T. Allen, G. S. Young, and S. E. Haupt, “Improving pollutant source characterization by better estimating wind direction with a genetic algorithm,” </w:t>
      </w:r>
      <w:r w:rsidRPr="0017416B">
        <w:rPr>
          <w:rFonts w:cs="David"/>
          <w:i/>
          <w:iCs/>
          <w:noProof/>
          <w:sz w:val="19"/>
          <w:szCs w:val="19"/>
        </w:rPr>
        <w:t>Atmos. Environ.</w:t>
      </w:r>
      <w:r w:rsidRPr="0017416B">
        <w:rPr>
          <w:rFonts w:cs="David"/>
          <w:noProof/>
          <w:sz w:val="19"/>
          <w:szCs w:val="19"/>
        </w:rPr>
        <w:t>, vol. 41, no. 11, pp. 2283–2289, 2007.</w:t>
      </w:r>
    </w:p>
    <w:p w14:paraId="4ACE524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[52]</w:t>
      </w:r>
      <w:r w:rsidRPr="0017416B">
        <w:rPr>
          <w:rFonts w:cs="David"/>
          <w:noProof/>
          <w:sz w:val="19"/>
          <w:szCs w:val="19"/>
        </w:rPr>
        <w:tab/>
        <w:t xml:space="preserve">P. E. Bieringer </w:t>
      </w:r>
      <w:r w:rsidRPr="0017416B">
        <w:rPr>
          <w:rFonts w:cs="David"/>
          <w:i/>
          <w:iCs/>
          <w:noProof/>
          <w:sz w:val="19"/>
          <w:szCs w:val="19"/>
        </w:rPr>
        <w:t>et al.</w:t>
      </w:r>
      <w:r w:rsidRPr="0017416B">
        <w:rPr>
          <w:rFonts w:cs="David"/>
          <w:noProof/>
          <w:sz w:val="19"/>
          <w:szCs w:val="19"/>
        </w:rPr>
        <w:t xml:space="preserve">, “Automated source term and wind parameter estimation for atmospheric transport and dispersion applications,” </w:t>
      </w:r>
      <w:r w:rsidRPr="0017416B">
        <w:rPr>
          <w:rFonts w:cs="David"/>
          <w:i/>
          <w:iCs/>
          <w:noProof/>
          <w:sz w:val="19"/>
          <w:szCs w:val="19"/>
        </w:rPr>
        <w:t>Atmos. Environ.</w:t>
      </w:r>
      <w:r w:rsidRPr="0017416B">
        <w:rPr>
          <w:rFonts w:cs="David"/>
          <w:noProof/>
          <w:sz w:val="19"/>
          <w:szCs w:val="19"/>
        </w:rPr>
        <w:t>, vol. 122, pp. 206–219, 2015.</w:t>
      </w:r>
    </w:p>
    <w:p w14:paraId="6837E4E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[53]</w:t>
      </w:r>
      <w:r w:rsidRPr="0017416B">
        <w:rPr>
          <w:rFonts w:cs="David"/>
          <w:noProof/>
          <w:sz w:val="19"/>
          <w:szCs w:val="19"/>
        </w:rPr>
        <w:tab/>
        <w:t xml:space="preserve">K. J. Long, S. E. Haupt, and G. S. Young, “Assessing sensitivity of source term estimation,” </w:t>
      </w:r>
      <w:r w:rsidRPr="0017416B">
        <w:rPr>
          <w:rFonts w:cs="David"/>
          <w:i/>
          <w:iCs/>
          <w:noProof/>
          <w:sz w:val="19"/>
          <w:szCs w:val="19"/>
        </w:rPr>
        <w:t>Atmos. Environ.</w:t>
      </w:r>
      <w:r w:rsidRPr="0017416B">
        <w:rPr>
          <w:rFonts w:cs="David"/>
          <w:noProof/>
          <w:sz w:val="19"/>
          <w:szCs w:val="19"/>
        </w:rPr>
        <w:t>, vol. 44, no. 12, pp. 1558–1567, 2010.</w:t>
      </w:r>
    </w:p>
    <w:p w14:paraId="4355741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[54]</w:t>
      </w:r>
      <w:r w:rsidRPr="0017416B">
        <w:rPr>
          <w:rFonts w:cs="David"/>
          <w:noProof/>
          <w:sz w:val="19"/>
          <w:szCs w:val="19"/>
        </w:rPr>
        <w:tab/>
        <w:t xml:space="preserve">A. Kumar, S. Dixit, C. Varadarajan, A. Vijayan, and A. Masuraha, “Evaluation of the AERMOD dispersion model as a function of atmospheric stability for an urban area,” </w:t>
      </w:r>
      <w:r w:rsidRPr="0017416B">
        <w:rPr>
          <w:rFonts w:cs="David"/>
          <w:i/>
          <w:iCs/>
          <w:noProof/>
          <w:sz w:val="19"/>
          <w:szCs w:val="19"/>
        </w:rPr>
        <w:t>Environ. Prog.</w:t>
      </w:r>
      <w:r w:rsidRPr="0017416B">
        <w:rPr>
          <w:rFonts w:cs="David"/>
          <w:noProof/>
          <w:sz w:val="19"/>
          <w:szCs w:val="19"/>
        </w:rPr>
        <w:t>, vol. 25, no. 2, pp. 141–151, 2006.</w:t>
      </w:r>
    </w:p>
    <w:p w14:paraId="40529D9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[55]</w:t>
      </w:r>
      <w:r w:rsidRPr="0017416B">
        <w:rPr>
          <w:rFonts w:cs="David"/>
          <w:noProof/>
          <w:sz w:val="19"/>
          <w:szCs w:val="19"/>
        </w:rPr>
        <w:tab/>
        <w:t xml:space="preserve">A. S. Rood, “Performance evaluation of AERMOD, CALPUFF, and legacy air dispersion models using the Winter Validation Tracer Study dataset,” </w:t>
      </w:r>
      <w:r w:rsidRPr="0017416B">
        <w:rPr>
          <w:rFonts w:cs="David"/>
          <w:i/>
          <w:iCs/>
          <w:noProof/>
          <w:sz w:val="19"/>
          <w:szCs w:val="19"/>
        </w:rPr>
        <w:t>Atmos. Environ.</w:t>
      </w:r>
      <w:r w:rsidRPr="0017416B">
        <w:rPr>
          <w:rFonts w:cs="David"/>
          <w:noProof/>
          <w:sz w:val="19"/>
          <w:szCs w:val="19"/>
        </w:rPr>
        <w:t>, vol. 89, pp. 707–720, 2014.</w:t>
      </w:r>
    </w:p>
    <w:p w14:paraId="3C73CB5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[56]</w:t>
      </w:r>
      <w:r w:rsidRPr="0017416B">
        <w:rPr>
          <w:rFonts w:cs="David"/>
          <w:noProof/>
          <w:sz w:val="19"/>
          <w:szCs w:val="19"/>
        </w:rPr>
        <w:tab/>
        <w:t xml:space="preserve">A. Berchet </w:t>
      </w:r>
      <w:r w:rsidRPr="0017416B">
        <w:rPr>
          <w:rFonts w:cs="David"/>
          <w:i/>
          <w:iCs/>
          <w:noProof/>
          <w:sz w:val="19"/>
          <w:szCs w:val="19"/>
        </w:rPr>
        <w:t>et al.</w:t>
      </w:r>
      <w:r w:rsidRPr="0017416B">
        <w:rPr>
          <w:rFonts w:cs="David"/>
          <w:noProof/>
          <w:sz w:val="19"/>
          <w:szCs w:val="19"/>
        </w:rPr>
        <w:t xml:space="preserve">, “A cost-effective method for simulating city-wide air flow and pollutant dispersion at building resolving scale,” </w:t>
      </w:r>
      <w:r w:rsidRPr="0017416B">
        <w:rPr>
          <w:rFonts w:cs="David"/>
          <w:i/>
          <w:iCs/>
          <w:noProof/>
          <w:sz w:val="19"/>
          <w:szCs w:val="19"/>
        </w:rPr>
        <w:t>Atmos. Environ.</w:t>
      </w:r>
      <w:r w:rsidRPr="0017416B">
        <w:rPr>
          <w:rFonts w:cs="David"/>
          <w:noProof/>
          <w:sz w:val="19"/>
          <w:szCs w:val="19"/>
        </w:rPr>
        <w:t>, vol. 158, pp. 181–196, 2017.</w:t>
      </w:r>
    </w:p>
    <w:p w14:paraId="414DD37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[57]</w:t>
      </w:r>
      <w:r w:rsidRPr="0017416B">
        <w:rPr>
          <w:rFonts w:cs="David"/>
          <w:noProof/>
          <w:sz w:val="19"/>
          <w:szCs w:val="19"/>
        </w:rPr>
        <w:tab/>
        <w:t>A. Berchet, K. Zink, D. Oettl, J. Brunner, L. Emmenegger, and D. Brunner, “simulations over the city of Zürich , Switzerland,” vol. 2, no. 2, pp. 3441–3459, 2017.</w:t>
      </w:r>
    </w:p>
    <w:p w14:paraId="61B6D29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[58]</w:t>
      </w:r>
      <w:r w:rsidRPr="0017416B">
        <w:rPr>
          <w:rFonts w:cs="David"/>
          <w:noProof/>
          <w:sz w:val="19"/>
          <w:szCs w:val="19"/>
        </w:rPr>
        <w:tab/>
        <w:t xml:space="preserve">F. Pasquill, “The estimation of the dispersion of windborne material,” </w:t>
      </w:r>
      <w:r w:rsidRPr="0017416B">
        <w:rPr>
          <w:rFonts w:cs="David"/>
          <w:i/>
          <w:iCs/>
          <w:noProof/>
          <w:sz w:val="19"/>
          <w:szCs w:val="19"/>
        </w:rPr>
        <w:t>Met. Mag.</w:t>
      </w:r>
      <w:r w:rsidRPr="0017416B">
        <w:rPr>
          <w:rFonts w:cs="David"/>
          <w:noProof/>
          <w:sz w:val="19"/>
          <w:szCs w:val="19"/>
        </w:rPr>
        <w:t>, vol. 90, no. 1161, pp. 33–49, 1961.</w:t>
      </w:r>
    </w:p>
    <w:p w14:paraId="3DBA2B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[59]</w:t>
      </w:r>
      <w:r w:rsidRPr="0017416B">
        <w:rPr>
          <w:rFonts w:cs="David"/>
          <w:noProof/>
          <w:sz w:val="19"/>
          <w:szCs w:val="19"/>
        </w:rPr>
        <w:tab/>
        <w:t xml:space="preserve">D. O. Martin, “Comment On ‘The Change of Concentration Standard Deviations with Distance,’” </w:t>
      </w:r>
      <w:r w:rsidRPr="0017416B">
        <w:rPr>
          <w:rFonts w:cs="David"/>
          <w:i/>
          <w:iCs/>
          <w:noProof/>
          <w:sz w:val="19"/>
          <w:szCs w:val="19"/>
        </w:rPr>
        <w:t>J. Air Pollut. Control Assoc.</w:t>
      </w:r>
      <w:r w:rsidRPr="0017416B">
        <w:rPr>
          <w:rFonts w:cs="David"/>
          <w:noProof/>
          <w:sz w:val="19"/>
          <w:szCs w:val="19"/>
        </w:rPr>
        <w:t>, vol. 26, no. 2, pp. 145–147, Feb. 1976.</w:t>
      </w:r>
    </w:p>
    <w:p w14:paraId="2A1AE14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[60]</w:t>
      </w:r>
      <w:r w:rsidRPr="0017416B">
        <w:rPr>
          <w:rFonts w:cs="David"/>
          <w:noProof/>
          <w:sz w:val="19"/>
          <w:szCs w:val="19"/>
        </w:rPr>
        <w:tab/>
        <w:t>D. B. Turner, “Workbook of Atmospheric Dispersion Estimates; 2nd ed;” 1994.</w:t>
      </w:r>
    </w:p>
    <w:p w14:paraId="6441AAF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[61]</w:t>
      </w:r>
      <w:r w:rsidRPr="0017416B">
        <w:rPr>
          <w:rFonts w:cs="David"/>
          <w:noProof/>
          <w:sz w:val="19"/>
          <w:szCs w:val="19"/>
        </w:rPr>
        <w:tab/>
        <w:t xml:space="preserve">C. D. Ahrens and R. Henson, </w:t>
      </w:r>
      <w:r w:rsidRPr="0017416B">
        <w:rPr>
          <w:rFonts w:cs="David"/>
          <w:i/>
          <w:iCs/>
          <w:noProof/>
          <w:sz w:val="19"/>
          <w:szCs w:val="19"/>
        </w:rPr>
        <w:t>Meteorology Today: An Introduction to Weather, Climate, and the Environment</w:t>
      </w:r>
      <w:r w:rsidRPr="0017416B">
        <w:rPr>
          <w:rFonts w:cs="David"/>
          <w:noProof/>
          <w:sz w:val="19"/>
          <w:szCs w:val="19"/>
        </w:rPr>
        <w:t>, 12th ed. Cengage Learning, Inc, 2017.</w:t>
      </w:r>
    </w:p>
    <w:p w14:paraId="464808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[62]</w:t>
      </w:r>
      <w:r w:rsidRPr="0017416B">
        <w:rPr>
          <w:rFonts w:cs="David"/>
          <w:noProof/>
          <w:sz w:val="19"/>
          <w:szCs w:val="19"/>
        </w:rPr>
        <w:tab/>
        <w:t xml:space="preserve">D. B. Turner, “A diffusion model for an urban area,” </w:t>
      </w:r>
      <w:r w:rsidRPr="0017416B">
        <w:rPr>
          <w:rFonts w:cs="David"/>
          <w:i/>
          <w:iCs/>
          <w:noProof/>
          <w:sz w:val="19"/>
          <w:szCs w:val="19"/>
        </w:rPr>
        <w:t>J. Appl. Meteorol.</w:t>
      </w:r>
      <w:r w:rsidRPr="0017416B">
        <w:rPr>
          <w:rFonts w:cs="David"/>
          <w:noProof/>
          <w:sz w:val="19"/>
          <w:szCs w:val="19"/>
        </w:rPr>
        <w:t>, vol. 3, no. 1, pp. 83–91, 1964.</w:t>
      </w:r>
    </w:p>
    <w:p w14:paraId="54813A2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[63]</w:t>
      </w:r>
      <w:r w:rsidRPr="0017416B">
        <w:rPr>
          <w:rFonts w:cs="David"/>
          <w:noProof/>
          <w:sz w:val="19"/>
          <w:szCs w:val="19"/>
        </w:rPr>
        <w:tab/>
        <w:t xml:space="preserve">USEPA- United States Environmental Protection Agency, “Meteorological Monitoring Guidance for Regulatory Modeling Applications,” </w:t>
      </w:r>
      <w:r w:rsidRPr="0017416B">
        <w:rPr>
          <w:rFonts w:cs="David"/>
          <w:i/>
          <w:iCs/>
          <w:noProof/>
          <w:sz w:val="19"/>
          <w:szCs w:val="19"/>
        </w:rPr>
        <w:t>Epa-454/R-99-005</w:t>
      </w:r>
      <w:r w:rsidRPr="0017416B">
        <w:rPr>
          <w:rFonts w:cs="David"/>
          <w:noProof/>
          <w:sz w:val="19"/>
          <w:szCs w:val="19"/>
        </w:rPr>
        <w:t>, p. 171, 2000.</w:t>
      </w:r>
    </w:p>
    <w:p w14:paraId="7CA190B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[64]</w:t>
      </w:r>
      <w:r w:rsidRPr="0017416B">
        <w:rPr>
          <w:rFonts w:cs="David"/>
          <w:noProof/>
          <w:sz w:val="19"/>
          <w:szCs w:val="19"/>
        </w:rPr>
        <w:tab/>
        <w:t>D. Hadka, “Beginner ’ s Guide to the MOEA Framework,” p. 214, 2017.</w:t>
      </w:r>
    </w:p>
    <w:p w14:paraId="5D39711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[65]</w:t>
      </w:r>
      <w:r w:rsidRPr="0017416B">
        <w:rPr>
          <w:rFonts w:cs="David"/>
          <w:noProof/>
          <w:sz w:val="19"/>
          <w:szCs w:val="19"/>
        </w:rPr>
        <w:tab/>
        <w:t>D. Hadka, “Borg</w:t>
      </w:r>
      <w:r w:rsidRPr="0017416B">
        <w:rPr>
          <w:rFonts w:ascii="Arial" w:hAnsi="Arial" w:cs="Arial"/>
          <w:noProof/>
          <w:sz w:val="19"/>
          <w:szCs w:val="19"/>
        </w:rPr>
        <w:t> </w:t>
      </w:r>
      <w:r w:rsidRPr="0017416B">
        <w:rPr>
          <w:rFonts w:cs="David"/>
          <w:noProof/>
          <w:sz w:val="19"/>
          <w:szCs w:val="19"/>
        </w:rPr>
        <w:t>: An Auto-Adaptive Many-Objective Evolutionary Computing Framework,” vol. 21, no. 2, pp. 231–259, 2013.</w:t>
      </w:r>
    </w:p>
    <w:p w14:paraId="7FB3F9E2" w14:textId="58B85A5B" w:rsid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[66]</w:t>
      </w:r>
      <w:r w:rsidRPr="0017416B">
        <w:rPr>
          <w:rFonts w:cs="David"/>
          <w:noProof/>
          <w:sz w:val="19"/>
          <w:szCs w:val="19"/>
        </w:rPr>
        <w:tab/>
        <w:t xml:space="preserve">E. K. Burke </w:t>
      </w:r>
      <w:r w:rsidRPr="0017416B">
        <w:rPr>
          <w:rFonts w:cs="David"/>
          <w:i/>
          <w:iCs/>
          <w:noProof/>
          <w:sz w:val="19"/>
          <w:szCs w:val="19"/>
        </w:rPr>
        <w:t>et al.</w:t>
      </w:r>
      <w:r w:rsidRPr="0017416B">
        <w:rPr>
          <w:rFonts w:cs="David"/>
          <w:noProof/>
          <w:sz w:val="19"/>
          <w:szCs w:val="19"/>
        </w:rPr>
        <w:t xml:space="preserve">, “Hyper-heuristics: A survey of the state of the art,” </w:t>
      </w:r>
      <w:r w:rsidRPr="0017416B">
        <w:rPr>
          <w:rFonts w:cs="David"/>
          <w:i/>
          <w:iCs/>
          <w:noProof/>
          <w:sz w:val="19"/>
          <w:szCs w:val="19"/>
        </w:rPr>
        <w:t>J. Oper. Res. Soc.</w:t>
      </w:r>
      <w:r w:rsidRPr="0017416B">
        <w:rPr>
          <w:rFonts w:cs="David"/>
          <w:noProof/>
          <w:sz w:val="19"/>
          <w:szCs w:val="19"/>
        </w:rPr>
        <w:t>, vol. 64, no. 12, pp. 1695–1724, 2013.</w:t>
      </w:r>
    </w:p>
    <w:p w14:paraId="336F476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p>
    <w:p w14:paraId="53E88A2E" w14:textId="3907BD2A" w:rsidR="0017416B" w:rsidRDefault="008901CA" w:rsidP="001C20A3">
      <w:pPr>
        <w:widowControl w:val="0"/>
        <w:autoSpaceDE w:val="0"/>
        <w:autoSpaceDN w:val="0"/>
        <w:adjustRightInd w:val="0"/>
        <w:spacing w:line="240" w:lineRule="auto"/>
        <w:rPr>
          <w:sz w:val="19"/>
          <w:szCs w:val="19"/>
        </w:rPr>
      </w:pPr>
      <w:r w:rsidRPr="0017416B">
        <w:rPr>
          <w:rFonts w:hint="cs"/>
          <w:sz w:val="19"/>
          <w:szCs w:val="19"/>
        </w:rPr>
        <w:fldChar w:fldCharType="end"/>
      </w:r>
      <w:bookmarkStart w:id="206" w:name="_Toc15392609"/>
      <w:bookmarkStart w:id="207" w:name="Appendices"/>
    </w:p>
    <w:p w14:paraId="783016CC" w14:textId="0364FA72" w:rsidR="0069712C" w:rsidRDefault="002C4083" w:rsidP="0017416B">
      <w:pPr>
        <w:pStyle w:val="Heading1"/>
      </w:pPr>
      <w:r>
        <w:lastRenderedPageBreak/>
        <w:t>Appendi</w:t>
      </w:r>
      <w:r w:rsidR="008A424D">
        <w:t>ces</w:t>
      </w:r>
      <w:bookmarkEnd w:id="206"/>
    </w:p>
    <w:p w14:paraId="2FF3E0AC" w14:textId="5EDA5BE5" w:rsidR="00AF2A29" w:rsidRDefault="005B0747" w:rsidP="00E87BA7">
      <w:pPr>
        <w:pStyle w:val="Heading2"/>
      </w:pPr>
      <w:bookmarkStart w:id="208" w:name="_Toc15392610"/>
      <w:bookmarkStart w:id="209" w:name="Appendix_A"/>
      <w:bookmarkEnd w:id="207"/>
      <w:r>
        <w:t>Appendix A</w:t>
      </w:r>
      <w:bookmarkEnd w:id="208"/>
    </w:p>
    <w:bookmarkEnd w:id="209"/>
    <w:p w14:paraId="7A045141" w14:textId="12AE2E7D" w:rsidR="00AF2A29" w:rsidRDefault="00AF2A29" w:rsidP="00E87BA7"/>
    <w:p w14:paraId="0D38D886" w14:textId="4839B270"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210"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210"/>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 MERGEFORMAT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4"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76EBF51C" w:rsidR="00420167" w:rsidRDefault="00420167" w:rsidP="00E87BA7"/>
    <w:p w14:paraId="55271F71" w14:textId="77777777" w:rsidR="002F20DD" w:rsidRDefault="002F20DD"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211" w:name="_Toc15392611"/>
      <w:bookmarkStart w:id="212" w:name="Appendix_B"/>
      <w:r>
        <w:lastRenderedPageBreak/>
        <w:t>Appendix</w:t>
      </w:r>
      <w:r w:rsidR="00BD6BC6">
        <w:t xml:space="preserve"> </w:t>
      </w:r>
      <w:r w:rsidR="00F55165">
        <w:t>B</w:t>
      </w:r>
      <w:bookmarkEnd w:id="211"/>
      <w:r w:rsidR="00BD6BC6">
        <w:t xml:space="preserve"> </w:t>
      </w:r>
    </w:p>
    <w:bookmarkEnd w:id="212"/>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27BB1F09"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213"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213"/>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 MERGEFORMAT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5">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64C32FCC" w:rsidR="0069712C" w:rsidRPr="00A10451" w:rsidRDefault="005751D5" w:rsidP="00E87BA7">
      <w:pPr>
        <w:pStyle w:val="Heading2"/>
      </w:pPr>
      <w:bookmarkStart w:id="214" w:name="_Toc15392612"/>
      <w:r>
        <w:rPr>
          <w:noProof/>
        </w:rPr>
        <w:lastRenderedPageBreak/>
        <mc:AlternateContent>
          <mc:Choice Requires="wps">
            <w:drawing>
              <wp:anchor distT="0" distB="0" distL="114300" distR="114300" simplePos="0" relativeHeight="251703296" behindDoc="0" locked="0" layoutInCell="1" allowOverlap="1" wp14:anchorId="5333C6B6" wp14:editId="5FCFD385">
                <wp:simplePos x="0" y="0"/>
                <wp:positionH relativeFrom="column">
                  <wp:posOffset>1670050</wp:posOffset>
                </wp:positionH>
                <wp:positionV relativeFrom="paragraph">
                  <wp:posOffset>4398645</wp:posOffset>
                </wp:positionV>
                <wp:extent cx="8225790" cy="687070"/>
                <wp:effectExtent l="0" t="2540" r="1270" b="127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687070"/>
                        </a:xfrm>
                        <a:prstGeom prst="rect">
                          <a:avLst/>
                        </a:prstGeom>
                        <a:solidFill>
                          <a:prstClr val="white"/>
                        </a:solidFill>
                        <a:ln>
                          <a:noFill/>
                        </a:ln>
                      </wps:spPr>
                      <wps:txbx>
                        <w:txbxContent>
                          <w:p w14:paraId="1CC70E6C" w14:textId="641C3D0B" w:rsidR="00AB4B20" w:rsidRPr="00875583" w:rsidRDefault="00AB4B20" w:rsidP="00A821BE">
                            <w:pPr>
                              <w:pStyle w:val="Caption"/>
                              <w:spacing w:line="276" w:lineRule="auto"/>
                              <w:rPr>
                                <w:rFonts w:ascii="David" w:hAnsi="David" w:cs="David"/>
                                <w:i w:val="0"/>
                                <w:iCs w:val="0"/>
                                <w:color w:val="000000" w:themeColor="text1"/>
                                <w:sz w:val="20"/>
                                <w:szCs w:val="20"/>
                              </w:rPr>
                            </w:pPr>
                            <w:bookmarkStart w:id="215"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15"/>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1" type="#_x0000_t202" style="position:absolute;left:0;text-align:left;margin-left:131.5pt;margin-top:346.35pt;width:647.7pt;height:54.1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" stroked="f">
                <v:textbox inset="0,0,0,0">
                  <w:txbxContent>
                    <w:p w14:paraId="1CC70E6C" w14:textId="641C3D0B" w:rsidR="00AB4B20" w:rsidRPr="00875583" w:rsidRDefault="00AB4B20" w:rsidP="00A821BE">
                      <w:pPr>
                        <w:pStyle w:val="Caption"/>
                        <w:spacing w:line="276" w:lineRule="auto"/>
                        <w:rPr>
                          <w:rFonts w:ascii="David" w:hAnsi="David" w:cs="David"/>
                          <w:i w:val="0"/>
                          <w:iCs w:val="0"/>
                          <w:color w:val="000000" w:themeColor="text1"/>
                          <w:sz w:val="20"/>
                          <w:szCs w:val="20"/>
                        </w:rPr>
                      </w:pPr>
                      <w:bookmarkStart w:id="216"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16"/>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1729EEA3">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26"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AB4B20" w:rsidRPr="002E70FE" w:rsidRDefault="00AB4B20"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AB4B20" w:rsidRPr="002E70FE" w:rsidRDefault="00AB4B20"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AB4B20" w:rsidRPr="002E70FE" w:rsidRDefault="00AB4B20"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AB4B20" w:rsidRPr="002E70FE" w:rsidRDefault="00AB4B20"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AB4B20" w:rsidRPr="002E70FE" w:rsidRDefault="00AB4B20"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AB4B20" w:rsidRPr="002E70FE" w:rsidRDefault="00AB4B20"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2"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">
                <v:shape id="Picture 6" o:spid="_x0000_s1053"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28" o:title="" croptop="2543f" cropbottom="3743f" cropleft="5778f" cropright="5550f"/>
                </v:shape>
                <v:shape id="Text Box 33" o:spid="_x0000_s1054"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AB4B20" w:rsidRPr="002E70FE" w:rsidRDefault="00AB4B20" w:rsidP="00A821BE">
                        <w:pPr>
                          <w:rPr>
                            <w:rFonts w:cs="David"/>
                            <w:color w:val="000000" w:themeColor="text1"/>
                          </w:rPr>
                        </w:pPr>
                        <w:r w:rsidRPr="002E70FE">
                          <w:rPr>
                            <w:rFonts w:cs="David"/>
                            <w:color w:val="000000" w:themeColor="text1"/>
                          </w:rPr>
                          <w:t>a</w:t>
                        </w:r>
                      </w:p>
                    </w:txbxContent>
                  </v:textbox>
                </v:shape>
                <v:shape id="Text Box 34" o:spid="_x0000_s1055"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AB4B20" w:rsidRPr="002E70FE" w:rsidRDefault="00AB4B20" w:rsidP="00E033CF">
                        <w:pPr>
                          <w:rPr>
                            <w:rFonts w:cs="David"/>
                            <w:color w:val="000000" w:themeColor="text1"/>
                          </w:rPr>
                        </w:pPr>
                        <w:r>
                          <w:rPr>
                            <w:rFonts w:cs="David"/>
                            <w:color w:val="000000" w:themeColor="text1"/>
                          </w:rPr>
                          <w:t>b</w:t>
                        </w:r>
                      </w:p>
                    </w:txbxContent>
                  </v:textbox>
                </v:shape>
                <v:shape id="Text Box 35" o:spid="_x0000_s1056"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AB4B20" w:rsidRPr="002E70FE" w:rsidRDefault="00AB4B20" w:rsidP="00E033CF">
                        <w:pPr>
                          <w:rPr>
                            <w:rFonts w:cs="David"/>
                            <w:color w:val="000000" w:themeColor="text1"/>
                          </w:rPr>
                        </w:pPr>
                        <w:r>
                          <w:rPr>
                            <w:rFonts w:cs="David"/>
                            <w:color w:val="000000" w:themeColor="text1"/>
                          </w:rPr>
                          <w:t>c</w:t>
                        </w:r>
                      </w:p>
                    </w:txbxContent>
                  </v:textbox>
                </v:shape>
                <v:shape id="Text Box 36" o:spid="_x0000_s1057"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AB4B20" w:rsidRPr="002E70FE" w:rsidRDefault="00AB4B20" w:rsidP="00E033CF">
                        <w:pPr>
                          <w:rPr>
                            <w:rFonts w:cs="David"/>
                            <w:color w:val="000000" w:themeColor="text1"/>
                          </w:rPr>
                        </w:pPr>
                        <w:r>
                          <w:rPr>
                            <w:rFonts w:cs="David"/>
                            <w:color w:val="000000" w:themeColor="text1"/>
                          </w:rPr>
                          <w:t>e</w:t>
                        </w:r>
                      </w:p>
                    </w:txbxContent>
                  </v:textbox>
                </v:shape>
                <v:shape id="Text Box 37" o:spid="_x0000_s1058"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AB4B20" w:rsidRPr="002E70FE" w:rsidRDefault="00AB4B20"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v:textbox>
                </v:shape>
                <v:shape id="Text Box 39" o:spid="_x0000_s1059"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AB4B20" w:rsidRPr="002E70FE" w:rsidRDefault="00AB4B20"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217" w:name="Appendix_C"/>
      <w:r w:rsidR="00D442F2">
        <w:t xml:space="preserve">ppendix </w:t>
      </w:r>
      <w:r w:rsidR="00042226">
        <w:t>C</w:t>
      </w:r>
      <w:bookmarkEnd w:id="214"/>
      <w:bookmarkEnd w:id="217"/>
    </w:p>
    <w:sectPr w:rsidR="0069712C" w:rsidRPr="00A10451" w:rsidSect="004F2A45">
      <w:headerReference w:type="default" r:id="rId29"/>
      <w:pgSz w:w="11906" w:h="16838"/>
      <w:pgMar w:top="1440" w:right="1418" w:bottom="1440" w:left="1418"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81411" w14:textId="77777777" w:rsidR="00EB564E" w:rsidRDefault="00EB564E" w:rsidP="00D44124">
      <w:r>
        <w:separator/>
      </w:r>
    </w:p>
  </w:endnote>
  <w:endnote w:type="continuationSeparator" w:id="0">
    <w:p w14:paraId="07047F17" w14:textId="77777777" w:rsidR="00EB564E" w:rsidRDefault="00EB564E"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78648" w14:textId="77777777" w:rsidR="00EB564E" w:rsidRDefault="00EB564E" w:rsidP="00D44124">
      <w:r>
        <w:separator/>
      </w:r>
    </w:p>
  </w:footnote>
  <w:footnote w:type="continuationSeparator" w:id="0">
    <w:p w14:paraId="2ACD712C" w14:textId="77777777" w:rsidR="00EB564E" w:rsidRDefault="00EB564E"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AB4B20" w:rsidRDefault="00AB4B2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AB4B20" w:rsidRDefault="00AB4B20"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AB4B20" w:rsidRDefault="00AB4B20"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AB4B20" w:rsidRDefault="00AB4B2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13CBDC9" w14:textId="77777777" w:rsidR="00AB4B20" w:rsidRDefault="00AB4B20"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elachsen">
    <w15:presenceInfo w15:providerId="AD" w15:userId="S::idit.b@campus.technion.ac.il::28ee07fd-7483-4ef3-8fa0-b91245b3ca6b"/>
  </w15:person>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gutterAtTop/>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1F49"/>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5E99"/>
    <w:rsid w:val="00026703"/>
    <w:rsid w:val="00026809"/>
    <w:rsid w:val="00026D5B"/>
    <w:rsid w:val="0002734F"/>
    <w:rsid w:val="00027BD8"/>
    <w:rsid w:val="00030611"/>
    <w:rsid w:val="00030A17"/>
    <w:rsid w:val="000314A7"/>
    <w:rsid w:val="00031F5E"/>
    <w:rsid w:val="0003214C"/>
    <w:rsid w:val="00032368"/>
    <w:rsid w:val="0003317E"/>
    <w:rsid w:val="00033541"/>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4EC3"/>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765"/>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0FC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0DB"/>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4CD"/>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6A4"/>
    <w:rsid w:val="000E2AF8"/>
    <w:rsid w:val="000E2B32"/>
    <w:rsid w:val="000E35A5"/>
    <w:rsid w:val="000E39B8"/>
    <w:rsid w:val="000E49AE"/>
    <w:rsid w:val="000E4BDB"/>
    <w:rsid w:val="000E4C26"/>
    <w:rsid w:val="000E4CBB"/>
    <w:rsid w:val="000E519C"/>
    <w:rsid w:val="000E5634"/>
    <w:rsid w:val="000E566F"/>
    <w:rsid w:val="000E57A6"/>
    <w:rsid w:val="000E59B8"/>
    <w:rsid w:val="000E63AE"/>
    <w:rsid w:val="000E6C2B"/>
    <w:rsid w:val="000E7005"/>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AE"/>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17E0A"/>
    <w:rsid w:val="001206F2"/>
    <w:rsid w:val="00120756"/>
    <w:rsid w:val="00120808"/>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0EF6"/>
    <w:rsid w:val="00131454"/>
    <w:rsid w:val="001323D3"/>
    <w:rsid w:val="00132890"/>
    <w:rsid w:val="00134A54"/>
    <w:rsid w:val="00134BBA"/>
    <w:rsid w:val="0013516B"/>
    <w:rsid w:val="001357C4"/>
    <w:rsid w:val="0013642B"/>
    <w:rsid w:val="00137494"/>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BD5"/>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16B"/>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22D"/>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4C4B"/>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0A3"/>
    <w:rsid w:val="001C27CE"/>
    <w:rsid w:val="001C2911"/>
    <w:rsid w:val="001C3C14"/>
    <w:rsid w:val="001C3EF7"/>
    <w:rsid w:val="001C3F9F"/>
    <w:rsid w:val="001C4E0A"/>
    <w:rsid w:val="001C55E2"/>
    <w:rsid w:val="001C5747"/>
    <w:rsid w:val="001C5786"/>
    <w:rsid w:val="001C5E60"/>
    <w:rsid w:val="001C6186"/>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4D0A"/>
    <w:rsid w:val="001D5A26"/>
    <w:rsid w:val="001D5D8E"/>
    <w:rsid w:val="001D69EF"/>
    <w:rsid w:val="001D7B78"/>
    <w:rsid w:val="001E04D8"/>
    <w:rsid w:val="001E05D5"/>
    <w:rsid w:val="001E0BF5"/>
    <w:rsid w:val="001E1094"/>
    <w:rsid w:val="001E1355"/>
    <w:rsid w:val="001E13D7"/>
    <w:rsid w:val="001E1D40"/>
    <w:rsid w:val="001E20E7"/>
    <w:rsid w:val="001E22B8"/>
    <w:rsid w:val="001E22E8"/>
    <w:rsid w:val="001E2567"/>
    <w:rsid w:val="001E2C1B"/>
    <w:rsid w:val="001E31F2"/>
    <w:rsid w:val="001E3436"/>
    <w:rsid w:val="001E348F"/>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03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59B"/>
    <w:rsid w:val="00234D50"/>
    <w:rsid w:val="00234E84"/>
    <w:rsid w:val="002350D3"/>
    <w:rsid w:val="00235598"/>
    <w:rsid w:val="00235821"/>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D5A"/>
    <w:rsid w:val="00254F99"/>
    <w:rsid w:val="00255480"/>
    <w:rsid w:val="00255707"/>
    <w:rsid w:val="002558CB"/>
    <w:rsid w:val="00255DF0"/>
    <w:rsid w:val="00256A0D"/>
    <w:rsid w:val="00256B7B"/>
    <w:rsid w:val="00256CFB"/>
    <w:rsid w:val="002571A6"/>
    <w:rsid w:val="002573B8"/>
    <w:rsid w:val="002575EF"/>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651"/>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979E4"/>
    <w:rsid w:val="002A0471"/>
    <w:rsid w:val="002A082C"/>
    <w:rsid w:val="002A09FB"/>
    <w:rsid w:val="002A0CBC"/>
    <w:rsid w:val="002A0F4B"/>
    <w:rsid w:val="002A105B"/>
    <w:rsid w:val="002A1B62"/>
    <w:rsid w:val="002A244F"/>
    <w:rsid w:val="002A328E"/>
    <w:rsid w:val="002A3348"/>
    <w:rsid w:val="002A33A2"/>
    <w:rsid w:val="002A3AF7"/>
    <w:rsid w:val="002A428E"/>
    <w:rsid w:val="002A42F5"/>
    <w:rsid w:val="002A44FB"/>
    <w:rsid w:val="002A45AB"/>
    <w:rsid w:val="002A4735"/>
    <w:rsid w:val="002A4954"/>
    <w:rsid w:val="002A4957"/>
    <w:rsid w:val="002A50D1"/>
    <w:rsid w:val="002A56DA"/>
    <w:rsid w:val="002A5722"/>
    <w:rsid w:val="002A5E67"/>
    <w:rsid w:val="002A6F16"/>
    <w:rsid w:val="002A6FCD"/>
    <w:rsid w:val="002A709B"/>
    <w:rsid w:val="002A7D50"/>
    <w:rsid w:val="002A7E5F"/>
    <w:rsid w:val="002B09C0"/>
    <w:rsid w:val="002B10E4"/>
    <w:rsid w:val="002B18C1"/>
    <w:rsid w:val="002B1E77"/>
    <w:rsid w:val="002B1EA4"/>
    <w:rsid w:val="002B2011"/>
    <w:rsid w:val="002B216C"/>
    <w:rsid w:val="002B24A3"/>
    <w:rsid w:val="002B2C10"/>
    <w:rsid w:val="002B30E5"/>
    <w:rsid w:val="002B31E4"/>
    <w:rsid w:val="002B38AF"/>
    <w:rsid w:val="002B3D2F"/>
    <w:rsid w:val="002B4043"/>
    <w:rsid w:val="002B544D"/>
    <w:rsid w:val="002B55C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0DD"/>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5BD"/>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2EE9"/>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2C6"/>
    <w:rsid w:val="003705CF"/>
    <w:rsid w:val="003707FF"/>
    <w:rsid w:val="00370940"/>
    <w:rsid w:val="00371303"/>
    <w:rsid w:val="003724D8"/>
    <w:rsid w:val="0037333D"/>
    <w:rsid w:val="0037345A"/>
    <w:rsid w:val="00373483"/>
    <w:rsid w:val="00374893"/>
    <w:rsid w:val="00375F30"/>
    <w:rsid w:val="003760FA"/>
    <w:rsid w:val="0037620E"/>
    <w:rsid w:val="003763AD"/>
    <w:rsid w:val="00376E16"/>
    <w:rsid w:val="00376F14"/>
    <w:rsid w:val="00377D98"/>
    <w:rsid w:val="00380851"/>
    <w:rsid w:val="0038105B"/>
    <w:rsid w:val="003822DE"/>
    <w:rsid w:val="003826B4"/>
    <w:rsid w:val="00382F49"/>
    <w:rsid w:val="00383120"/>
    <w:rsid w:val="003835B8"/>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6A07"/>
    <w:rsid w:val="00397736"/>
    <w:rsid w:val="003978F7"/>
    <w:rsid w:val="00397EEA"/>
    <w:rsid w:val="003A06BF"/>
    <w:rsid w:val="003A1115"/>
    <w:rsid w:val="003A1B8B"/>
    <w:rsid w:val="003A1D5B"/>
    <w:rsid w:val="003A2782"/>
    <w:rsid w:val="003A2A24"/>
    <w:rsid w:val="003A2EE2"/>
    <w:rsid w:val="003A3EA4"/>
    <w:rsid w:val="003A420A"/>
    <w:rsid w:val="003A4320"/>
    <w:rsid w:val="003A441F"/>
    <w:rsid w:val="003A473A"/>
    <w:rsid w:val="003A4996"/>
    <w:rsid w:val="003A4C4C"/>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19B7"/>
    <w:rsid w:val="003C2DB5"/>
    <w:rsid w:val="003C2F05"/>
    <w:rsid w:val="003C3519"/>
    <w:rsid w:val="003C36C3"/>
    <w:rsid w:val="003C3D24"/>
    <w:rsid w:val="003C4056"/>
    <w:rsid w:val="003C4BF6"/>
    <w:rsid w:val="003C4D09"/>
    <w:rsid w:val="003C4E0A"/>
    <w:rsid w:val="003C5449"/>
    <w:rsid w:val="003C5B69"/>
    <w:rsid w:val="003C5C21"/>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0F4E"/>
    <w:rsid w:val="00401560"/>
    <w:rsid w:val="00401895"/>
    <w:rsid w:val="00402245"/>
    <w:rsid w:val="0040232A"/>
    <w:rsid w:val="00402515"/>
    <w:rsid w:val="0040271E"/>
    <w:rsid w:val="00402BE2"/>
    <w:rsid w:val="00403BBA"/>
    <w:rsid w:val="00403E27"/>
    <w:rsid w:val="00404209"/>
    <w:rsid w:val="00404CAE"/>
    <w:rsid w:val="00405260"/>
    <w:rsid w:val="00405397"/>
    <w:rsid w:val="00405648"/>
    <w:rsid w:val="00405C37"/>
    <w:rsid w:val="00405D4E"/>
    <w:rsid w:val="004060BA"/>
    <w:rsid w:val="00407993"/>
    <w:rsid w:val="00407F21"/>
    <w:rsid w:val="0041000D"/>
    <w:rsid w:val="00410287"/>
    <w:rsid w:val="0041038E"/>
    <w:rsid w:val="004106C7"/>
    <w:rsid w:val="00410CF7"/>
    <w:rsid w:val="00410EC1"/>
    <w:rsid w:val="00412C3F"/>
    <w:rsid w:val="00413CA7"/>
    <w:rsid w:val="00414168"/>
    <w:rsid w:val="00414536"/>
    <w:rsid w:val="004145FF"/>
    <w:rsid w:val="00416595"/>
    <w:rsid w:val="00416831"/>
    <w:rsid w:val="004170D4"/>
    <w:rsid w:val="004176C9"/>
    <w:rsid w:val="00417A45"/>
    <w:rsid w:val="00420003"/>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108"/>
    <w:rsid w:val="004275DD"/>
    <w:rsid w:val="00427BD4"/>
    <w:rsid w:val="00430604"/>
    <w:rsid w:val="00430CFE"/>
    <w:rsid w:val="00430F68"/>
    <w:rsid w:val="0043139E"/>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51B"/>
    <w:rsid w:val="00443656"/>
    <w:rsid w:val="0044391D"/>
    <w:rsid w:val="0044442C"/>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3D7B"/>
    <w:rsid w:val="00464003"/>
    <w:rsid w:val="004642B6"/>
    <w:rsid w:val="004649E8"/>
    <w:rsid w:val="00464C33"/>
    <w:rsid w:val="00465561"/>
    <w:rsid w:val="00467922"/>
    <w:rsid w:val="004679C6"/>
    <w:rsid w:val="00467EB6"/>
    <w:rsid w:val="00470167"/>
    <w:rsid w:val="004701FE"/>
    <w:rsid w:val="0047028E"/>
    <w:rsid w:val="004703E8"/>
    <w:rsid w:val="004703F1"/>
    <w:rsid w:val="00470A0F"/>
    <w:rsid w:val="00470C8A"/>
    <w:rsid w:val="00470D7E"/>
    <w:rsid w:val="0047188F"/>
    <w:rsid w:val="0047189C"/>
    <w:rsid w:val="00471C6C"/>
    <w:rsid w:val="0047246A"/>
    <w:rsid w:val="00472894"/>
    <w:rsid w:val="00472EE8"/>
    <w:rsid w:val="004734E9"/>
    <w:rsid w:val="004737CB"/>
    <w:rsid w:val="00473A72"/>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3E0"/>
    <w:rsid w:val="004B1CEF"/>
    <w:rsid w:val="004B1E38"/>
    <w:rsid w:val="004B1EBF"/>
    <w:rsid w:val="004B26B0"/>
    <w:rsid w:val="004B36E7"/>
    <w:rsid w:val="004B423C"/>
    <w:rsid w:val="004B452E"/>
    <w:rsid w:val="004B49E1"/>
    <w:rsid w:val="004B4DC0"/>
    <w:rsid w:val="004B4DF0"/>
    <w:rsid w:val="004B526B"/>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25A"/>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5D9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2528"/>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076"/>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3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4A06"/>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87E2C"/>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DC2"/>
    <w:rsid w:val="005B2310"/>
    <w:rsid w:val="005B289D"/>
    <w:rsid w:val="005B294C"/>
    <w:rsid w:val="005B38E6"/>
    <w:rsid w:val="005B41E3"/>
    <w:rsid w:val="005B44C4"/>
    <w:rsid w:val="005B5325"/>
    <w:rsid w:val="005B5944"/>
    <w:rsid w:val="005B6581"/>
    <w:rsid w:val="005B7258"/>
    <w:rsid w:val="005B785A"/>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67EB"/>
    <w:rsid w:val="00607214"/>
    <w:rsid w:val="00607509"/>
    <w:rsid w:val="00607AE0"/>
    <w:rsid w:val="0061083B"/>
    <w:rsid w:val="00610A52"/>
    <w:rsid w:val="006115C9"/>
    <w:rsid w:val="00611E08"/>
    <w:rsid w:val="00612AA7"/>
    <w:rsid w:val="00612ACF"/>
    <w:rsid w:val="006130E8"/>
    <w:rsid w:val="00613852"/>
    <w:rsid w:val="0061392E"/>
    <w:rsid w:val="00613ABA"/>
    <w:rsid w:val="00613E8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344"/>
    <w:rsid w:val="0064580A"/>
    <w:rsid w:val="00645A2A"/>
    <w:rsid w:val="00645C15"/>
    <w:rsid w:val="00646977"/>
    <w:rsid w:val="006473C3"/>
    <w:rsid w:val="006475AF"/>
    <w:rsid w:val="006477A7"/>
    <w:rsid w:val="006479F0"/>
    <w:rsid w:val="00647AEF"/>
    <w:rsid w:val="00647B8B"/>
    <w:rsid w:val="006502C5"/>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4DD2"/>
    <w:rsid w:val="00665207"/>
    <w:rsid w:val="00665267"/>
    <w:rsid w:val="0066573D"/>
    <w:rsid w:val="006666A6"/>
    <w:rsid w:val="00666877"/>
    <w:rsid w:val="006672D8"/>
    <w:rsid w:val="00667832"/>
    <w:rsid w:val="0067017C"/>
    <w:rsid w:val="0067019C"/>
    <w:rsid w:val="006705B1"/>
    <w:rsid w:val="00670743"/>
    <w:rsid w:val="00670AC0"/>
    <w:rsid w:val="00670C88"/>
    <w:rsid w:val="00670E33"/>
    <w:rsid w:val="00670E8F"/>
    <w:rsid w:val="00671222"/>
    <w:rsid w:val="006712B4"/>
    <w:rsid w:val="00671E75"/>
    <w:rsid w:val="00672544"/>
    <w:rsid w:val="00673381"/>
    <w:rsid w:val="00673AEA"/>
    <w:rsid w:val="00673BF3"/>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B12"/>
    <w:rsid w:val="00677CE7"/>
    <w:rsid w:val="00677E19"/>
    <w:rsid w:val="006804B7"/>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97C2F"/>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3BB"/>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62F"/>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885"/>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2F8"/>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51ED"/>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0FFA"/>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655"/>
    <w:rsid w:val="007A4A0C"/>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287"/>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671"/>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C92"/>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2EF"/>
    <w:rsid w:val="00842958"/>
    <w:rsid w:val="00844595"/>
    <w:rsid w:val="00844788"/>
    <w:rsid w:val="00844CB9"/>
    <w:rsid w:val="00844D39"/>
    <w:rsid w:val="0084518C"/>
    <w:rsid w:val="008455BA"/>
    <w:rsid w:val="00845615"/>
    <w:rsid w:val="00846693"/>
    <w:rsid w:val="008471C1"/>
    <w:rsid w:val="008475DD"/>
    <w:rsid w:val="00847E57"/>
    <w:rsid w:val="00847FB8"/>
    <w:rsid w:val="00850062"/>
    <w:rsid w:val="0085018C"/>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D61"/>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2"/>
    <w:rsid w:val="008B2A7F"/>
    <w:rsid w:val="008B2B23"/>
    <w:rsid w:val="008B2B2D"/>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187"/>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5BE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1AD"/>
    <w:rsid w:val="00952399"/>
    <w:rsid w:val="00952516"/>
    <w:rsid w:val="009539F9"/>
    <w:rsid w:val="00953B55"/>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397C"/>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63E"/>
    <w:rsid w:val="00980C41"/>
    <w:rsid w:val="00981050"/>
    <w:rsid w:val="00981C74"/>
    <w:rsid w:val="009825E8"/>
    <w:rsid w:val="00982D11"/>
    <w:rsid w:val="00983134"/>
    <w:rsid w:val="00983AE0"/>
    <w:rsid w:val="00984270"/>
    <w:rsid w:val="009844DC"/>
    <w:rsid w:val="00984581"/>
    <w:rsid w:val="009857AA"/>
    <w:rsid w:val="00985AED"/>
    <w:rsid w:val="00985E1B"/>
    <w:rsid w:val="00986687"/>
    <w:rsid w:val="00986821"/>
    <w:rsid w:val="00986D61"/>
    <w:rsid w:val="0098735D"/>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AD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2B6B"/>
    <w:rsid w:val="009A35CA"/>
    <w:rsid w:val="009A3BB9"/>
    <w:rsid w:val="009A3F5B"/>
    <w:rsid w:val="009A4BE1"/>
    <w:rsid w:val="009A5728"/>
    <w:rsid w:val="009A5AB6"/>
    <w:rsid w:val="009A6108"/>
    <w:rsid w:val="009A666C"/>
    <w:rsid w:val="009A6B30"/>
    <w:rsid w:val="009A6E3E"/>
    <w:rsid w:val="009A6E68"/>
    <w:rsid w:val="009A7335"/>
    <w:rsid w:val="009A7E43"/>
    <w:rsid w:val="009B068B"/>
    <w:rsid w:val="009B0A7F"/>
    <w:rsid w:val="009B1242"/>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1D78"/>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6EB"/>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1BDE"/>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D6C"/>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2D82"/>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940"/>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2E1"/>
    <w:rsid w:val="00A91583"/>
    <w:rsid w:val="00A92DF6"/>
    <w:rsid w:val="00A933D2"/>
    <w:rsid w:val="00A93579"/>
    <w:rsid w:val="00A93A4C"/>
    <w:rsid w:val="00A941A3"/>
    <w:rsid w:val="00A945B6"/>
    <w:rsid w:val="00A94638"/>
    <w:rsid w:val="00A94E8D"/>
    <w:rsid w:val="00A94EA8"/>
    <w:rsid w:val="00A952B2"/>
    <w:rsid w:val="00A959A0"/>
    <w:rsid w:val="00A95D4E"/>
    <w:rsid w:val="00A962FB"/>
    <w:rsid w:val="00A972A9"/>
    <w:rsid w:val="00A97C30"/>
    <w:rsid w:val="00A97E97"/>
    <w:rsid w:val="00AA0EB5"/>
    <w:rsid w:val="00AA0F6B"/>
    <w:rsid w:val="00AA0FD6"/>
    <w:rsid w:val="00AA2561"/>
    <w:rsid w:val="00AA2C08"/>
    <w:rsid w:val="00AA32BB"/>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C58"/>
    <w:rsid w:val="00AB1EBF"/>
    <w:rsid w:val="00AB23AD"/>
    <w:rsid w:val="00AB2BBF"/>
    <w:rsid w:val="00AB2F45"/>
    <w:rsid w:val="00AB3119"/>
    <w:rsid w:val="00AB3828"/>
    <w:rsid w:val="00AB4480"/>
    <w:rsid w:val="00AB48BB"/>
    <w:rsid w:val="00AB4978"/>
    <w:rsid w:val="00AB4B20"/>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056"/>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0BDF"/>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3C33"/>
    <w:rsid w:val="00AF4AC8"/>
    <w:rsid w:val="00AF5E4F"/>
    <w:rsid w:val="00AF5F3D"/>
    <w:rsid w:val="00AF5F5B"/>
    <w:rsid w:val="00AF656C"/>
    <w:rsid w:val="00AF6C7C"/>
    <w:rsid w:val="00AF6CE5"/>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21"/>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0F94"/>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387"/>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88F"/>
    <w:rsid w:val="00B60979"/>
    <w:rsid w:val="00B61012"/>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4F80"/>
    <w:rsid w:val="00B75470"/>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1E69"/>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3FCB"/>
    <w:rsid w:val="00BA4AA5"/>
    <w:rsid w:val="00BA4CB8"/>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0E5A"/>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6A0F"/>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236"/>
    <w:rsid w:val="00C10840"/>
    <w:rsid w:val="00C10960"/>
    <w:rsid w:val="00C11E02"/>
    <w:rsid w:val="00C11E12"/>
    <w:rsid w:val="00C11F79"/>
    <w:rsid w:val="00C123E7"/>
    <w:rsid w:val="00C12880"/>
    <w:rsid w:val="00C12F18"/>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C36"/>
    <w:rsid w:val="00C43F14"/>
    <w:rsid w:val="00C44439"/>
    <w:rsid w:val="00C44552"/>
    <w:rsid w:val="00C45654"/>
    <w:rsid w:val="00C458B2"/>
    <w:rsid w:val="00C45C05"/>
    <w:rsid w:val="00C46687"/>
    <w:rsid w:val="00C4690C"/>
    <w:rsid w:val="00C46D3D"/>
    <w:rsid w:val="00C4711D"/>
    <w:rsid w:val="00C4773B"/>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57E0E"/>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6993"/>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1F0"/>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0A4"/>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4C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ABC"/>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611A"/>
    <w:rsid w:val="00D174C0"/>
    <w:rsid w:val="00D178A9"/>
    <w:rsid w:val="00D17AF7"/>
    <w:rsid w:val="00D210B8"/>
    <w:rsid w:val="00D21279"/>
    <w:rsid w:val="00D21D7D"/>
    <w:rsid w:val="00D22176"/>
    <w:rsid w:val="00D22E7B"/>
    <w:rsid w:val="00D22F70"/>
    <w:rsid w:val="00D22FDA"/>
    <w:rsid w:val="00D23608"/>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66"/>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5887"/>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B15"/>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2E"/>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3E4"/>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47FA2"/>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1CCE"/>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37B0"/>
    <w:rsid w:val="00EA4180"/>
    <w:rsid w:val="00EA4E87"/>
    <w:rsid w:val="00EA55E1"/>
    <w:rsid w:val="00EA56B1"/>
    <w:rsid w:val="00EA575D"/>
    <w:rsid w:val="00EA5BC7"/>
    <w:rsid w:val="00EA5F15"/>
    <w:rsid w:val="00EA6439"/>
    <w:rsid w:val="00EA6569"/>
    <w:rsid w:val="00EA7527"/>
    <w:rsid w:val="00EA7D43"/>
    <w:rsid w:val="00EB0050"/>
    <w:rsid w:val="00EB06BE"/>
    <w:rsid w:val="00EB09B3"/>
    <w:rsid w:val="00EB101A"/>
    <w:rsid w:val="00EB1136"/>
    <w:rsid w:val="00EB1D20"/>
    <w:rsid w:val="00EB3612"/>
    <w:rsid w:val="00EB40E3"/>
    <w:rsid w:val="00EB4546"/>
    <w:rsid w:val="00EB456E"/>
    <w:rsid w:val="00EB5196"/>
    <w:rsid w:val="00EB5374"/>
    <w:rsid w:val="00EB54AD"/>
    <w:rsid w:val="00EB564E"/>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90"/>
    <w:rsid w:val="00EE55DF"/>
    <w:rsid w:val="00EE5892"/>
    <w:rsid w:val="00EE6620"/>
    <w:rsid w:val="00EE6B5D"/>
    <w:rsid w:val="00EE6BFE"/>
    <w:rsid w:val="00EE72FC"/>
    <w:rsid w:val="00EE766D"/>
    <w:rsid w:val="00EE78D7"/>
    <w:rsid w:val="00EF0210"/>
    <w:rsid w:val="00EF184A"/>
    <w:rsid w:val="00EF1A3E"/>
    <w:rsid w:val="00EF1B85"/>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6DF6"/>
    <w:rsid w:val="00EF7632"/>
    <w:rsid w:val="00EF7638"/>
    <w:rsid w:val="00EF7703"/>
    <w:rsid w:val="00F00750"/>
    <w:rsid w:val="00F00C6C"/>
    <w:rsid w:val="00F018D8"/>
    <w:rsid w:val="00F01928"/>
    <w:rsid w:val="00F0241A"/>
    <w:rsid w:val="00F024B2"/>
    <w:rsid w:val="00F030D2"/>
    <w:rsid w:val="00F0519B"/>
    <w:rsid w:val="00F056C8"/>
    <w:rsid w:val="00F05B0A"/>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4AE6"/>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90F"/>
    <w:rsid w:val="00F33CAE"/>
    <w:rsid w:val="00F33EC8"/>
    <w:rsid w:val="00F340E0"/>
    <w:rsid w:val="00F34152"/>
    <w:rsid w:val="00F34653"/>
    <w:rsid w:val="00F34C55"/>
    <w:rsid w:val="00F34C87"/>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B30"/>
    <w:rsid w:val="00F55D0F"/>
    <w:rsid w:val="00F56270"/>
    <w:rsid w:val="00F562A9"/>
    <w:rsid w:val="00F5685E"/>
    <w:rsid w:val="00F56C12"/>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228"/>
    <w:rsid w:val="00F64BC5"/>
    <w:rsid w:val="00F650B4"/>
    <w:rsid w:val="00F65192"/>
    <w:rsid w:val="00F654FA"/>
    <w:rsid w:val="00F65C1B"/>
    <w:rsid w:val="00F67A45"/>
    <w:rsid w:val="00F67F4E"/>
    <w:rsid w:val="00F70013"/>
    <w:rsid w:val="00F702E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8AD"/>
    <w:rsid w:val="00F85F7E"/>
    <w:rsid w:val="00F86ED7"/>
    <w:rsid w:val="00F9004B"/>
    <w:rsid w:val="00F90758"/>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2CC5"/>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20457565">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0691950">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956CB-16DF-1F48-BDBE-A3E33EB63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30</Pages>
  <Words>37012</Words>
  <Characters>210969</Characters>
  <Application>Microsoft Office Word</Application>
  <DocSecurity>0</DocSecurity>
  <Lines>1758</Lines>
  <Paragraphs>494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Belachsen</cp:lastModifiedBy>
  <cp:revision>4</cp:revision>
  <cp:lastPrinted>2019-07-30T19:33:00Z</cp:lastPrinted>
  <dcterms:created xsi:type="dcterms:W3CDTF">2019-07-30T19:20:00Z</dcterms:created>
  <dcterms:modified xsi:type="dcterms:W3CDTF">2019-08-04T19:40:00Z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